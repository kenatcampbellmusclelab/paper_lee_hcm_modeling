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205AF7" w14:textId="00E3FB81" w:rsidR="00684E66" w:rsidRPr="008F2D8B" w:rsidRDefault="00684E66" w:rsidP="00516149">
      <w:pPr>
        <w:pStyle w:val="Title"/>
        <w:jc w:val="both"/>
        <w:rPr>
          <w:rFonts w:ascii="Times New Roman" w:hAnsi="Times New Roman"/>
          <w:bCs/>
          <w:sz w:val="24"/>
          <w:szCs w:val="24"/>
        </w:rPr>
      </w:pPr>
      <w:commentRangeStart w:id="0"/>
      <w:r w:rsidRPr="000D7E2B">
        <w:rPr>
          <w:rFonts w:ascii="Times New Roman" w:hAnsi="Times New Roman"/>
          <w:bCs/>
          <w:color w:val="000000" w:themeColor="text1"/>
          <w:sz w:val="24"/>
          <w:szCs w:val="24"/>
        </w:rPr>
        <w:t xml:space="preserve">COMPUTATIONAL ANALYSIS OF </w:t>
      </w:r>
      <w:r w:rsidRPr="008F2D8B">
        <w:rPr>
          <w:rFonts w:ascii="Times New Roman" w:hAnsi="Times New Roman"/>
          <w:bCs/>
          <w:color w:val="000000" w:themeColor="text1"/>
          <w:sz w:val="24"/>
          <w:szCs w:val="24"/>
        </w:rPr>
        <w:t xml:space="preserve">ventricular mechanics </w:t>
      </w:r>
      <w:r w:rsidR="00E71507">
        <w:rPr>
          <w:rFonts w:ascii="Times New Roman" w:hAnsi="Times New Roman"/>
          <w:bCs/>
          <w:sz w:val="24"/>
          <w:szCs w:val="24"/>
        </w:rPr>
        <w:t xml:space="preserve">in </w:t>
      </w:r>
      <w:r w:rsidRPr="008F2D8B">
        <w:rPr>
          <w:rFonts w:ascii="Times New Roman" w:hAnsi="Times New Roman"/>
          <w:bCs/>
          <w:sz w:val="24"/>
          <w:szCs w:val="24"/>
        </w:rPr>
        <w:t>Hypertrophic Cardiomyopathy</w:t>
      </w:r>
      <w:r>
        <w:rPr>
          <w:rFonts w:ascii="Times New Roman" w:hAnsi="Times New Roman"/>
          <w:bCs/>
          <w:sz w:val="24"/>
          <w:szCs w:val="24"/>
        </w:rPr>
        <w:t xml:space="preserve"> PATIENTS</w:t>
      </w:r>
      <w:commentRangeEnd w:id="0"/>
      <w:r w:rsidR="00D90E9F">
        <w:rPr>
          <w:rStyle w:val="CommentReference"/>
          <w:rFonts w:ascii="Liberation Serif" w:eastAsia="Noto Sans CJK SC Regular" w:hAnsi="Liberation Serif" w:cs="Mangal"/>
          <w:b w:val="0"/>
          <w:caps w:val="0"/>
          <w:kern w:val="3"/>
          <w:lang w:eastAsia="zh-CN" w:bidi="hi-IN"/>
        </w:rPr>
        <w:commentReference w:id="0"/>
      </w:r>
    </w:p>
    <w:p w14:paraId="334E9BA2" w14:textId="77777777" w:rsidR="00684E66" w:rsidRPr="008F2D8B" w:rsidRDefault="00684E66" w:rsidP="00684E66">
      <w:pPr>
        <w:pStyle w:val="Title"/>
        <w:jc w:val="left"/>
        <w:rPr>
          <w:rFonts w:ascii="Times New Roman" w:hAnsi="Times New Roman"/>
          <w:b w:val="0"/>
          <w:caps w:val="0"/>
          <w:sz w:val="24"/>
          <w:szCs w:val="24"/>
        </w:rPr>
      </w:pPr>
    </w:p>
    <w:p w14:paraId="69B570E3" w14:textId="77777777" w:rsidR="00684E66" w:rsidRPr="008F2D8B" w:rsidRDefault="00684E66" w:rsidP="00684E66">
      <w:pPr>
        <w:pStyle w:val="Title"/>
        <w:jc w:val="left"/>
        <w:rPr>
          <w:rFonts w:ascii="Times New Roman" w:hAnsi="Times New Roman"/>
          <w:caps w:val="0"/>
          <w:sz w:val="24"/>
          <w:szCs w:val="24"/>
        </w:rPr>
      </w:pPr>
      <w:r w:rsidRPr="008F2D8B">
        <w:rPr>
          <w:rFonts w:ascii="Times New Roman" w:hAnsi="Times New Roman"/>
          <w:caps w:val="0"/>
          <w:sz w:val="24"/>
          <w:szCs w:val="24"/>
        </w:rPr>
        <w:t>Joy Mojumder (1), Lei</w:t>
      </w:r>
      <w:r w:rsidRPr="008F2D8B">
        <w:rPr>
          <w:rFonts w:ascii="Times New Roman" w:hAnsi="Times New Roman"/>
          <w:caps w:val="0"/>
          <w:sz w:val="24"/>
          <w:szCs w:val="24"/>
          <w:vertAlign w:val="superscript"/>
        </w:rPr>
        <w:t xml:space="preserve"> </w:t>
      </w:r>
      <w:r w:rsidRPr="00F60BC2">
        <w:rPr>
          <w:rFonts w:ascii="Times New Roman" w:hAnsi="Times New Roman"/>
          <w:caps w:val="0"/>
          <w:sz w:val="24"/>
          <w:szCs w:val="24"/>
        </w:rPr>
        <w:t xml:space="preserve">Fan </w:t>
      </w:r>
      <w:r w:rsidRPr="008F2D8B">
        <w:rPr>
          <w:rFonts w:ascii="Times New Roman" w:hAnsi="Times New Roman"/>
          <w:caps w:val="0"/>
          <w:sz w:val="24"/>
          <w:szCs w:val="24"/>
        </w:rPr>
        <w:t>(1), Thuy Nguyen (2), Kenneth S Campbell (3), Jonathan F Wenk (4) Julius Guccione</w:t>
      </w:r>
      <w:r w:rsidRPr="008F2D8B">
        <w:rPr>
          <w:rFonts w:ascii="Times New Roman" w:hAnsi="Times New Roman"/>
          <w:caps w:val="0"/>
          <w:sz w:val="24"/>
          <w:szCs w:val="24"/>
          <w:vertAlign w:val="superscript"/>
        </w:rPr>
        <w:t xml:space="preserve"> </w:t>
      </w:r>
      <w:r w:rsidRPr="008F2D8B">
        <w:rPr>
          <w:rFonts w:ascii="Times New Roman" w:hAnsi="Times New Roman"/>
          <w:caps w:val="0"/>
          <w:sz w:val="24"/>
          <w:szCs w:val="24"/>
        </w:rPr>
        <w:t>(5), Theodore Abraham</w:t>
      </w:r>
      <w:r>
        <w:rPr>
          <w:rFonts w:ascii="Times New Roman" w:hAnsi="Times New Roman"/>
          <w:caps w:val="0"/>
          <w:sz w:val="24"/>
          <w:szCs w:val="24"/>
        </w:rPr>
        <w:t xml:space="preserve"> </w:t>
      </w:r>
      <w:r w:rsidRPr="008F2D8B">
        <w:rPr>
          <w:rFonts w:ascii="Times New Roman" w:hAnsi="Times New Roman"/>
          <w:caps w:val="0"/>
          <w:sz w:val="24"/>
          <w:szCs w:val="24"/>
        </w:rPr>
        <w:t>(2), Lik Chuan Lee (1)</w:t>
      </w:r>
    </w:p>
    <w:p w14:paraId="6F81D0BB" w14:textId="722FD15A" w:rsidR="00F52914" w:rsidRPr="00D52578" w:rsidRDefault="00F52914" w:rsidP="003A03F8">
      <w:pPr>
        <w:spacing w:line="240" w:lineRule="auto"/>
        <w:jc w:val="both"/>
        <w:rPr>
          <w:rFonts w:ascii="Times New Roman" w:hAnsi="Times New Roman" w:cs="Times New Roman"/>
          <w:b/>
          <w:bCs/>
          <w:color w:val="000000" w:themeColor="text1"/>
          <w:sz w:val="24"/>
          <w:szCs w:val="24"/>
        </w:rPr>
      </w:pPr>
    </w:p>
    <w:p w14:paraId="0DB9AF08" w14:textId="77777777" w:rsidR="00F52914" w:rsidRPr="00D52578" w:rsidRDefault="00F52914" w:rsidP="00F52914">
      <w:pPr>
        <w:pStyle w:val="Affiliation"/>
        <w:jc w:val="left"/>
        <w:rPr>
          <w:rFonts w:ascii="Times New Roman" w:hAnsi="Times New Roman"/>
          <w:b/>
          <w:bCs/>
          <w:color w:val="000000" w:themeColor="text1"/>
          <w:sz w:val="24"/>
          <w:szCs w:val="24"/>
        </w:rPr>
      </w:pPr>
      <w:r w:rsidRPr="00D52578">
        <w:rPr>
          <w:rFonts w:ascii="Times New Roman" w:hAnsi="Times New Roman"/>
          <w:b/>
          <w:bCs/>
          <w:color w:val="000000" w:themeColor="text1"/>
          <w:sz w:val="24"/>
          <w:szCs w:val="24"/>
        </w:rPr>
        <w:t>Affiliations:</w:t>
      </w:r>
    </w:p>
    <w:p w14:paraId="3AC23F6B" w14:textId="5B4E0834" w:rsidR="00F52914" w:rsidRPr="00D52578" w:rsidRDefault="00684E66" w:rsidP="00F52914">
      <w:pPr>
        <w:pStyle w:val="Affiliation"/>
        <w:numPr>
          <w:ilvl w:val="0"/>
          <w:numId w:val="44"/>
        </w:numPr>
        <w:jc w:val="left"/>
        <w:rPr>
          <w:rFonts w:ascii="Times New Roman" w:hAnsi="Times New Roman"/>
          <w:sz w:val="24"/>
          <w:szCs w:val="24"/>
        </w:rPr>
      </w:pPr>
      <w:r>
        <w:rPr>
          <w:rFonts w:ascii="Times New Roman" w:hAnsi="Times New Roman"/>
          <w:sz w:val="24"/>
          <w:szCs w:val="24"/>
        </w:rPr>
        <w:t>Department</w:t>
      </w:r>
      <w:r w:rsidR="00F52914" w:rsidRPr="00D52578">
        <w:rPr>
          <w:rFonts w:ascii="Times New Roman" w:hAnsi="Times New Roman"/>
          <w:sz w:val="24"/>
          <w:szCs w:val="24"/>
        </w:rPr>
        <w:t xml:space="preserve"> of Mechanical Engineering, Michigan State University, East Lansing, Michigan, USA</w:t>
      </w:r>
    </w:p>
    <w:p w14:paraId="277A707C" w14:textId="0F2B7CDA" w:rsidR="00F52914" w:rsidRPr="00D52578" w:rsidRDefault="00684E66" w:rsidP="00F52914">
      <w:pPr>
        <w:pStyle w:val="Affiliation"/>
        <w:numPr>
          <w:ilvl w:val="0"/>
          <w:numId w:val="44"/>
        </w:numPr>
        <w:jc w:val="left"/>
        <w:rPr>
          <w:rFonts w:ascii="Times New Roman" w:hAnsi="Times New Roman"/>
          <w:sz w:val="24"/>
          <w:szCs w:val="24"/>
        </w:rPr>
      </w:pPr>
      <w:r>
        <w:rPr>
          <w:rFonts w:ascii="Times New Roman" w:hAnsi="Times New Roman"/>
          <w:sz w:val="24"/>
          <w:szCs w:val="24"/>
        </w:rPr>
        <w:t>Department</w:t>
      </w:r>
      <w:r w:rsidR="00F52914" w:rsidRPr="00D52578">
        <w:rPr>
          <w:rFonts w:ascii="Times New Roman" w:hAnsi="Times New Roman"/>
          <w:sz w:val="24"/>
          <w:szCs w:val="24"/>
        </w:rPr>
        <w:t xml:space="preserve"> of Cardiology, </w:t>
      </w:r>
      <w:r w:rsidR="00F52914" w:rsidRPr="00D52578">
        <w:rPr>
          <w:rFonts w:ascii="Times New Roman" w:hAnsi="Times New Roman"/>
          <w:color w:val="000000" w:themeColor="text1"/>
          <w:sz w:val="24"/>
          <w:szCs w:val="24"/>
        </w:rPr>
        <w:t>University of California San Francisco</w:t>
      </w:r>
      <w:r w:rsidR="00F52914" w:rsidRPr="00D52578">
        <w:rPr>
          <w:rFonts w:ascii="Times New Roman" w:hAnsi="Times New Roman"/>
          <w:sz w:val="24"/>
          <w:szCs w:val="24"/>
        </w:rPr>
        <w:t>, San Francisco, California, USA</w:t>
      </w:r>
    </w:p>
    <w:p w14:paraId="45298773" w14:textId="653E0EA2" w:rsidR="00D52578" w:rsidRPr="00D52578" w:rsidRDefault="00D52578" w:rsidP="00F52914">
      <w:pPr>
        <w:pStyle w:val="Affiliation"/>
        <w:numPr>
          <w:ilvl w:val="0"/>
          <w:numId w:val="44"/>
        </w:numPr>
        <w:jc w:val="left"/>
        <w:rPr>
          <w:rFonts w:ascii="Times New Roman" w:hAnsi="Times New Roman"/>
          <w:sz w:val="24"/>
          <w:szCs w:val="24"/>
        </w:rPr>
      </w:pPr>
      <w:r w:rsidRPr="00D52578">
        <w:rPr>
          <w:rFonts w:ascii="Times New Roman" w:hAnsi="Times New Roman"/>
          <w:sz w:val="24"/>
          <w:szCs w:val="24"/>
        </w:rPr>
        <w:t>Department of Physiology &amp; Division of Cardiovascular Medicine, University of Kentucky, Lexington, KY, USA</w:t>
      </w:r>
    </w:p>
    <w:p w14:paraId="18C43E1C" w14:textId="6DCD1494" w:rsidR="00D52578" w:rsidRPr="00D52578" w:rsidRDefault="00D52578" w:rsidP="00F52914">
      <w:pPr>
        <w:pStyle w:val="Affiliation"/>
        <w:numPr>
          <w:ilvl w:val="0"/>
          <w:numId w:val="44"/>
        </w:numPr>
        <w:jc w:val="left"/>
        <w:rPr>
          <w:rFonts w:ascii="Times New Roman" w:hAnsi="Times New Roman"/>
          <w:sz w:val="24"/>
          <w:szCs w:val="24"/>
        </w:rPr>
      </w:pPr>
      <w:r w:rsidRPr="00D52578">
        <w:rPr>
          <w:rFonts w:ascii="Times New Roman" w:hAnsi="Times New Roman"/>
          <w:sz w:val="24"/>
          <w:szCs w:val="24"/>
        </w:rPr>
        <w:t>Department of Mechanical Engineering, University of Kentucky, Lexington, KY, USA</w:t>
      </w:r>
    </w:p>
    <w:p w14:paraId="145DE668" w14:textId="3AD402C0" w:rsidR="00F52914" w:rsidRPr="00D52578" w:rsidRDefault="00F52914" w:rsidP="00F52914">
      <w:pPr>
        <w:pStyle w:val="Affiliation"/>
        <w:numPr>
          <w:ilvl w:val="0"/>
          <w:numId w:val="44"/>
        </w:numPr>
        <w:jc w:val="left"/>
        <w:rPr>
          <w:rFonts w:ascii="Times New Roman" w:hAnsi="Times New Roman"/>
          <w:sz w:val="24"/>
          <w:szCs w:val="24"/>
        </w:rPr>
      </w:pPr>
      <w:r w:rsidRPr="00D52578">
        <w:rPr>
          <w:rFonts w:ascii="Times New Roman" w:hAnsi="Times New Roman"/>
          <w:sz w:val="24"/>
          <w:szCs w:val="24"/>
        </w:rPr>
        <w:t>Dep</w:t>
      </w:r>
      <w:r w:rsidR="00684E66">
        <w:rPr>
          <w:rFonts w:ascii="Times New Roman" w:hAnsi="Times New Roman"/>
          <w:sz w:val="24"/>
          <w:szCs w:val="24"/>
        </w:rPr>
        <w:t>artment</w:t>
      </w:r>
      <w:r w:rsidRPr="00D52578">
        <w:rPr>
          <w:rFonts w:ascii="Times New Roman" w:hAnsi="Times New Roman"/>
          <w:sz w:val="24"/>
          <w:szCs w:val="24"/>
        </w:rPr>
        <w:t xml:space="preserve"> of Surgery, </w:t>
      </w:r>
      <w:r w:rsidRPr="00D52578">
        <w:rPr>
          <w:rFonts w:ascii="Times New Roman" w:hAnsi="Times New Roman"/>
          <w:color w:val="000000" w:themeColor="text1"/>
          <w:sz w:val="24"/>
          <w:szCs w:val="24"/>
        </w:rPr>
        <w:t>University of California San Francisco</w:t>
      </w:r>
      <w:r w:rsidRPr="00D52578">
        <w:rPr>
          <w:rFonts w:ascii="Times New Roman" w:hAnsi="Times New Roman"/>
          <w:sz w:val="24"/>
          <w:szCs w:val="24"/>
        </w:rPr>
        <w:t>, San Francisco, California, USA</w:t>
      </w:r>
    </w:p>
    <w:p w14:paraId="2F7F6FBE" w14:textId="11F0EEF9" w:rsidR="00F52914" w:rsidRDefault="00F52914" w:rsidP="003A03F8">
      <w:pPr>
        <w:spacing w:line="240" w:lineRule="auto"/>
        <w:jc w:val="both"/>
        <w:rPr>
          <w:rFonts w:ascii="Times New Roman" w:hAnsi="Times New Roman" w:cs="Times New Roman"/>
          <w:b/>
          <w:bCs/>
          <w:color w:val="000000" w:themeColor="text1"/>
          <w:sz w:val="24"/>
          <w:szCs w:val="24"/>
        </w:rPr>
      </w:pPr>
    </w:p>
    <w:p w14:paraId="113915FA" w14:textId="79889CE3" w:rsidR="000A770C" w:rsidRDefault="000A770C" w:rsidP="003A03F8">
      <w:pPr>
        <w:spacing w:line="24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Abstract:</w:t>
      </w:r>
    </w:p>
    <w:p w14:paraId="646C56E4" w14:textId="6DFFAD09" w:rsidR="00412DF7" w:rsidRPr="00412DF7" w:rsidRDefault="00412DF7" w:rsidP="00412DF7">
      <w:pPr>
        <w:spacing w:line="240" w:lineRule="auto"/>
        <w:jc w:val="both"/>
        <w:rPr>
          <w:rFonts w:ascii="Times New Roman" w:hAnsi="Times New Roman" w:cs="Times New Roman"/>
          <w:bCs/>
          <w:color w:val="000000" w:themeColor="text1"/>
          <w:sz w:val="24"/>
          <w:szCs w:val="24"/>
        </w:rPr>
      </w:pPr>
      <w:r w:rsidRPr="00412DF7">
        <w:rPr>
          <w:rFonts w:ascii="Times New Roman" w:hAnsi="Times New Roman" w:cs="Times New Roman"/>
          <w:bCs/>
          <w:color w:val="000000" w:themeColor="text1"/>
          <w:sz w:val="24"/>
          <w:szCs w:val="24"/>
        </w:rPr>
        <w:t xml:space="preserve">Hypertrophic cardiomyopathy (HCM) is a genetic heart disease that is associated with many pathological features, such as a reduction in global longitudinal strain (GLS), myofiber disarray and hypertrophy. The effects of these features on LV function are, however, not clear in two phenotypes of HCM, namely, obstructive and non-obstructive. To address this issue, we developed patient specific computational models of the left ventricle (LV) using clinical measurements of 2 </w:t>
      </w:r>
      <w:r w:rsidR="00E96E2E" w:rsidRPr="00412DF7">
        <w:rPr>
          <w:rFonts w:ascii="Times New Roman" w:hAnsi="Times New Roman" w:cs="Times New Roman"/>
          <w:bCs/>
          <w:color w:val="000000" w:themeColor="text1"/>
          <w:sz w:val="24"/>
          <w:szCs w:val="24"/>
        </w:rPr>
        <w:t xml:space="preserve">female </w:t>
      </w:r>
      <w:r w:rsidRPr="00412DF7">
        <w:rPr>
          <w:rFonts w:ascii="Times New Roman" w:hAnsi="Times New Roman" w:cs="Times New Roman"/>
          <w:bCs/>
          <w:color w:val="000000" w:themeColor="text1"/>
          <w:sz w:val="24"/>
          <w:szCs w:val="24"/>
        </w:rPr>
        <w:t xml:space="preserve">HCM patients and a control subject. Left ventricular mechanics was described using an active stress formulation and myofiber disarray was </w:t>
      </w:r>
      <w:r w:rsidR="00E96E2E">
        <w:rPr>
          <w:rFonts w:ascii="Times New Roman" w:hAnsi="Times New Roman" w:cs="Times New Roman"/>
          <w:bCs/>
          <w:color w:val="000000" w:themeColor="text1"/>
          <w:sz w:val="24"/>
          <w:szCs w:val="24"/>
        </w:rPr>
        <w:t>described</w:t>
      </w:r>
      <w:r w:rsidR="00E96E2E" w:rsidRPr="00412DF7">
        <w:rPr>
          <w:rFonts w:ascii="Times New Roman" w:hAnsi="Times New Roman" w:cs="Times New Roman"/>
          <w:bCs/>
          <w:color w:val="000000" w:themeColor="text1"/>
          <w:sz w:val="24"/>
          <w:szCs w:val="24"/>
        </w:rPr>
        <w:t xml:space="preserve"> </w:t>
      </w:r>
      <w:r w:rsidRPr="00412DF7">
        <w:rPr>
          <w:rFonts w:ascii="Times New Roman" w:hAnsi="Times New Roman" w:cs="Times New Roman"/>
          <w:bCs/>
          <w:color w:val="000000" w:themeColor="text1"/>
          <w:sz w:val="24"/>
          <w:szCs w:val="24"/>
        </w:rPr>
        <w:t>using a structural tensor in the constitutive models. Unloaded LV configuration for each subject was first determined from their respective</w:t>
      </w:r>
      <w:r w:rsidR="00E96E2E">
        <w:rPr>
          <w:rFonts w:ascii="Times New Roman" w:hAnsi="Times New Roman" w:cs="Times New Roman"/>
          <w:bCs/>
          <w:color w:val="000000" w:themeColor="text1"/>
          <w:sz w:val="24"/>
          <w:szCs w:val="24"/>
        </w:rPr>
        <w:t xml:space="preserve"> end-diastole</w:t>
      </w:r>
      <w:r w:rsidRPr="00412DF7">
        <w:rPr>
          <w:rFonts w:ascii="Times New Roman" w:hAnsi="Times New Roman" w:cs="Times New Roman"/>
          <w:bCs/>
          <w:color w:val="000000" w:themeColor="text1"/>
          <w:sz w:val="24"/>
          <w:szCs w:val="24"/>
        </w:rPr>
        <w:t xml:space="preserve"> LV geometries segmented from the cardiac magnetic resonance images</w:t>
      </w:r>
      <w:r w:rsidR="00E96E2E">
        <w:rPr>
          <w:rFonts w:ascii="Times New Roman" w:hAnsi="Times New Roman" w:cs="Times New Roman"/>
          <w:bCs/>
          <w:color w:val="000000" w:themeColor="text1"/>
          <w:sz w:val="24"/>
          <w:szCs w:val="24"/>
        </w:rPr>
        <w:t>,</w:t>
      </w:r>
      <w:r w:rsidRPr="00412DF7">
        <w:rPr>
          <w:rFonts w:ascii="Times New Roman" w:hAnsi="Times New Roman" w:cs="Times New Roman"/>
          <w:bCs/>
          <w:color w:val="000000" w:themeColor="text1"/>
          <w:sz w:val="24"/>
          <w:szCs w:val="24"/>
        </w:rPr>
        <w:t xml:space="preserve"> and an empirical single-beat estimation of the end-diastolic pressure volume relationship. The LV was then connected to a closed-loop circulatory model and calibrated using</w:t>
      </w:r>
      <w:r w:rsidR="00BD1375">
        <w:rPr>
          <w:rFonts w:ascii="Times New Roman" w:hAnsi="Times New Roman" w:cs="Times New Roman"/>
          <w:bCs/>
          <w:color w:val="000000" w:themeColor="text1"/>
          <w:sz w:val="24"/>
          <w:szCs w:val="24"/>
        </w:rPr>
        <w:t xml:space="preserve"> the clinically measured</w:t>
      </w:r>
      <w:r w:rsidRPr="00412DF7">
        <w:rPr>
          <w:rFonts w:ascii="Times New Roman" w:hAnsi="Times New Roman" w:cs="Times New Roman"/>
          <w:bCs/>
          <w:color w:val="000000" w:themeColor="text1"/>
          <w:sz w:val="24"/>
          <w:szCs w:val="24"/>
        </w:rPr>
        <w:t xml:space="preserve"> LV pressure and volume waveforms, peak GLS and blood pressure. Without consideration</w:t>
      </w:r>
      <w:r w:rsidR="00E96E2E">
        <w:rPr>
          <w:rFonts w:ascii="Times New Roman" w:hAnsi="Times New Roman" w:cs="Times New Roman"/>
          <w:bCs/>
          <w:color w:val="000000" w:themeColor="text1"/>
          <w:sz w:val="24"/>
          <w:szCs w:val="24"/>
        </w:rPr>
        <w:t xml:space="preserve"> of</w:t>
      </w:r>
      <w:r w:rsidRPr="00412DF7">
        <w:rPr>
          <w:rFonts w:ascii="Times New Roman" w:hAnsi="Times New Roman" w:cs="Times New Roman"/>
          <w:bCs/>
          <w:color w:val="000000" w:themeColor="text1"/>
          <w:sz w:val="24"/>
          <w:szCs w:val="24"/>
        </w:rPr>
        <w:t xml:space="preserve"> myofiber disarray, peak myofiber tension was found to be lowest in the obstructive HCM subject (53kPa), followed by the non-obstructive subject (240kPa) and the control subject (334kPa). </w:t>
      </w:r>
      <w:r w:rsidR="00E96E2E">
        <w:rPr>
          <w:rFonts w:ascii="Times New Roman" w:hAnsi="Times New Roman" w:cs="Times New Roman"/>
          <w:bCs/>
          <w:color w:val="000000" w:themeColor="text1"/>
          <w:sz w:val="24"/>
          <w:szCs w:val="24"/>
        </w:rPr>
        <w:t>W</w:t>
      </w:r>
      <w:r w:rsidR="00E96E2E" w:rsidRPr="00412DF7">
        <w:rPr>
          <w:rFonts w:ascii="Times New Roman" w:hAnsi="Times New Roman" w:cs="Times New Roman"/>
          <w:bCs/>
          <w:color w:val="000000" w:themeColor="text1"/>
          <w:sz w:val="24"/>
          <w:szCs w:val="24"/>
        </w:rPr>
        <w:t>ith increasing myofiber disarray</w:t>
      </w:r>
      <w:r w:rsidR="00E96E2E">
        <w:rPr>
          <w:rFonts w:ascii="Times New Roman" w:hAnsi="Times New Roman" w:cs="Times New Roman"/>
          <w:bCs/>
          <w:color w:val="000000" w:themeColor="text1"/>
          <w:sz w:val="24"/>
          <w:szCs w:val="24"/>
        </w:rPr>
        <w:t>, w</w:t>
      </w:r>
      <w:r w:rsidRPr="00412DF7">
        <w:rPr>
          <w:rFonts w:ascii="Times New Roman" w:hAnsi="Times New Roman" w:cs="Times New Roman"/>
          <w:bCs/>
          <w:color w:val="000000" w:themeColor="text1"/>
          <w:sz w:val="24"/>
          <w:szCs w:val="24"/>
        </w:rPr>
        <w:t xml:space="preserve">e found that peak tension has to increase in the HCM models to match the clinical measurements. In the obstructive HCM patient, however, peak tension is still depressed (cf. normal subject) at the largest degree of myofiber disarray found in the clinic. The computational modeling workflow proposed here can be used in future studies with more HCM patient data. </w:t>
      </w:r>
    </w:p>
    <w:p w14:paraId="0F76558E" w14:textId="77777777" w:rsidR="00214FBD" w:rsidRDefault="00214FBD" w:rsidP="003A03F8">
      <w:pPr>
        <w:spacing w:line="240" w:lineRule="auto"/>
        <w:jc w:val="both"/>
        <w:rPr>
          <w:rFonts w:ascii="Times New Roman" w:hAnsi="Times New Roman" w:cs="Times New Roman"/>
          <w:bCs/>
          <w:iCs/>
          <w:sz w:val="24"/>
          <w:szCs w:val="24"/>
        </w:rPr>
      </w:pPr>
    </w:p>
    <w:p w14:paraId="6BCC4370" w14:textId="77777777" w:rsidR="00214FBD" w:rsidRDefault="00214FBD" w:rsidP="003A03F8">
      <w:pPr>
        <w:spacing w:line="240" w:lineRule="auto"/>
        <w:jc w:val="both"/>
        <w:rPr>
          <w:rFonts w:ascii="Times New Roman" w:hAnsi="Times New Roman" w:cs="Times New Roman"/>
          <w:bCs/>
          <w:iCs/>
          <w:sz w:val="24"/>
          <w:szCs w:val="24"/>
        </w:rPr>
      </w:pPr>
    </w:p>
    <w:p w14:paraId="4CADF4FD" w14:textId="1F2EAF34" w:rsidR="00214FBD" w:rsidRDefault="00214FBD" w:rsidP="003A03F8">
      <w:pPr>
        <w:spacing w:line="240" w:lineRule="auto"/>
        <w:jc w:val="both"/>
        <w:rPr>
          <w:rFonts w:ascii="Times New Roman" w:hAnsi="Times New Roman" w:cs="Times New Roman"/>
          <w:bCs/>
          <w:iCs/>
          <w:sz w:val="24"/>
          <w:szCs w:val="24"/>
        </w:rPr>
      </w:pPr>
    </w:p>
    <w:p w14:paraId="5D042838" w14:textId="77777777" w:rsidR="00224E9A" w:rsidRDefault="00224E9A" w:rsidP="003A03F8">
      <w:pPr>
        <w:spacing w:line="240" w:lineRule="auto"/>
        <w:jc w:val="both"/>
        <w:rPr>
          <w:rFonts w:ascii="Times New Roman" w:hAnsi="Times New Roman" w:cs="Times New Roman"/>
          <w:bCs/>
          <w:iCs/>
          <w:sz w:val="24"/>
          <w:szCs w:val="24"/>
        </w:rPr>
      </w:pPr>
    </w:p>
    <w:p w14:paraId="73086290" w14:textId="77777777" w:rsidR="008D54A2" w:rsidRDefault="008D54A2" w:rsidP="003A03F8">
      <w:pPr>
        <w:spacing w:line="240" w:lineRule="auto"/>
        <w:jc w:val="both"/>
        <w:rPr>
          <w:rFonts w:ascii="Times New Roman" w:hAnsi="Times New Roman" w:cs="Times New Roman"/>
          <w:bCs/>
          <w:iCs/>
          <w:sz w:val="24"/>
          <w:szCs w:val="24"/>
        </w:rPr>
      </w:pPr>
    </w:p>
    <w:p w14:paraId="23138259" w14:textId="77777777" w:rsidR="009367B9" w:rsidRDefault="009367B9" w:rsidP="003A03F8">
      <w:pPr>
        <w:spacing w:line="240" w:lineRule="auto"/>
        <w:jc w:val="both"/>
        <w:rPr>
          <w:rFonts w:ascii="Times New Roman" w:hAnsi="Times New Roman" w:cs="Times New Roman"/>
          <w:bCs/>
          <w:iCs/>
          <w:sz w:val="24"/>
          <w:szCs w:val="24"/>
        </w:rPr>
      </w:pPr>
    </w:p>
    <w:p w14:paraId="7B4CE806" w14:textId="2485261A" w:rsidR="003752DF" w:rsidRPr="00247EBE" w:rsidRDefault="003752DF" w:rsidP="003A03F8">
      <w:pPr>
        <w:spacing w:line="240" w:lineRule="auto"/>
        <w:jc w:val="both"/>
        <w:rPr>
          <w:rFonts w:ascii="Times New Roman" w:hAnsi="Times New Roman" w:cs="Times New Roman"/>
          <w:bCs/>
          <w:color w:val="000000" w:themeColor="text1"/>
          <w:sz w:val="24"/>
          <w:szCs w:val="24"/>
        </w:rPr>
      </w:pPr>
      <w:r>
        <w:rPr>
          <w:rFonts w:ascii="Times New Roman" w:hAnsi="Times New Roman" w:cs="Times New Roman"/>
          <w:b/>
          <w:bCs/>
          <w:color w:val="000000" w:themeColor="text1"/>
          <w:sz w:val="24"/>
          <w:szCs w:val="24"/>
        </w:rPr>
        <w:lastRenderedPageBreak/>
        <w:t>Introduction:</w:t>
      </w:r>
    </w:p>
    <w:p w14:paraId="5D622DDC" w14:textId="34365B0C" w:rsidR="007568CA" w:rsidRDefault="007568CA" w:rsidP="007568CA">
      <w:pPr>
        <w:pStyle w:val="Standard"/>
        <w:ind w:firstLine="720"/>
        <w:jc w:val="both"/>
        <w:rPr>
          <w:rFonts w:ascii="Times New Roman" w:hAnsi="Times New Roman" w:cs="Times New Roman"/>
        </w:rPr>
      </w:pPr>
      <w:r w:rsidRPr="00677598">
        <w:rPr>
          <w:rFonts w:ascii="Times New Roman" w:hAnsi="Times New Roman" w:cs="Times New Roman"/>
        </w:rPr>
        <w:t xml:space="preserve">Hypertrophic cardiomyopathy (HCM) is a genetic heart disease that is associated with sudden cardiac death. </w:t>
      </w:r>
      <w:commentRangeStart w:id="1"/>
      <w:r w:rsidRPr="00677598">
        <w:rPr>
          <w:rFonts w:ascii="Times New Roman" w:hAnsi="Times New Roman" w:cs="Times New Roman"/>
        </w:rPr>
        <w:t xml:space="preserve">This disease has a prevalence of 1 per 500 </w:t>
      </w:r>
      <w:commentRangeEnd w:id="1"/>
      <w:r w:rsidR="00D90E9F">
        <w:rPr>
          <w:rStyle w:val="CommentReference"/>
          <w:rFonts w:cs="Mangal"/>
        </w:rPr>
        <w:commentReference w:id="1"/>
      </w:r>
      <w:r w:rsidRPr="00677598">
        <w:rPr>
          <w:rFonts w:ascii="Times New Roman" w:hAnsi="Times New Roman" w:cs="Times New Roman"/>
        </w:rPr>
        <w:t>and a mortality rate that is 4-fold higher in young adults than the general US population</w:t>
      </w:r>
      <w:r>
        <w:rPr>
          <w:rFonts w:ascii="Times New Roman" w:hAnsi="Times New Roman" w:cs="Times New Roman"/>
        </w:rPr>
        <w:t xml:space="preserve"> </w:t>
      </w:r>
      <w:r w:rsidRPr="00677598">
        <w:rPr>
          <w:rFonts w:ascii="Times New Roman" w:hAnsi="Times New Roman" w:cs="Times New Roman"/>
        </w:rPr>
        <w:fldChar w:fldCharType="begin" w:fldLock="1"/>
      </w:r>
      <w:r>
        <w:rPr>
          <w:rFonts w:ascii="Times New Roman" w:hAnsi="Times New Roman" w:cs="Times New Roman"/>
        </w:rPr>
        <w:instrText>ADDIN CSL_CITATION {"citationItems":[{"id":"ITEM-1","itemData":{"DOI":"10.1161/CIRCULATIONAHA.117.033200","ISSN":"15244539","PMID":"30297972","abstract":"BACKGROUND: A better understanding of the factors that contribute to heterogeneous outcomes and lifetime disease burden in hypertrophic cardiomyopathy (HCM) is critically needed to improve patient management and outcomes. The SHaRe registry (Sarcomeric Human Cardiomyopathy Registry) was established to provide the scale of data required to address these issues, aggregating longitudinal data sets curated by 8 international HCM specialty centers. METHODS: Data on 4591 patients with HCM (2763 genotyped) followed up for a mean of 5.4±6.9 years (24791 patient-years; median, 2.9 years; interquartile range, 0.3–7.9 years) were analyzed for cardiac arrest, cardiac transplantation, appropriate implantable cardioverter-defibrillator therapy, all-cause death, atrial fibrillation, stroke, New York Heart Association functional class III/IV symptoms (all making up the overall composite end point), and left ventricular ejection fraction &lt;35%. Outcomes were analyzed individually and as composite end points. RESULTS: Median age at diagnosis was 45.8 (interquartile range, 30.9–58.1) years, and 37% of patients were female. Age at diagnosis and sarcomere mutation status were predictive of outcomes. Patients &lt;40 years old at diagnosis had a 77% (95% CI, 72–80) cumulative incidence of the overall composite outcome by 60 years of age compared with 32% (95% CI, 29–36) by 70 years of age for patients diagnosed at &gt;60 years old. Young patients with HCM (age, 20–29 years) had 4-fold higher mortality than the general US population at a similar age. Patients with pathogenic/likely pathogenic sarcomere mutations had a 2-fold greater risk for adverse outcomes compared with patients without mutations; sarcomere variants of uncertain significance were associated with intermediate risk. Heart failure and atrial fibrillation were the most prevalent adverse events, although typically not emerging for several years after diagnosis. Ventricular arrhythmias occurred in 32% (95% CI, 23–40) of patients &lt;40 years of age at diagnosis but in 1% (95% CI, 1–2) of those &gt;60 years old at diagnosis. CONCLUSIONS: The cumulative burden of HCM is substantial and dominated by heart failure and atrial fibrillation occurring many years after diagnosis. Young age at diagnosis and the presence of a sarcomere mutation are powerful predictors of adverse outcomes. These findings highlight the need for close surveillance throughout life and the need to develop disease-modifying therapies.","author":[{"dropping-particle":"","family":"Ho","given":"Carolyn Y.","non-dropping-particle":"","parse-names":false,"suffix":""},{"dropping-particle":"","family":"Day","given":"Sharlene M.","non-dropping-particle":"","parse-names":false,"suffix":""},{"dropping-particle":"","family":"Ashley","given":"Euan A.","non-dropping-particle":"","parse-names":false,"suffix":""},{"dropping-particle":"","family":"Michels","given":"Michelle","non-dropping-particle":"","parse-names":false,"suffix":""},{"dropping-particle":"","family":"Pereira","given":"Alexandre C.","non-dropping-particle":"","parse-names":false,"suffix":""},{"dropping-particle":"","family":"Jacoby","given":"Daniel","non-dropping-particle":"","parse-names":false,"suffix":""},{"dropping-particle":"","family":"Cirino","given":"Allison L.","non-dropping-particle":"","parse-names":false,"suffix":""},{"dropping-particle":"","family":"Fox","given":"Jonathan C.","non-dropping-particle":"","parse-names":false,"suffix":""},{"dropping-particle":"","family":"Lakdawala","given":"Neal K.","non-dropping-particle":"","parse-names":false,"suffix":""},{"dropping-particle":"","family":"Ware","given":"James S.","non-dropping-particle":"","parse-names":false,"suffix":""},{"dropping-particle":"","family":"Caleshu","given":"Colleen A.","non-dropping-particle":"","parse-names":false,"suffix":""},{"dropping-particle":"","family":"Helms","given":"Adam S.","non-dropping-particle":"","parse-names":false,"suffix":""},{"dropping-particle":"","family":"Colan","given":"Steven D.","non-dropping-particle":"","parse-names":false,"suffix":""},{"dropping-particle":"","family":"Girolami","given":"Francesca","non-dropping-particle":"","parse-names":false,"suffix":""},{"dropping-particle":"","family":"Cecchi","given":"Franco","non-dropping-particle":"","parse-names":false,"suffix":""},{"dropping-particle":"","family":"Seidman","given":"Christine E.","non-dropping-particle":"","parse-names":false,"suffix":""},{"dropping-particle":"","family":"Sajeev","given":"Gautam","non-dropping-particle":"","parse-names":false,"suffix":""},{"dropping-particle":"","family":"Signorovitch","given":"James","non-dropping-particle":"","parse-names":false,"suffix":""},{"dropping-particle":"","family":"Green","given":"Eric M.","non-dropping-particle":"","parse-names":false,"suffix":""},{"dropping-particle":"","family":"Olivotto","given":"Iacopo","non-dropping-particle":"","parse-names":false,"suffix":""}],"container-title":"Circulation","id":"ITEM-1","issued":{"date-parts":[["2018"]]},"title":"Genotype and lifetime burden of disease in hypertrophic cardiomyopathy insights from the sarcomeric human cardiomyopathy registry (SHaRe)","type":"article-journal"},"uris":["http://www.mendeley.com/documents/?uuid=3069050f-e298-4b3b-a754-85e51d0b951b"]},{"id":"ITEM-2","itemData":{"ISSN":"0098-7484","abstract":"Context: Throughout the past 40 years, a vast and sometimes contradictory literature has accumulated regarding hypertrophic cardiomyopathy (HCM), a genetic cardiac disease caused by a variety of mutations in genes encoding sarcomeric proteins and characterized by a broad and expanding clinical spectrum. Objectives: To clarify and summarize the relevant clinical issues and to profile rapidly evolving concepts regarding HCM. Data Sources: Systematic analysis of the relevant HCM literature, accessed through MEDLINE (1966-2000), bibliographies, and interactions with investigators. Study Selection and Data Extraction: Diverse information was assimilated into a rigorous and objective contemporary description of HCM, affording greatest weight to prospective, controlled, and evidence-based studies. Data Synthesis: Hypertrophic cardiomyopathy is a relatively common genetic cardiac disease (1:500 in the general population) that is heterogeneous with respect to disease-causing mutations, presentation, prognosis, and treatment strategies. Visibility attached to HCM relates largely to its recognition as the most common cause of sudden death in the young (including competitive athletes). Clinical diagnosis is by 2-dimensional echocardiographic identification of otherwise unexplained left ventricular wall thickening in the presence of a nondilated cavity. Overall, HCM confers an annual mortality rate of about 1% and in most patients is compatible with little or no disability and normal life expectancy. Subsets with higher mortality or morbidity are linked to the complications of sudden death, progressive heart failure, and atrial fibrillation with embolic stroke. Treatment strategies depend on appropriate patient selection, including drug treatment for exertional dyspnea (β-blockers, verapamil, disopyramide) and the septal myotomy-myectomy operation, which is the standard of care for severe refractory symptoms associated with marked outflow obstruction; alcohol septal ablation and pacing are alternatives to surgery for selected patients. High-risk patients may be treated effectively for sudden death prevention with the implantable cardioverter-defibrillator. Conclusions: Substantial understanding has evolved regarding the epidemiology and clinical course of HCM, as well as novel treatment strategies that may alter its natural history. An appreciation that HCM, although an important cause of death and disability at all ages, does not invariably convey ominous prognosis…","author":[{"dropping-particle":"","family":"B.J.","given":"Maron","non-dropping-particle":"","parse-names":false,"suffix":""}],"container-title":"Journal of the American Medical Association","id":"ITEM-2","issued":{"date-parts":[["2002"]]},"title":"Hypertrophic cardiomyopathy: A systematic review","type":"article-journal"},"uris":["http://www.mendeley.com/documents/?uuid=328d13eb-877a-40ee-a06d-87d0bf8220ba"]},{"id":"ITEM-3","itemData":{"DOI":"10.1161/01.CIR.102.8.858","ISSN":"00097322","PMID":"10952953","abstract":"Background - Death resulting from hypertrophic cardiomyopathy (HCM), particularly when sudden, has been reported to be largely confined to young persons. These data emanated from tertiary HCM centers with highly selected referral patterns skewed toward high-risk patients. Methods and Results - The present analysis was undertaken in an international population of 744 consecutively enrolled and largely unselected patients more representative of the overall HCM spectrum. HCM-related death occurred in 86 patients (12%) over 8±7 years (mean±SD). Three distinctive modes of death were as follows: (1) sudden and unexpected (51%; age, 45±20 years); (2) progressive heart failure (36%; age, 56±19 years); and (3) HCM-related stroke associated with atrial fibrillation (13%; age, 73±14 years). Sudden death was most common in young patients, whereas heart failure- and stroke-related deaths occurred more frequently in midlife and beyond. However, neither sudden nor heart failure-related death showed a statistically significant, disproportionate age distribution (P=0.06 and 0.5, respectively). Stroke-related deaths did occur disproportionately in older patients (P=0.002). Of the 45 patients who died suddenly, most (71%) had no or mild symptoms, and 7 (16%) participated in moderate to severe physical activities at the time of death. Conclusions - HCM-related cardiovascular death occurred suddenly, or as a result of heart failure or stroke, largely during different phases of life in a prospectively assembled, regionally based, and predominantly unselected patient cohort. Although most sudden deaths occurred in adolescents and young adults, such catastrophes were not confined to patients of these ages and extended to later phases of life. This revised clinical profile suggests that generally held epidemiological tenants for HCM have been influenced considerably by skewed reporting from highly selected populations. These data are likely to importantly affect risk stratification and treatment strategies importantly for the prevention of sudden death in HCM.","author":[{"dropping-particle":"","family":"Maron","given":"Barry J.","non-dropping-particle":"","parse-names":false,"suffix":""},{"dropping-particle":"","family":"Olivotto","given":"Iacopo","non-dropping-particle":"","parse-names":false,"suffix":""},{"dropping-particle":"","family":"Spirito","given":"Paolo","non-dropping-particle":"","parse-names":false,"suffix":""},{"dropping-particle":"","family":"Casey","given":"Susan A.","non-dropping-particle":"","parse-names":false,"suffix":""},{"dropping-particle":"","family":"Bellone","given":"Pietro","non-dropping-particle":"","parse-names":false,"suffix":""},{"dropping-particle":"","family":"Gohman","given":"Thomas E.","non-dropping-particle":"","parse-names":false,"suffix":""},{"dropping-particle":"","family":"Graham","given":"Kevin J.","non-dropping-particle":"","parse-names":false,"suffix":""},{"dropping-particle":"","family":"Burton","given":"David A.","non-dropping-particle":"","parse-names":false,"suffix":""},{"dropping-particle":"","family":"Cecchi","given":"Franco","non-dropping-particle":"","parse-names":false,"suffix":""}],"container-title":"Circulation","id":"ITEM-3","issued":{"date-parts":[["2000"]]},"title":"Epidemiology of hypertrophic cardiomyopathy-related death: Revisited in a large non-referral-based patient population","type":"article-journal"},"uris":["http://www.mendeley.com/documents/?uuid=3971fa3e-7783-480d-84c5-c5842b44b240"]},{"id":"ITEM-4","itemData":{"DOI":"10.1016/s0735-1097(03)00941-0","ISSN":"0735-1097 (Print)","PMID":"14607462","author":[{"dropping-particle":"","family":"Maron","given":"Barry J","non-dropping-particle":"","parse-names":false,"suffix":""},{"dropping-particle":"","family":"McKenna","given":"William J","non-dropping-particle":"","parse-names":false,"suffix":""},{"dropping-particle":"","family":"Danielson","given":"Gordon K","non-dropping-particle":"","parse-names":false,"suffix":""},{"dropping-particle":"","family":"Kappenberger","given":"Lukas J","non-dropping-particle":"","parse-names":false,"suffix":""},{"dropping-particle":"","family":"Kuhn","given":"Horst J","non-dropping-particle":"","parse-names":false,"suffix":""},{"dropping-particle":"","family":"Seidman","given":"Christine E","non-dropping-particle":"","parse-names":false,"suffix":""},{"dropping-particle":"","family":"Shah","given":"Pravin M","non-dropping-particle":"","parse-names":false,"suffix":""},{"dropping-particle":"","family":"Spencer","given":"William H 3rd","non-dropping-particle":"","parse-names":false,"suffix":""},{"dropping-particle":"","family":"Spirito","given":"Paolo","non-dropping-particle":"","parse-names":false,"suffix":""},{"dropping-particle":"","family":"Cate","given":"Folkert J","non-dropping-particle":"Ten","parse-names":false,"suffix":""},{"dropping-particle":"","family":"Wigle","given":"E Douglas","non-dropping-particle":"","parse-names":false,"suffix":""}],"container-title":"Journal of the American College of Cardiology","id":"ITEM-4","issue":"9","issued":{"date-parts":[["2003","11"]]},"language":"eng","page":"1687-1713","publisher-place":"United States","title":"American College of Cardiology/European Society of Cardiology clinical expert  consensus document on hypertrophic cardiomyopathy. A report of the American College of Cardiology Foundation Task Force on Clinical Expert Consensus Documents and the European ","type":"article-journal","volume":"42"},"uris":["http://www.mendeley.com/documents/?uuid=e9c8fff6-eced-43bc-8a8f-b8e7b52fd798"]},{"id":"ITEM-5","itemData":{"DOI":"10.21542/gcsp.2018.25","ISSN":"2305-7823","author":[{"dropping-particle":"","family":"Jordà","given":"Paloma","non-dropping-particle":"","parse-names":false,"suffix":""},{"dropping-particle":"","family":"García-Álvarez","given":"Ana","non-dropping-particle":"","parse-names":false,"suffix":""}],"container-title":"Global cardiology science &amp; practice","id":"ITEM-5","issue":"3","issued":{"date-parts":[["2018","8","12"]]},"language":"eng","page":"25","publisher":"Magdi Yacoub Heart Foundation","title":"Hypertrophic cardiomyopathy: Sudden cardiac death risk stratification in adults","type":"article-journal","volume":"2018"},"uris":["http://www.mendeley.com/documents/?uuid=bbd88652-50ae-49cd-9322-3c6e05dd2824"]},{"id":"ITEM-6","itemData":{"PMID":"20301725","abstract":"CLINICAL CHARACTERISTICS Hypertrophic cardiomyopathy (HCM) is typically defined by the presence of unexplained left ventricular hypertrophy (LVH). Such LVH occurs in a non-dilated ventricle in the absence of other cardiac or systemic disease capable of producing the observed magnitude of increased LV wall thickness, such as pressure overload (e.g., long-standing hypertension, aortic stenosis) or storage/infiltrative disorders (e.g., Fabry disease, amyloidosis). The clinical manifestations of HCM range from asymptomatic LVH to progressive heart failure to sudden cardiac death (SCD), and vary from individual to individual even within the same family. Common symptoms include shortness of breath (particularly with exertion), chest pain, palpitations, orthostasis, presyncope, and syncope. Most often the LVH of HCM becomes apparent during adolescence or young adulthood, although it may also develop late in life, in infancy, or in childhood. DIAGNOSIS/TESTING The diagnosis of HCM is most often established with noninvasive cardiac imaging, including echocardiography and/or cardiac magnetic resonance imaging (cardiac MRI). HCM can also be diagnosed by pathognomonic histopathologic findings in cardiac tissue, including myocyte disarray and fibrosis. Familial HCM without multisystem involvement can also be identified through family history and molecular genetic testing, focusing on genes that encode different components of the sarcomere. GENETIC COUNSELING Familial HCM caused by sarcomere gene pathogenic variants is inherited in an autosomal dominant manner. MANAGEMENT Treatment of manifestations: Treatment by physicians experienced in diagnosis and management of persons with HCM improves survival and quality of life. Treatment modalities include pharmacologic therapy, invasive septal reduction therapy, and pacemakers or implantable cardiac defibrillators. Cardiac transplantation may be necessary for patients who progress to advanced heart failure refractory to medical or device therapy. Prevention of secondary complications: Anticoagulation should be initiated for affected individuals with persistent or paroxysmal atrial fibrillation to reduce the risk of thromboembolism; antibiotic prophylaxis for bacterial endocarditis should be considered on an individual basis. Surveillance: Assessment of risk for sudden cardiac death is an important component of clinical management. In individuals with HCM without risk factors for SCD, surveillance should be repeated at regu…","author":[{"dropping-particle":"","family":"Cirino","given":"Allison L","non-dropping-particle":"","parse-names":false,"suffix":""},{"dropping-particle":"","family":"Ho","given":"Carolyn","non-dropping-particle":"","parse-names":false,"suffix":""}],"container-title":"GeneReviews®","id":"ITEM-6","issued":{"date-parts":[["1993"]]},"title":"Hypertrophic Cardiomyopathy Overview","type":"book"},"uris":["http://www.mendeley.com/documents/?uuid=532396d6-4efd-429c-9756-bf33db029ea6"]}],"mendeley":{"formattedCitation":"[1]–[6]","plainTextFormattedCitation":"[1]–[6]","previouslyFormattedCitation":"[1]–[6]"},"properties":{"noteIndex":0},"schema":"https://github.com/citation-style-language/schema/raw/master/csl-citation.json"}</w:instrText>
      </w:r>
      <w:r w:rsidRPr="00677598">
        <w:rPr>
          <w:rFonts w:ascii="Times New Roman" w:hAnsi="Times New Roman" w:cs="Times New Roman"/>
        </w:rPr>
        <w:fldChar w:fldCharType="separate"/>
      </w:r>
      <w:r w:rsidRPr="000839D3">
        <w:rPr>
          <w:rFonts w:ascii="Times New Roman" w:hAnsi="Times New Roman" w:cs="Times New Roman"/>
          <w:noProof/>
        </w:rPr>
        <w:t>[1]–[6]</w:t>
      </w:r>
      <w:r w:rsidRPr="00677598">
        <w:rPr>
          <w:rFonts w:ascii="Times New Roman" w:hAnsi="Times New Roman" w:cs="Times New Roman"/>
        </w:rPr>
        <w:fldChar w:fldCharType="end"/>
      </w:r>
      <w:r>
        <w:rPr>
          <w:rFonts w:ascii="Times New Roman" w:hAnsi="Times New Roman" w:cs="Times New Roman"/>
        </w:rPr>
        <w:t>.</w:t>
      </w:r>
      <w:r w:rsidRPr="00677598">
        <w:rPr>
          <w:rFonts w:ascii="Times New Roman" w:hAnsi="Times New Roman" w:cs="Times New Roman"/>
        </w:rPr>
        <w:t xml:space="preserve"> </w:t>
      </w:r>
      <w:r>
        <w:rPr>
          <w:rFonts w:ascii="Times New Roman" w:hAnsi="Times New Roman" w:cs="Times New Roman"/>
        </w:rPr>
        <w:t>T</w:t>
      </w:r>
      <w:r w:rsidRPr="00677598">
        <w:rPr>
          <w:rFonts w:ascii="Times New Roman" w:hAnsi="Times New Roman" w:cs="Times New Roman"/>
        </w:rPr>
        <w:t>here is no cure</w:t>
      </w:r>
      <w:r>
        <w:rPr>
          <w:rFonts w:ascii="Times New Roman" w:hAnsi="Times New Roman" w:cs="Times New Roman"/>
        </w:rPr>
        <w:t xml:space="preserve"> for HCM </w:t>
      </w:r>
      <w:r w:rsidRPr="00677598">
        <w:rPr>
          <w:rFonts w:ascii="Times New Roman" w:hAnsi="Times New Roman" w:cs="Times New Roman"/>
        </w:rPr>
        <w:fldChar w:fldCharType="begin" w:fldLock="1"/>
      </w:r>
      <w:r>
        <w:rPr>
          <w:rFonts w:ascii="Times New Roman" w:hAnsi="Times New Roman" w:cs="Times New Roman"/>
        </w:rPr>
        <w:instrText>ADDIN CSL_CITATION {"citationItems":[{"id":"ITEM-1","itemData":{"DOI":"10.1016/j.molmed.2019.06.005","ISSN":"1471-499X (Electronic)","PMID":"31324451","abstract":"Hypertrophic cardiomyopathy (HCM) is a prevalent and complex cardiovascular disease  where cardiac dysfunction often associates with mutations in sarcomeric genes. Various models based on tissue explants, isolated cardiomyocytes, skinned myofibrils, and purified actin/myosin preparations have uncovered disease hallmarks, enabling the development of putative therapeutics, with some reaching clinical trials. Newly developed human pluripotent stem cell (hPSC)-based models could be complementary by overcoming some of the inconsistencies of earlier systems, whilst challenging and/or clarifying previous findings. In this article we compare recent progress in unveiling multiple HCM mechanisms in different models, highlighting similarities and discrepancies. We explore how insight is facilitating the design of new HCM therapeutics, including those that regulate metabolism, contraction and heart rhythm, providing a future perspective for treatment of HCM.","author":[{"dropping-particle":"","family":"Mosqueira","given":"Diogo","non-dropping-particle":"","parse-names":false,"suffix":""},{"dropping-particle":"","family":"Smith","given":"James G W","non-dropping-particle":"","parse-names":false,"suffix":""},{"dropping-particle":"","family":"Bhagwan","given":"Jamie R","non-dropping-particle":"","parse-names":false,"suffix":""},{"dropping-particle":"","family":"Denning","given":"Chris","non-dropping-particle":"","parse-names":false,"suffix":""}],"container-title":"Trends in molecular medicine","id":"ITEM-1","issue":"9","issued":{"date-parts":[["2019","9"]]},"language":"eng","page":"775-790","publisher-place":"England","title":"Modeling Hypertrophic Cardiomyopathy: Mechanistic Insights and Pharmacological  Intervention.","type":"article-journal","volume":"25"},"uris":["http://www.mendeley.com/documents/?uuid=af601a5f-d294-482d-b41b-fe757c8696db"]}],"mendeley":{"formattedCitation":"[7]","plainTextFormattedCitation":"[7]","previouslyFormattedCitation":"[7]"},"properties":{"noteIndex":0},"schema":"https://github.com/citation-style-language/schema/raw/master/csl-citation.json"}</w:instrText>
      </w:r>
      <w:r w:rsidRPr="00677598">
        <w:rPr>
          <w:rFonts w:ascii="Times New Roman" w:hAnsi="Times New Roman" w:cs="Times New Roman"/>
        </w:rPr>
        <w:fldChar w:fldCharType="separate"/>
      </w:r>
      <w:r w:rsidRPr="000839D3">
        <w:rPr>
          <w:rFonts w:ascii="Times New Roman" w:hAnsi="Times New Roman" w:cs="Times New Roman"/>
          <w:noProof/>
        </w:rPr>
        <w:t>[7]</w:t>
      </w:r>
      <w:r w:rsidRPr="00677598">
        <w:rPr>
          <w:rFonts w:ascii="Times New Roman" w:hAnsi="Times New Roman" w:cs="Times New Roman"/>
        </w:rPr>
        <w:fldChar w:fldCharType="end"/>
      </w:r>
      <w:r>
        <w:rPr>
          <w:rFonts w:ascii="Times New Roman" w:hAnsi="Times New Roman" w:cs="Times New Roman"/>
        </w:rPr>
        <w:t>;</w:t>
      </w:r>
      <w:r w:rsidRPr="00677598">
        <w:rPr>
          <w:rFonts w:ascii="Times New Roman" w:hAnsi="Times New Roman" w:cs="Times New Roman"/>
        </w:rPr>
        <w:t xml:space="preserve"> </w:t>
      </w:r>
      <w:r>
        <w:rPr>
          <w:rFonts w:ascii="Times New Roman" w:hAnsi="Times New Roman" w:cs="Times New Roman"/>
        </w:rPr>
        <w:t>m</w:t>
      </w:r>
      <w:r w:rsidRPr="00677598">
        <w:rPr>
          <w:rFonts w:ascii="Times New Roman" w:hAnsi="Times New Roman" w:cs="Times New Roman"/>
        </w:rPr>
        <w:t xml:space="preserve">ost treatments (e.g., septal myectomy and </w:t>
      </w:r>
      <w:commentRangeStart w:id="2"/>
      <w:r w:rsidRPr="00677598">
        <w:rPr>
          <w:rFonts w:ascii="Times New Roman" w:hAnsi="Times New Roman" w:cs="Times New Roman"/>
        </w:rPr>
        <w:t>pharmacological treatments</w:t>
      </w:r>
      <w:commentRangeEnd w:id="2"/>
      <w:r w:rsidR="00D90E9F">
        <w:rPr>
          <w:rStyle w:val="CommentReference"/>
          <w:rFonts w:cs="Mangal"/>
        </w:rPr>
        <w:commentReference w:id="2"/>
      </w:r>
      <w:r w:rsidRPr="00677598">
        <w:rPr>
          <w:rFonts w:ascii="Times New Roman" w:hAnsi="Times New Roman" w:cs="Times New Roman"/>
        </w:rPr>
        <w:t xml:space="preserve">) </w:t>
      </w:r>
      <w:r>
        <w:rPr>
          <w:rFonts w:ascii="Times New Roman" w:hAnsi="Times New Roman" w:cs="Times New Roman"/>
        </w:rPr>
        <w:t xml:space="preserve">are designed to </w:t>
      </w:r>
      <w:r w:rsidRPr="00677598">
        <w:rPr>
          <w:rFonts w:ascii="Times New Roman" w:hAnsi="Times New Roman" w:cs="Times New Roman"/>
        </w:rPr>
        <w:t xml:space="preserve">alleviate symptoms </w:t>
      </w:r>
      <w:r>
        <w:rPr>
          <w:rFonts w:ascii="Times New Roman" w:hAnsi="Times New Roman" w:cs="Times New Roman"/>
        </w:rPr>
        <w:t>and decrease</w:t>
      </w:r>
      <w:r w:rsidRPr="00677598">
        <w:rPr>
          <w:rFonts w:ascii="Times New Roman" w:hAnsi="Times New Roman" w:cs="Times New Roman"/>
        </w:rPr>
        <w:t xml:space="preserve"> the </w:t>
      </w:r>
      <w:r>
        <w:rPr>
          <w:rFonts w:ascii="Times New Roman" w:hAnsi="Times New Roman" w:cs="Times New Roman"/>
        </w:rPr>
        <w:t>risk</w:t>
      </w:r>
      <w:r w:rsidRPr="00677598">
        <w:rPr>
          <w:rFonts w:ascii="Times New Roman" w:hAnsi="Times New Roman" w:cs="Times New Roman"/>
        </w:rPr>
        <w:t xml:space="preserve"> of sudden cardiac death </w:t>
      </w:r>
      <w:r w:rsidRPr="00677598">
        <w:rPr>
          <w:rFonts w:ascii="Times New Roman" w:hAnsi="Times New Roman" w:cs="Times New Roman"/>
        </w:rPr>
        <w:fldChar w:fldCharType="begin" w:fldLock="1"/>
      </w:r>
      <w:r>
        <w:rPr>
          <w:rFonts w:ascii="Times New Roman" w:hAnsi="Times New Roman" w:cs="Times New Roman"/>
        </w:rPr>
        <w:instrText>ADDIN CSL_CITATION {"citationItems":[{"id":"ITEM-1","itemData":{"DOI":"10.1161/CIR.0000000000000937","ISSN":"1524-4539 (Electronic)","PMID":"33215931","author":[{"dropping-particle":"","family":"Ommen","given":"Steve R","non-dropping-particle":"","parse-names":false,"suffix":""},{"dropping-particle":"","family":"Mital","given":"Seema","non-dropping-particle":"","parse-names":false,"suffix":""},{"dropping-particle":"","family":"Burke","given":"Michael A","non-dropping-particle":"","parse-names":false,"suffix":""},{"dropping-particle":"","family":"Day","given":"Sharlene M","non-dropping-particle":"","parse-names":false,"suffix":""},{"dropping-particle":"","family":"Deswal","given":"Anita","non-dropping-particle":"","parse-names":false,"suffix":""},{"dropping-particle":"","family":"Elliott","given":"Perry","non-dropping-particle":"","parse-names":false,"suffix":""},{"dropping-particle":"","family":"Evanovich","given":"Lauren L","non-dropping-particle":"","parse-names":false,"suffix":""},{"dropping-particle":"","family":"Hung","given":"Judy","non-dropping-particle":"","parse-names":false,"suffix":""},{"dropping-particle":"","family":"Joglar","given":"José A","non-dropping-particle":"","parse-names":false,"suffix":""},{"dropping-particle":"","family":"Kantor","given":"Paul","non-dropping-particle":"","parse-names":false,"suffix":""},{"dropping-particle":"","family":"Kimmelstiel","given":"Carey","non-dropping-particle":"","parse-names":false,"suffix":""},{"dropping-particle":"","family":"Kittleson","given":"Michelle","non-dropping-particle":"","parse-names":false,"suffix":""},{"dropping-particle":"","family":"Link","given":"Mark S","non-dropping-particle":"","parse-names":false,"suffix":""},{"dropping-particle":"","family":"Maron","given":"Martin S","non-dropping-particle":"","parse-names":false,"suffix":""},{"dropping-particle":"","family":"Martinez","given":"Matthew W","non-dropping-particle":"","parse-names":false,"suffix":""},{"dropping-particle":"","family":"Miyake","given":"Christina Y","non-dropping-particle":"","parse-names":false,"suffix":""},{"dropping-particle":"V","family":"Schaff","given":"Hartzell","non-dropping-particle":"","parse-names":false,"suffix":""},{"dropping-particle":"","family":"Semsarian","given":"Christopher","non-dropping-particle":"","parse-names":false,"suffix":""},{"dropping-particle":"","family":"Sorajja","given":"Paul","non-dropping-particle":"","parse-names":false,"suffix":""}],"container-title":"Circulation","id":"ITEM-1","issue":"25","issued":{"date-parts":[["2020","12"]]},"language":"eng","page":"e558-e631","publisher-place":"United States","title":"2020 AHA/ACC Guideline for the Diagnosis and Treatment of Patients With Hypertrophic  Cardiomyopathy: A Report of the American College of Cardiology/American Heart Association Joint Committee on Clinical Practice Guidelines.","type":"article-journal","volume":"142"},"uris":["http://www.mendeley.com/documents/?uuid=3e6655b8-44cf-4a50-8b7e-b1eaf17ca0da"]}],"mendeley":{"formattedCitation":"[8]","plainTextFormattedCitation":"[8]","previouslyFormattedCitation":"[8]"},"properties":{"noteIndex":0},"schema":"https://github.com/citation-style-language/schema/raw/master/csl-citation.json"}</w:instrText>
      </w:r>
      <w:r w:rsidRPr="00677598">
        <w:rPr>
          <w:rFonts w:ascii="Times New Roman" w:hAnsi="Times New Roman" w:cs="Times New Roman"/>
        </w:rPr>
        <w:fldChar w:fldCharType="separate"/>
      </w:r>
      <w:r w:rsidRPr="000839D3">
        <w:rPr>
          <w:rFonts w:ascii="Times New Roman" w:hAnsi="Times New Roman" w:cs="Times New Roman"/>
          <w:noProof/>
        </w:rPr>
        <w:t>[8]</w:t>
      </w:r>
      <w:r w:rsidRPr="00677598">
        <w:rPr>
          <w:rFonts w:ascii="Times New Roman" w:hAnsi="Times New Roman" w:cs="Times New Roman"/>
        </w:rPr>
        <w:fldChar w:fldCharType="end"/>
      </w:r>
      <w:r w:rsidRPr="00677598">
        <w:rPr>
          <w:rFonts w:ascii="Times New Roman" w:hAnsi="Times New Roman" w:cs="Times New Roman"/>
        </w:rPr>
        <w:t xml:space="preserve">. </w:t>
      </w:r>
      <w:r>
        <w:rPr>
          <w:rFonts w:ascii="Times New Roman" w:hAnsi="Times New Roman" w:cs="Times New Roman"/>
        </w:rPr>
        <w:t xml:space="preserve">This disease can be classified generally into </w:t>
      </w:r>
      <w:r w:rsidRPr="00D83C84">
        <w:rPr>
          <w:rFonts w:ascii="Times New Roman" w:hAnsi="Times New Roman" w:cs="Times New Roman"/>
        </w:rPr>
        <w:t>two phenotypes</w:t>
      </w:r>
      <w:r>
        <w:rPr>
          <w:rFonts w:ascii="Times New Roman" w:hAnsi="Times New Roman" w:cs="Times New Roman"/>
        </w:rPr>
        <w:t xml:space="preserve"> based on whether the left ventricular (LV) outflow tract is obstructed (obstructive HCM) or not (non-obstructive HCM)</w:t>
      </w:r>
      <w:r w:rsidRPr="00D83C84">
        <w:rPr>
          <w:rFonts w:ascii="Times New Roman" w:hAnsi="Times New Roman" w:cs="Times New Roman"/>
        </w:rPr>
        <w:t xml:space="preserve"> </w:t>
      </w:r>
      <w:r w:rsidRPr="00D83C84">
        <w:rPr>
          <w:rFonts w:ascii="Times New Roman" w:hAnsi="Times New Roman" w:cs="Times New Roman"/>
        </w:rPr>
        <w:fldChar w:fldCharType="begin" w:fldLock="1"/>
      </w:r>
      <w:r>
        <w:rPr>
          <w:rFonts w:ascii="Times New Roman" w:hAnsi="Times New Roman" w:cs="Times New Roman"/>
        </w:rPr>
        <w:instrText>ADDIN CSL_CITATION {"citationItems":[{"id":"ITEM-1","itemData":{"DOI":"10.1161/01.CIR.29.5S4.IV-3","author":[{"dropping-particle":"","family":"BRAUNWALD","given":"EUGENE","non-dropping-particle":"","parse-names":false,"suffix":""},{"dropping-particle":"","family":"LAMBREW","given":"COSTAS T","non-dropping-particle":"","parse-names":false,"suffix":""},{"dropping-particle":"","family":"ROCKOFF","given":"S DAVID","non-dropping-particle":"","parse-names":false,"suffix":""},{"dropping-particle":"","family":"ROSS","given":"JOHN","non-dropping-particle":"","parse-names":false,"suffix":""},{"dropping-particle":"","family":"MORROW","given":"ANDREW G","non-dropping-particle":"","parse-names":false,"suffix":""}],"container-title":"Circulation","id":"ITEM-1","issue":"5s4","issued":{"date-parts":[["1964","11","1"]]},"note":"doi: 10.1161/01.CIR.29.5S4.IV-3","page":"IV-3-IV-119","publisher":"American Heart Association","title":"Idiopathic Hypertrophic Subaortic Stenosis: I. A Description of the Disease Based Upon an Analysis of 64 Patients","type":"article-journal","volume":"29"},"uris":["http://www.mendeley.com/documents/?uuid=1980c1bd-0324-424f-88d3-a92a12b2d8c6"]},{"id":"ITEM-2","itemData":{"DOI":"https://doi.org/10.1016/S0735-1097(83)80269-1","ISSN":"0735-1097","abstract":"The distribution of left ventricular hypertrophy was assessed by M-mode and two-dimensional echocardiography in 89 patients with hypertrophic cardiomyopathy. Myocardial thickness was measured in the septum and the free and posterior wall in both the proximal and distal left ventricle. All patients had at least one myocardial region that was hypertrophied. The predominant pattern of hypertrophy was denned as symmetric (31 %), asymmetric septal (55%) and distal ventricular (14%). The spectrum of wall thickness measurements between patients with symmetric hypertrophy was wide (1.5 to 4.5 cm) and was not related to age. In patients with asymmetric septal hypertrophy, the distribution of hypertrophy conformed to previously described patterns; hypertrophy was localized to the anterior septum (14%) or the anterior and posterior septum (35%) or involved both the septum and the left ventricular free wall (51%). The patients with distal ventricular hypertrophy had marked papillary muscle thickening, and only 1 of 12 patients could be correctly diagnosed using M-mode echocardiography. The proportion of patients with symmetric and distal ventricular hypertrophy was greater than that reported when patients are selected on the basis of M-mode diagnostic criteria. This reflects the limitations of the M-mode technique in the assessment of left ventricular hypertrophy and suggests that the recognition and understanding of hypertrophic cardiomyopathy have been biased by patients with asymmetric septal hypertrophy who previously were most readily identified.","author":[{"dropping-particle":"","family":"Shapiro","given":"Leonard M","non-dropping-particle":"","parse-names":false,"suffix":""},{"dropping-particle":"","family":"McKenna","given":"William J","non-dropping-particle":"","parse-names":false,"suffix":""}],"container-title":"Journal of the American College of Cardiology","id":"ITEM-2","issue":"3","issued":{"date-parts":[["1983"]]},"page":"437-444","title":"Distribution of left ventricular hypertrophy in hypertrophic cardiomyopathy: A two-dimensional echocardiographic study","type":"article-journal","volume":"2"},"uris":["http://www.mendeley.com/documents/?uuid=0b835546-ac5d-4b99-94ec-9f20c617e871"]}],"mendeley":{"formattedCitation":"[9], [10]","plainTextFormattedCitation":"[9], [10]","previouslyFormattedCitation":"[9], [10]"},"properties":{"noteIndex":0},"schema":"https://github.com/citation-style-language/schema/raw/master/csl-citation.json"}</w:instrText>
      </w:r>
      <w:r w:rsidRPr="00D83C84">
        <w:rPr>
          <w:rFonts w:ascii="Times New Roman" w:hAnsi="Times New Roman" w:cs="Times New Roman"/>
        </w:rPr>
        <w:fldChar w:fldCharType="separate"/>
      </w:r>
      <w:r w:rsidRPr="000839D3">
        <w:rPr>
          <w:rFonts w:ascii="Times New Roman" w:hAnsi="Times New Roman" w:cs="Times New Roman"/>
          <w:noProof/>
        </w:rPr>
        <w:t>[9], [10]</w:t>
      </w:r>
      <w:r w:rsidRPr="00D83C84">
        <w:rPr>
          <w:rFonts w:ascii="Times New Roman" w:hAnsi="Times New Roman" w:cs="Times New Roman"/>
        </w:rPr>
        <w:fldChar w:fldCharType="end"/>
      </w:r>
      <w:r w:rsidRPr="00D83C84">
        <w:rPr>
          <w:rFonts w:ascii="Times New Roman" w:hAnsi="Times New Roman" w:cs="Times New Roman"/>
        </w:rPr>
        <w:t>.</w:t>
      </w:r>
      <w:r>
        <w:rPr>
          <w:rFonts w:ascii="Times New Roman" w:hAnsi="Times New Roman" w:cs="Times New Roman"/>
        </w:rPr>
        <w:t xml:space="preserve">  </w:t>
      </w:r>
      <w:r w:rsidRPr="00DD2D72">
        <w:rPr>
          <w:rFonts w:ascii="Times New Roman" w:hAnsi="Times New Roman" w:cs="Times New Roman"/>
        </w:rPr>
        <w:t xml:space="preserve">In both </w:t>
      </w:r>
      <w:r>
        <w:rPr>
          <w:rFonts w:ascii="Times New Roman" w:hAnsi="Times New Roman" w:cs="Times New Roman"/>
        </w:rPr>
        <w:t>pheno</w:t>
      </w:r>
      <w:r w:rsidRPr="00DD2D72">
        <w:rPr>
          <w:rFonts w:ascii="Times New Roman" w:hAnsi="Times New Roman" w:cs="Times New Roman"/>
        </w:rPr>
        <w:t>types</w:t>
      </w:r>
      <w:r>
        <w:rPr>
          <w:rFonts w:ascii="Times New Roman" w:hAnsi="Times New Roman" w:cs="Times New Roman"/>
        </w:rPr>
        <w:t xml:space="preserve">, </w:t>
      </w:r>
      <w:r w:rsidRPr="00DD2D72">
        <w:rPr>
          <w:rFonts w:ascii="Times New Roman" w:hAnsi="Times New Roman" w:cs="Times New Roman"/>
        </w:rPr>
        <w:t xml:space="preserve">myocardial fiber disarray </w:t>
      </w:r>
      <w:r>
        <w:rPr>
          <w:rFonts w:ascii="Times New Roman" w:hAnsi="Times New Roman" w:cs="Times New Roman"/>
        </w:rPr>
        <w:t xml:space="preserve">is </w:t>
      </w:r>
      <w:r w:rsidRPr="00DD2D72">
        <w:rPr>
          <w:rFonts w:ascii="Times New Roman" w:hAnsi="Times New Roman" w:cs="Times New Roman"/>
        </w:rPr>
        <w:t xml:space="preserve">a histopathological hallmark </w:t>
      </w:r>
      <w:r w:rsidRPr="00DD2D72">
        <w:rPr>
          <w:rFonts w:ascii="Times New Roman" w:hAnsi="Times New Roman" w:cs="Times New Roman"/>
        </w:rPr>
        <w:fldChar w:fldCharType="begin" w:fldLock="1"/>
      </w:r>
      <w:r>
        <w:rPr>
          <w:rFonts w:ascii="Times New Roman" w:hAnsi="Times New Roman" w:cs="Times New Roman"/>
        </w:rPr>
        <w:instrText>ADDIN CSL_CITATION {"citationItems":[{"id":"ITEM-1","itemData":{"DOI":"10.1016/S1054-8807(03)00036-X","ISSN":"10548807","PMID":"12763554","abstract":"Background: No large surgical series have qualitatively examined all histopathologic features of hypertrophic cardiomyopathy (HCM). Methods: Medical records and microscopic slides were reviewed from 204 patients undergoing septal myectomy for HCM at Mayo Clinic Rochester. Results: The 108 females and 96 males (1-86 years old; mean, 48) included 133 patients &lt;60 years old (Group 1) and 71 patients ≥60 years (Group 2). Clinical features more prevalent in Group 2 than in Group 1 included female gender (68% vs. 45%; P=.003), aortic valve disease (31% vs. 12%; P=.01) and severe coronary atherosclerosis (43% vs. 9%; P=.001). Overall, microscopic abnormalities included myocyte hypertrophy (100%), endocardial (96%) and myocardial (93%) fibrosis, myocyte disarray (79%) and vacuolization (60%), endocardial inflammation (48%), arterial thickening (46%), dilated venules (28%), arterial dysplasia (16%), left bundle branch tissue (12%), infarction (2%), endocardial (1%) and myocardial (&lt;1%) calcium, and amyloid (1%; senile type in all three). Lesions more prevalent in Group 1 than Group 2 were vacuolization (68% vs. 45%; P=.002), disarray (87% vs. 65%; P=.0003) and dilated venules (33% vs. 18%; P=.02). In contrast, lesions more frequent in Group 2 than in Group 1 included left bundle branch (20% vs. 8%; P=.02) and amyloid and endocardial calcium (4% vs. 0%; P=.04, each). Conclusions: Among patients undergoing septal myectomy for HCM, 53% were women and 35% were ≥60 years old. The most common microscopic features were hypertrophy, disarray, fibrosis, inflammation and vascular alterations. Disarray cannot be used as a morphologic hallmark for HCM in small surgical myectomy specimens because it was absent in 21% of the patients. Because amyloid unexpectedly affected three elderly patients, routine amyloid staining is recommended for patients ≥65 years old. © 2003 Elsevier Inc. All rights reserved.","author":[{"dropping-particle":"","family":"Lamke","given":"Geoffrey T.","non-dropping-particle":"","parse-names":false,"suffix":""},{"dropping-particle":"","family":"Allen","given":"Rachel D.","non-dropping-particle":"","parse-names":false,"suffix":""},{"dropping-particle":"","family":"Edwards","given":"William D.","non-dropping-particle":"","parse-names":false,"suffix":""},{"dropping-particle":"","family":"Tazelaar","given":"Henry D.","non-dropping-particle":"","parse-names":false,"suffix":""},{"dropping-particle":"","family":"Danielson","given":"Gordon K.","non-dropping-particle":"","parse-names":false,"suffix":""}],"container-title":"Cardiovascular Pathology","id":"ITEM-1","issued":{"date-parts":[["2003"]]},"title":"Surgical pathology of subaortic septal myectomy associated with hypertrophic cardiomyopathy: A study of 204 cases (1996-2000)","type":"article-journal"},"uris":["http://www.mendeley.com/documents/?uuid=7f9ed118-2f15-42b2-a960-500b4dd1c79f"]}],"mendeley":{"formattedCitation":"[11]","plainTextFormattedCitation":"[11]","previouslyFormattedCitation":"[11]"},"properties":{"noteIndex":0},"schema":"https://github.com/citation-style-language/schema/raw/master/csl-citation.json"}</w:instrText>
      </w:r>
      <w:r w:rsidRPr="00DD2D72">
        <w:rPr>
          <w:rFonts w:ascii="Times New Roman" w:hAnsi="Times New Roman" w:cs="Times New Roman"/>
        </w:rPr>
        <w:fldChar w:fldCharType="separate"/>
      </w:r>
      <w:r w:rsidRPr="000839D3">
        <w:rPr>
          <w:rFonts w:ascii="Times New Roman" w:hAnsi="Times New Roman" w:cs="Times New Roman"/>
          <w:noProof/>
        </w:rPr>
        <w:t>[11]</w:t>
      </w:r>
      <w:r w:rsidRPr="00DD2D72">
        <w:rPr>
          <w:rFonts w:ascii="Times New Roman" w:hAnsi="Times New Roman" w:cs="Times New Roman"/>
        </w:rPr>
        <w:fldChar w:fldCharType="end"/>
      </w:r>
      <w:r>
        <w:rPr>
          <w:rFonts w:ascii="Times New Roman" w:hAnsi="Times New Roman" w:cs="Times New Roman"/>
        </w:rPr>
        <w:t xml:space="preserve"> that is</w:t>
      </w:r>
      <w:r w:rsidR="00497482">
        <w:rPr>
          <w:rFonts w:ascii="Times New Roman" w:hAnsi="Times New Roman" w:cs="Times New Roman"/>
        </w:rPr>
        <w:t xml:space="preserve"> either</w:t>
      </w:r>
      <w:r>
        <w:rPr>
          <w:rFonts w:ascii="Times New Roman" w:hAnsi="Times New Roman" w:cs="Times New Roman"/>
        </w:rPr>
        <w:t xml:space="preserve"> confined to some particular region in the LV or </w:t>
      </w:r>
      <w:r w:rsidRPr="00DD2D72">
        <w:rPr>
          <w:rFonts w:ascii="Times New Roman" w:hAnsi="Times New Roman" w:cs="Times New Roman"/>
        </w:rPr>
        <w:t xml:space="preserve">is distributed throughout the entire LV. </w:t>
      </w:r>
      <w:r>
        <w:rPr>
          <w:rFonts w:ascii="Times New Roman" w:hAnsi="Times New Roman" w:cs="Times New Roman"/>
        </w:rPr>
        <w:t>Besides myofiber disarray,</w:t>
      </w:r>
      <w:r w:rsidRPr="00677598">
        <w:rPr>
          <w:rFonts w:ascii="Times New Roman" w:hAnsi="Times New Roman" w:cs="Times New Roman"/>
        </w:rPr>
        <w:t xml:space="preserve"> </w:t>
      </w:r>
      <w:r>
        <w:rPr>
          <w:rFonts w:ascii="Times New Roman" w:hAnsi="Times New Roman" w:cs="Times New Roman"/>
        </w:rPr>
        <w:t>HCM</w:t>
      </w:r>
      <w:r w:rsidRPr="00677598">
        <w:rPr>
          <w:rFonts w:ascii="Times New Roman" w:hAnsi="Times New Roman" w:cs="Times New Roman"/>
        </w:rPr>
        <w:t xml:space="preserve"> is </w:t>
      </w:r>
      <w:r>
        <w:rPr>
          <w:rFonts w:ascii="Times New Roman" w:hAnsi="Times New Roman" w:cs="Times New Roman"/>
        </w:rPr>
        <w:t>also associated with</w:t>
      </w:r>
      <w:r w:rsidRPr="00677598">
        <w:rPr>
          <w:rFonts w:ascii="Times New Roman" w:hAnsi="Times New Roman" w:cs="Times New Roman"/>
        </w:rPr>
        <w:t xml:space="preserve"> </w:t>
      </w:r>
      <w:r>
        <w:rPr>
          <w:rFonts w:ascii="Times New Roman" w:hAnsi="Times New Roman" w:cs="Times New Roman"/>
        </w:rPr>
        <w:t>other</w:t>
      </w:r>
      <w:r w:rsidRPr="00677598">
        <w:rPr>
          <w:rFonts w:ascii="Times New Roman" w:hAnsi="Times New Roman" w:cs="Times New Roman"/>
        </w:rPr>
        <w:t xml:space="preserve"> key</w:t>
      </w:r>
      <w:r w:rsidR="00497482">
        <w:rPr>
          <w:rFonts w:ascii="Times New Roman" w:hAnsi="Times New Roman" w:cs="Times New Roman"/>
        </w:rPr>
        <w:t xml:space="preserve"> histopathological</w:t>
      </w:r>
      <w:r w:rsidRPr="00677598">
        <w:rPr>
          <w:rFonts w:ascii="Times New Roman" w:hAnsi="Times New Roman" w:cs="Times New Roman"/>
        </w:rPr>
        <w:t xml:space="preserve"> features such as asymmetrical septal hypertrophy</w:t>
      </w:r>
      <w:r>
        <w:rPr>
          <w:rFonts w:ascii="Times New Roman" w:hAnsi="Times New Roman" w:cs="Times New Roman"/>
        </w:rPr>
        <w:t xml:space="preserve"> in the LV</w:t>
      </w:r>
      <w:r w:rsidRPr="00677598">
        <w:rPr>
          <w:rFonts w:ascii="Times New Roman" w:hAnsi="Times New Roman" w:cs="Times New Roman"/>
        </w:rPr>
        <w:t xml:space="preserve">, changes in </w:t>
      </w:r>
      <w:r>
        <w:rPr>
          <w:rFonts w:ascii="Times New Roman" w:hAnsi="Times New Roman" w:cs="Times New Roman"/>
        </w:rPr>
        <w:t xml:space="preserve">the myocardial </w:t>
      </w:r>
      <w:r w:rsidRPr="00677598">
        <w:rPr>
          <w:rFonts w:ascii="Times New Roman" w:hAnsi="Times New Roman" w:cs="Times New Roman"/>
        </w:rPr>
        <w:t xml:space="preserve">contractility, and </w:t>
      </w:r>
      <w:r>
        <w:rPr>
          <w:rFonts w:ascii="Times New Roman" w:hAnsi="Times New Roman" w:cs="Times New Roman"/>
        </w:rPr>
        <w:t xml:space="preserve">cardiac </w:t>
      </w:r>
      <w:r w:rsidRPr="00677598">
        <w:rPr>
          <w:rFonts w:ascii="Times New Roman" w:hAnsi="Times New Roman" w:cs="Times New Roman"/>
        </w:rPr>
        <w:t>fibrosis</w:t>
      </w:r>
      <w:r>
        <w:rPr>
          <w:rFonts w:ascii="Times New Roman" w:hAnsi="Times New Roman" w:cs="Times New Roman"/>
        </w:rPr>
        <w:t xml:space="preserve"> </w:t>
      </w:r>
      <w:r w:rsidRPr="00677598">
        <w:rPr>
          <w:rFonts w:ascii="Times New Roman" w:hAnsi="Times New Roman" w:cs="Times New Roman"/>
        </w:rPr>
        <w:fldChar w:fldCharType="begin" w:fldLock="1"/>
      </w:r>
      <w:r w:rsidR="008E44FE">
        <w:rPr>
          <w:rFonts w:ascii="Times New Roman" w:hAnsi="Times New Roman" w:cs="Times New Roman"/>
        </w:rPr>
        <w:instrText>ADDIN CSL_CITATION {"citationItems":[{"id":"ITEM-1","itemData":{"DOI":"10.1136/hrt.44.4.433","ISSN":"00070769","PMID":"7191711","abstract":"The topography and specificity of fibre disarray and fibrosis in hypertrophic obstructive cardiomyopathy were determined in a histological study comprising 40 necropsy hearts - 10 with hypertrophic cardiomyopathy, 10 with congestive cardiomyopathy, 10 with aortic valve stenosis, and 10 normal hearts. Seven standard regional sections were sampled from each heart and graded 'double-blind' (tissue location and disease entity) for severity and extent of fibre disarray and four distinct types of myocardial fibrosis. Statistical comparison of the severity and distribution of indices of fibre disarray and fibrosis within each group and between the normal and the disease groups showed that fibre disarray and fibrosis were qualitatively non-specific for hypertrophic cardiomyopathy. However, when fibre disarray was quantified it was significantly increased in hypertrophic cardiomyopathy and allowed separation of hearts with hypertrophic cardiomyopathy from normal hearts and from those with congestive cardiomyopathy and aortic stenosis; it did not vary significantly among sections of the left ventricle (that is, between the septum and the free wall) in hypertrophic cardiomyopathy; it was closely associated with plexiform fibrosis; and it varied independently of wall and septal thickness. Though the histogenesis of fibre disarray is unknown, it probably represents an exaggeration of a non-specific common pathway for many diverse pathophysiological processes.","author":[{"dropping-particle":"","family":"St John Sutton","given":"M. G.","non-dropping-particle":"","parse-names":false,"suffix":""},{"dropping-particle":"","family":"Lie","given":"J. T.","non-dropping-particle":"","parse-names":false,"suffix":""},{"dropping-particle":"","family":"Anderson","given":"K. R.","non-dropping-particle":"","parse-names":false,"suffix":""},{"dropping-particle":"","family":"O'Brien","given":"P. C.","non-dropping-particle":"","parse-names":false,"suffix":""},{"dropping-particle":"","family":"Frye","given":"R. L.","non-dropping-particle":"","parse-names":false,"suffix":""}],"container-title":"British Heart Journal","id":"ITEM-1","issued":{"date-parts":[["1980"]]},"title":"Histopathological specificity of hypertrophic obstructive cardiomyopathy. Myocardial fibre disarray and myocardial fibrosis","type":"article-journal"},"uris":["http://www.mendeley.com/documents/?uuid=762d8816-8a21-4d80-88a2-44341f58c615"]},{"id":"ITEM-2","itemData":{"DOI":"10.1161/01.CIR.60.3.685","ISSN":"00097322","abstract":"The presence of numerous abnormally arranged cardiac muscle cells in the ventricular septum has been considered a characteristic anatomic feature of hypertrophic cardiomyopathy. However, it has been suggested that the ventricular septum of infants with certain congenital cardiac diseases (such as aortic or pulmonic valve atresia) contains disorganized cardiac muscle cells similar to those in patients with hypertrophic cardiomyopathy. To test the validity of this concept and the true specificity and sensitivity of septal disorganization for hypertrophic cardiomyopathy, sections of ventricular septum were obtained at necropsy from 276 patients and the extent of ventricular septal disorganization was determined quantitatively. Disorganization was most marked in infants, children and adults with hypertrophic cardiomyopathy (i.e., present in 95% of 60 patients); the mean area of septum disorganized was 31 ± 3%. Although disorganized cells were present in 64% of 33 infants with aortic or pulmonic valve atresia, these cells occupied extremely small areas of ventricular septum (mean area of septum disorganized 2.8 ± 0.7%; p &lt; 0.001). Furthermore, the minimal septal disorganization present in aortic or pulmonic valve atresia was similar to that found in 91 infants with other congenital heart malformations and in 92 normal fetuses or infants (mean area of septum disorganized was 1.4 ± 0.6 and 0.3 ± 0.1%, respectively). Hence, extensive ventricular septal disorganization is a highly sensitive and specific finding for hypertrophic cardiomyopathy, although small areas of disorganization may occur in infants with other heart diseases, including aortic or pulmonic valve atresia.","author":[{"dropping-particle":"","family":"Maron","given":"B. J.","non-dropping-particle":"","parse-names":false,"suffix":""},{"dropping-particle":"","family":"Sato","given":"N.","non-dropping-particle":"","parse-names":false,"suffix":""},{"dropping-particle":"","family":"Roberts","given":"W. C.","non-dropping-particle":"","parse-names":false,"suffix":""},{"dropping-particle":"","family":"Edwards","given":"J. E.","non-dropping-particle":"","parse-names":false,"suffix":""},{"dropping-particle":"","family":"Chandra","given":"R. S.","non-dropping-particle":"","parse-names":false,"suffix":""}],"container-title":"Circulation","id":"ITEM-2","issued":{"date-parts":[["1979"]]},"title":"Quantitative analysis of cardiac muscle cell disorganization in the ventricular septum. Comparison of fetuses and infants with and without congenital heart disease and patients with hypertrophic cardiomyopathy","type":"article-journal"},"uris":["http://www.mendeley.com/documents/?uuid=115c72fd-8a75-4816-9c7f-9e8584d52785"]},{"id":"ITEM-3","itemData":{"DOI":"10.1161/01.CIR.59.4.689","ISSN":"00097322","PMID":"570464","abstract":"The presence of numerous abnormally arranged cardiac muscle cells in the ventricular septum has been considered a characteristic anatomic feature of patients with hypertrophic cardiomyopathy. To determine the specificity of this histologic marker for patients with hypertrophic cardiomyopathy, the authors used a quantitative method to determine the area of myocardium occupied by disorganized cells. In hypertrophic cardiomyopathy, septal disorganization was present in 94% of the 54 patients studied at necropsy. Furthermore, disorganization was extensive in most of these patients, involving 5% or more of the transverse plane tissue secretion in 89% of the patients and 25% or more of the section in 56% of the patients. Septal disorganization was best identified in tissue sections cut perpendicular to the long axis of the left ventricle. Septal disorganization was present in only 26% of the 144 control patients with other heart diseases or normal hearts. Most important, when present in these patients, disorganization was usually limited in extent. In only 7% of the controls studied did abnormally arranged cells occupy 5% or more of the tissue section. The average area of septum disorganized was 31 ± 3% (mean ± SEM) in patients with hypertrophic cardiomyopathy and only 1.5 ± 0.6% in the controls (p&lt;0.001). Hence, while the presence of ventricular septal disorganization is not pathognomonic of hypertrophic cardiomyopathy, widespread distribution of this abnormality is a very sensitive and specific histologic marker for this disease.","author":[{"dropping-particle":"","family":"Maron","given":"B. J.","non-dropping-particle":"","parse-names":false,"suffix":""},{"dropping-particle":"","family":"Roberts","given":"W. C.","non-dropping-particle":"","parse-names":false,"suffix":""}],"container-title":"Circulation","id":"ITEM-3","issued":{"date-parts":[["1979"]]},"title":"Quantitative analysis of cardiac muscle cell disorganization in the ventricular septum of patients with hypertrophic cardiomyopathy","type":"article-journal"},"uris":["http://www.mendeley.com/documents/?uuid=7ab90d3e-dbc7-4e56-a955-4a7dae590797"]},{"id":"ITEM-4","itemData":{"DOI":"10.1161/01.RES.0000012222.70819.64","ISSN":"00097330","PMID":"11909824","abstract":"Familial hypertrophic cardiomyopathy (FHC) is an inherited autosomal dominant disease caused by mutations in sarcomeric proteins. Among these, mutations that affect myosin binding protein-C (MyBP-C), an abundant component of the thick filaments, account for 20% to 30% of all mutations linked to FHC. However, the mechanisms by which MyBP-C mutations cause disease and the function of MyBP-C are not well understood. Therefore, to assess deficits due to elimination of MyBP-C, we used gene targeting to produce a knockout mouse that lacks MyBP-C in the heart. Knockout mice were produced by deletion of exons 3 to 10 from the endogenous cardiac (c) MyBP-C gene in murine embryonic stem (ES) cells and subsequent breeding of chimeric founder mice to obtain mice heterozygous (+/-) and homozygous (-/-) for the knockout allele. Wild-type (+/+), cMyBP-C+/-, and cMyBP-C-/- mice were born in accordance with Mendelian inheritance ratios, survived into adulthood, and were fertile. Western blot analyses confirmed that cMyBP-C was absent in hearts of homozygous knockout mice. Whereas cMyBP-C+/- mice were indistinguishable from wild-type littermates, cMyBP-C-/- mice exhibited significant cardiac hypertrophy. Cardiac function, assessed using 2-dimensionally guided M-mode echocardiography, showed significantly depressed indices of diastolic and systolic function only in cMyBP-C-/- mice. Ca2+ sensitivity of tension, measured in single skinned myocytes, was reduced in cMyBP-C-/- but not cMyBP-C+/- mice. These results establish that cMyBP-C is not essential for cardiac development but that the absence of cMyBP-C results in profound cardiac hypertrophy and impaired contractile function.","author":[{"dropping-particle":"","family":"Harris","given":"Samantha P.","non-dropping-particle":"","parse-names":false,"suffix":""},{"dropping-particle":"","family":"Bartley","given":"Christopher R.","non-dropping-particle":"","parse-names":false,"suffix":""},{"dropping-particle":"","family":"Hacker","given":"Timothy A.","non-dropping-particle":"","parse-names":false,"suffix":""},{"dropping-particle":"","family":"McDonald","given":"Kerry S.","non-dropping-particle":"","parse-names":false,"suffix":""},{"dropping-particle":"","family":"Douglas","given":"Pamela S.","non-dropping-particle":"","parse-names":false,"suffix":""},{"dropping-particle":"","family":"Greaser","given":"Marion L.","non-dropping-particle":"","parse-names":false,"suffix":""},{"dropping-particle":"","family":"Powers","given":"Patricia A.","non-dropping-particle":"","parse-names":false,"suffix":""},{"dropping-particle":"","family":"Moss","given":"Richard L.","non-dropping-particle":"","parse-names":false,"suffix":""}],"container-title":"Circulation Research","id":"ITEM-4","issued":{"date-parts":[["2002"]]},"title":"Hypertrophic cardiomyopathy in cardiac myosin binding protein-C knockout mice","type":"article-journal"},"uris":["http://www.mendeley.com/documents/?uuid=e4acb0c2-93df-4397-bb1c-82724b95c3fe"]},{"id":"ITEM-5","itemData":{"DOI":"10.1161/01.RES.0000096363.85588.9A","ISSN":"00097330","PMID":"14500336","abstract":"Myosin binding protein-C (MyBP-C) is localized to the thick filaments of striated muscle where it appears to have both structural and regulatory functions. Importantly, mutations in the cardiac MyBP-C gene are associated with familial hypertrophic cardiomyopathy. The purpose of this study was to examine the role that MyBP-C plays in regulating force, power output, and force development rates in cardiac myocytes. Skinned cardiac myocytes from wild-type (WT) and MyBP-C knockout (MyBP-C-/-) mice were attached between a force transducer and position motor. Force, loaded shortening velocities, and rates of force redevelopment were measured during both maximal and half-maximal Ca2+ activations. Isometric force was not different between the two groups with force being 17.0±7.2 and 20.5±3.1 kN/m2 in wild-type and MyBP-C-/- myocytes, respectively. Peak normalized power output was significantly increased by 26% in MyBP-C-/- myocytes (0.15±0.01 versus 0.19±0.03 P/Po · ML/sec) during maximal Ca2+ activations. Interestingly, peak power output in MyBP-C-/- myocytes was increased to an even greater extent (46%, 0.09±0.03 versus 0.14±0.02 P/Po · ML/sec) during half-maximal Ca2+ activations. There was also an effect on the rate constant of force redevelopment (ktr) during half-maximal Ca2+ activations, with ktr being significantly greater in MyBP-C-/- myocytes (WT=5.8±0.9 s-1 versus MyBP-C-=7.7±1.7 s-1). These results suggest that cMyBP-C is an important regulator of myocardial work capacity whereby MyBP-C acts to limit power output.","author":[{"dropping-particle":"","family":"Korte","given":"F. Steven","non-dropping-particle":"","parse-names":false,"suffix":""},{"dropping-particle":"","family":"McDonald","given":"Kerry S.","non-dropping-particle":"","parse-names":false,"suffix":""},{"dropping-particle":"","family":"Harris","given":"Samantha P.","non-dropping-particle":"","parse-names":false,"suffix":""},{"dropping-particle":"","family":"Moss","given":"Richard L.","non-dropping-particle":"","parse-names":false,"suffix":""}],"container-title":"Circulation Research","id":"ITEM-5","issued":{"date-parts":[["2003"]]},"title":"Loaded Shortening, Power Output, and Rate of Force Redevelopment Are Increased With Knockout of Cardiac Myosin Binding Protein-C","type":"article-journal"},"uris":["http://www.mendeley.com/documents/?uuid=87a8bdd7-d0c1-4d00-9c8a-5aafceb77f14"]},{"id":"ITEM-6","itemData":{"DOI":"10.1016/j.cardiores.2004.04.009","ISSN":"00086363","PMID":"15249187","abstract":"Objective: Cardiac myosin-binding protein C (cMyBP-C) gene mutations are involved in familial hypertrophic cardiomyopathy (FHC). Many of these mutations produce truncated proteins, which are unstable in the cardiac tissue of patients, suggesting that haploinsufficiency could account for the development of the phenotype. However, existing mouse models of cMyBP-C gene mutations have represented hypomorphic alleles without evidence of asymmetric septal hypertrophy, a key FHC phenotypic feature. In the present study, we generated a new model of cMyBP-C null mice and characterized the phenotype in both homozygotes and heterozygotes at different ages. Methods: The mouse model was based upon the targeted deletion of exons 1 and 2, which contain the transcription initiation site, and the phenotype was determined by molecular, functional and morphological analyses. Results: Herein, we demonstrate that inactivation of one or two mouse cMyBP-C alleles leads to different cardiac disorders at different post-natal time windows. The homozygous cMyBP-C null mice do not express the cMyBP-C gene, develop eccentric left ventricular hypertrophy with decreased fractional shortening at 3-4 months of age and a markedly impaired relaxation after 9 months. This is associated with myocardial disarray and an increase of interstitial fibrosis. The heterozygous cMyBP-C null mice present a slight but significant decrease of cMyBP-C amount and develop asymmetric septal hypertrophy associated with fibrosis at 10-11 months of age. Conclusion: These data provide evidence that heterozygous cMyBP-C null mice represent the first model with a key feature of human FHC that is asymmetric septal hypertrophy.","author":[{"dropping-particle":"","family":"Carrier","given":"Lucie","non-dropping-particle":"","parse-names":false,"suffix":""},{"dropping-particle":"","family":"Knöll","given":"Ralph","non-dropping-particle":"","parse-names":false,"suffix":""},{"dropping-particle":"","family":"Vignier","given":"Nicolas","non-dropping-particle":"","parse-names":false,"suffix":""},{"dropping-particle":"","family":"Keller","given":"Dagmar I.","non-dropping-particle":"","parse-names":false,"suffix":""},{"dropping-particle":"","family":"Bausero","given":"Pedro","non-dropping-particle":"","parse-names":false,"suffix":""},{"dropping-particle":"","family":"Prudhon","given":"Bernard","non-dropping-particle":"","parse-names":false,"suffix":""},{"dropping-particle":"","family":"Isnard","given":"Richard","non-dropping-particle":"","parse-names":false,"suffix":""},{"dropping-particle":"","family":"Ambroisine","given":"Marie Lory","non-dropping-particle":"","parse-names":false,"suffix":""},{"dropping-particle":"","family":"Fiszman","given":"Marc","non-dropping-particle":"","parse-names":false,"suffix":""},{"dropping-particle":"","family":"Ross","given":"John","non-dropping-particle":"","parse-names":false,"suffix":""},{"dropping-particle":"","family":"Schwartz","given":"Ketty","non-dropping-particle":"","parse-names":false,"suffix":""},{"dropping-particle":"","family":"Chien","given":"Kenneth R.","non-dropping-particle":"","parse-names":false,"suffix":""}],"container-title":"Cardiovascular Research","id":"ITEM-6","issued":{"date-parts":[["2004"]]},"title":"Asymmetric septal hypertrophy in heterozygous cMyBP-C null mice","type":"article-journal"},"uris":["http://www.mendeley.com/documents/?uuid=0093692e-bb6e-47cc-831e-137291bf1801"]},{"id":"ITEM-7","itemData":{"DOI":"10.1152/ajpheart.01037.2006","ISSN":"03636135","PMID":"17122190","abstract":"Cardiac myosin binding protein-C (cMyBP-C) is a thick filament-associated protein that binds tightly to myosin and has a potential role for modulating myocardial contraction. We tested the hypothesis that cMyBP-C 1) contributes to the enhanced in vivo contractile state following β-adrenergic stimulation and 2) is necessary for myocardial adaptation to chronic increases in afterload. In vivo pressure-volume relations demonstrated that left ventricular (LV) systolic and diastolic function were compromised under basal conditions in cMyBP-C-/- compared with WT mice. Moreover, whereas β-adrenergic treatment significantly improved ejection fraction, peak elastance, and the time to peak elastance in WT mice, these functional indexes remained unchanged in cMyBP-C-/- mice. Morphological and functional changes were measured through echocardiography in anesthetized mice following 5 wk of aortic banding. Adaptation to pressure overload was diminished in cMyBP-C-/- mice as characterized by a lack of an increase in posterior wall thickness, increased LV diameter, deterioration of fractional shortening, and prolonged isovolumic relaxation time. These results suggest that the absence of cMyBP-C significantly diminishes in vivo LV function and markedly attenuates the increase in LV contractility following β-adrenergic stimulation or adaptation to pressure overload. Copyright © 2007 the American Physiological Society.","author":[{"dropping-particle":"","family":"Brickson","given":"S.","non-dropping-particle":"","parse-names":false,"suffix":""},{"dropping-particle":"","family":"Fitzsimons","given":"D. P.","non-dropping-particle":"","parse-names":false,"suffix":""},{"dropping-particle":"","family":"Pereira","given":"L.","non-dropping-particle":"","parse-names":false,"suffix":""},{"dropping-particle":"","family":"Hacker","given":"T.","non-dropping-particle":"","parse-names":false,"suffix":""},{"dropping-particle":"","family":"Valdivia","given":"H.","non-dropping-particle":"","parse-names":false,"suffix":""},{"dropping-particle":"","family":"Moss","given":"R. L.","non-dropping-particle":"","parse-names":false,"suffix":""}],"container-title":"American Journal of Physiology - Heart and Circulatory Physiology","id":"ITEM-7","issued":{"date-parts":[["2007"]]},"title":"In vivo left ventricular functional capacity is compromised in cMyBP-C null mice","type":"article-journal"},"uris":["http://www.mendeley.com/documents/?uuid=c0f8ff27-0702-490f-bc9e-88982cc4d556"]},{"id":"ITEM-8","itemData":{"DOI":"10.1016/j.jmb.2008.09.013","ISSN":"00222836","PMID":"18817784","abstract":"Myosin binding protein C (MyBP-C) is a component of the thick filament of striated muscle. The importance of this protein is revealed by recent evidence that mutations in the cardiac gene are a major cause of familial hypertrophic cardiomyopathy. Here we investigate the distribution of MyBP-C in the A-bands of cardiac and skeletal muscles and compare this to the A-band structure in cardiac muscle of MyBP-C-deficient mice. We have used a novel averaging technique to obtain the axial density distribution of A-bands in electron micrographs of well-preserved specimens. We show that cardiac and skeletal A-bands are very similar, with a length of 1.58 ± 0.01 μm. In normal cardiac and skeletal muscle, the distributions are very similar, showing clearly the series of 11 prominent accessory protein stripes in each half of the A-band spaced axially at 43-nm intervals and starting at the edge of the bare zone. We show by antibody labelling that in cardiac muscle the distal nine stripes are the location of MyBP-C. These stripes are considerably suppressed in the knockout mouse hearts as expected. Myosin heads on the surface of the thick filament in relaxed muscle are thought to be arranged in a three-stranded quasi-helix with a mean 14.3-nm axial cross bridge spacing and a 43 nm helix repeat. Extra \"forbidden\" meridional reflections, at orders of 43 nm, in X-ray diffraction patterns of muscle have been interpreted as due to an axial perturbation of some levels of myosin heads. However, in the MyBP-C-deficient hearts these extra meridional reflections are weak or absent, suggesting that they are due to MyBP-C itself or to MyBP-C in combination with a head perturbation brought about by the presence of MyBP-C. © 2008 Elsevier Ltd. All rights reserved.","author":[{"dropping-particle":"","family":"Luther","given":"Pradeep K.","non-dropping-particle":"","parse-names":false,"suffix":""},{"dropping-particle":"","family":"Bennett","given":"Pauline M.","non-dropping-particle":"","parse-names":false,"suffix":""},{"dropping-particle":"","family":"Knupp","given":"Carlo","non-dropping-particle":"","parse-names":false,"suffix":""},{"dropping-particle":"","family":"Craig","given":"Roger","non-dropping-particle":"","parse-names":false,"suffix":""},{"dropping-particle":"","family":"Padrón","given":"Raúl","non-dropping-particle":"","parse-names":false,"suffix":""},{"dropping-particle":"","family":"Harris","given":"Samantha P.","non-dropping-particle":"","parse-names":false,"suffix":""},{"dropping-particle":"","family":"Patel","given":"Jitendrakumar","non-dropping-particle":"","parse-names":false,"suffix":""},{"dropping-particle":"","family":"Moss","given":"Richard L.","non-dropping-particle":"","parse-names":false,"suffix":""}],"container-title":"Journal of Molecular Biology","id":"ITEM-8","issued":{"date-parts":[["2008"]]},"title":"Understanding the Organisation and Role of Myosin Binding Protein C in Normal Striated Muscle by Comparison with MyBP-C Knockout Cardiac Muscle","type":"article-journal"},"uris":["http://www.mendeley.com/documents/?uuid=10b3753c-c69e-46e3-bef1-f3765775c78b"]},{"id":"ITEM-9","itemData":{"DOI":"10.1111/joa.13058","ISSN":"14697580","PMID":"31347708","abstract":"Myoarchitectural disarray – the multiscalar disorganisation of myocytes, is a recognised histopathological hallmark of adult human hypertrophic cardiomyopathy (HCM). It occurs before the establishment of left ventricular hypertrophy (LVH) but its early origins and evolution around the time of birth are unknown. Our aim is to investigate whether myoarchitectural abnormalities in HCM are present in the fetal heart. We used wild-type, heterozygous and homozygous hearts (n = 56) from a Mybpc3-targeted knock-out HCM mouse model and imaged the 3D micro-structure by high-resolution episcopic microscopy. We developed a novel structure tensor approach to extract, display and quantify myocyte orientation and its local angular uniformity by helical angle, angle of intrusion and myoarchitectural disarray index, respectively, immediately before and after birth. In wild-type, we demonstrate uniformity of orientation of cardiomyocytes with smooth transitions of helical angle transmurally both before and after birth but with traces of disarray at the septal insertion points of the right ventricle. In comparison, heterozygous mice free of LVH, and homozygous mice showed not only loss of the normal linear helical angulation transmural profiles observed in wild-type but also fewer circumferentially arranged myocytes at birth. Heterozygous and homozygous showed more disarray with a wider distribution than in wild-type before birth. In heterozygous mice, disarray was seen in the anterior, septal and inferior walls irrespective of stage, whereas in homozygous mice it extended to the whole LV circumference including the lateral wall. In conclusion, myoarchitectural disarray is detectable in the fetal heart of an HCM mouse model before the development of LVH.","author":[{"dropping-particle":"","family":"Garcia-Canadilla","given":"Patricia","non-dropping-particle":"","parse-names":false,"suffix":""},{"dropping-particle":"","family":"Cook","given":"Andrew C.","non-dropping-particle":"","parse-names":false,"suffix":""},{"dropping-particle":"","family":"Mohun","given":"Timothy J.","non-dropping-particle":"","parse-names":false,"suffix":""},{"dropping-particle":"","family":"Oji","given":"Onyedikachi","non-dropping-particle":"","parse-names":false,"suffix":""},{"dropping-particle":"","family":"Schlossarek","given":"Saskia","non-dropping-particle":"","parse-names":false,"suffix":""},{"dropping-particle":"","family":"Carrier","given":"Lucie","non-dropping-particle":"","parse-names":false,"suffix":""},{"dropping-particle":"","family":"McKenna","given":"William J.","non-dropping-particle":"","parse-names":false,"suffix":""},{"dropping-particle":"","family":"Moon","given":"James C.","non-dropping-particle":"","parse-names":false,"suffix":""},{"dropping-particle":"","family":"Captur","given":"Gabriella","non-dropping-particle":"","parse-names":false,"suffix":""}],"container-title":"Journal of Anatomy","id":"ITEM-9","issued":{"date-parts":[["2019"]]},"title":"Myoarchitectural disarray of hypertrophic cardiomyopathy begins pre-birth","type":"article-journal"},"uris":["http://www.mendeley.com/documents/?uuid=15bcf0ec-8f15-4c35-ba9a-0048c38bb263"]}],"mendeley":{"formattedCitation":"[12]–[20]","plainTextFormattedCitation":"[12]–[20]","previouslyFormattedCitation":"[12]–[20]"},"properties":{"noteIndex":0},"schema":"https://github.com/citation-style-language/schema/raw/master/csl-citation.json"}</w:instrText>
      </w:r>
      <w:r w:rsidRPr="00677598">
        <w:rPr>
          <w:rFonts w:ascii="Times New Roman" w:hAnsi="Times New Roman" w:cs="Times New Roman"/>
        </w:rPr>
        <w:fldChar w:fldCharType="separate"/>
      </w:r>
      <w:r w:rsidRPr="007568CA">
        <w:rPr>
          <w:rFonts w:ascii="Times New Roman" w:hAnsi="Times New Roman" w:cs="Times New Roman"/>
          <w:noProof/>
        </w:rPr>
        <w:t>[12]–[20]</w:t>
      </w:r>
      <w:r w:rsidRPr="00677598">
        <w:rPr>
          <w:rFonts w:ascii="Times New Roman" w:hAnsi="Times New Roman" w:cs="Times New Roman"/>
        </w:rPr>
        <w:fldChar w:fldCharType="end"/>
      </w:r>
      <w:r w:rsidRPr="00677598">
        <w:rPr>
          <w:rFonts w:ascii="Times New Roman" w:hAnsi="Times New Roman" w:cs="Times New Roman"/>
        </w:rPr>
        <w:t xml:space="preserve">. </w:t>
      </w:r>
      <w:r>
        <w:rPr>
          <w:rFonts w:ascii="Times New Roman" w:hAnsi="Times New Roman" w:cs="Times New Roman"/>
        </w:rPr>
        <w:t>These features have been associated with changes in the LV function seen in HCM patients</w:t>
      </w:r>
      <w:r w:rsidRPr="00677598">
        <w:rPr>
          <w:rFonts w:ascii="Times New Roman" w:hAnsi="Times New Roman" w:cs="Times New Roman"/>
        </w:rPr>
        <w:t>, such as a reduction in</w:t>
      </w:r>
      <w:r>
        <w:rPr>
          <w:rFonts w:ascii="Times New Roman" w:hAnsi="Times New Roman" w:cs="Times New Roman"/>
        </w:rPr>
        <w:t xml:space="preserve"> </w:t>
      </w:r>
      <w:r w:rsidR="00497482">
        <w:rPr>
          <w:rFonts w:ascii="Times New Roman" w:hAnsi="Times New Roman" w:cs="Times New Roman"/>
        </w:rPr>
        <w:t>(</w:t>
      </w:r>
      <w:r>
        <w:rPr>
          <w:rFonts w:ascii="Times New Roman" w:hAnsi="Times New Roman" w:cs="Times New Roman"/>
        </w:rPr>
        <w:t>global and segmental</w:t>
      </w:r>
      <w:r w:rsidR="00497482">
        <w:rPr>
          <w:rFonts w:ascii="Times New Roman" w:hAnsi="Times New Roman" w:cs="Times New Roman"/>
        </w:rPr>
        <w:t>)</w:t>
      </w:r>
      <w:r w:rsidRPr="00677598">
        <w:rPr>
          <w:rFonts w:ascii="Times New Roman" w:hAnsi="Times New Roman" w:cs="Times New Roman"/>
        </w:rPr>
        <w:t xml:space="preserve"> longitudinal and circumferential strains </w:t>
      </w:r>
      <w:r w:rsidRPr="00677598">
        <w:rPr>
          <w:rFonts w:ascii="Times New Roman" w:hAnsi="Times New Roman" w:cs="Times New Roman"/>
        </w:rPr>
        <w:fldChar w:fldCharType="begin" w:fldLock="1"/>
      </w:r>
      <w:r w:rsidR="008E44FE">
        <w:rPr>
          <w:rFonts w:ascii="Times New Roman" w:hAnsi="Times New Roman" w:cs="Times New Roman"/>
        </w:rPr>
        <w:instrText>ADDIN CSL_CITATION {"citationItems":[{"id":"ITEM-1","itemData":{"PMID":"20301725","abstract":"CLINICAL CHARACTERISTICS Hypertrophic cardiomyopathy (HCM) is typically defined by the presence of unexplained left ventricular hypertrophy (LVH). Such LVH occurs in a non-dilated ventricle in the absence of other cardiac or systemic disease capable of producing the observed magnitude of increased LV wall thickness, such as pressure overload (e.g., long-standing hypertension, aortic stenosis) or storage/infiltrative disorders (e.g., Fabry disease, amyloidosis). The clinical manifestations of HCM range from asymptomatic LVH to progressive heart failure to sudden cardiac death (SCD), and vary from individual to individual even within the same family. Common symptoms include shortness of breath (particularly with exertion), chest pain, palpitations, orthostasis, presyncope, and syncope. Most often the LVH of HCM becomes apparent during adolescence or young adulthood, although it may also develop late in life, in infancy, or in childhood. DIAGNOSIS/TESTING The diagnosis of HCM is most often established with noninvasive cardiac imaging, including echocardiography and/or cardiac magnetic resonance imaging (cardiac MRI). HCM can also be diagnosed by pathognomonic histopathologic findings in cardiac tissue, including myocyte disarray and fibrosis. Familial HCM without multisystem involvement can also be identified through family history and molecular genetic testing, focusing on genes that encode different components of the sarcomere. GENETIC COUNSELING Familial HCM caused by sarcomere gene pathogenic variants is inherited in an autosomal dominant manner. MANAGEMENT Treatment of manifestations: Treatment by physicians experienced in diagnosis and management of persons with HCM improves survival and quality of life. Treatment modalities include pharmacologic therapy, invasive septal reduction therapy, and pacemakers or implantable cardiac defibrillators. Cardiac transplantation may be necessary for patients who progress to advanced heart failure refractory to medical or device therapy. Prevention of secondary complications: Anticoagulation should be initiated for affected individuals with persistent or paroxysmal atrial fibrillation to reduce the risk of thromboembolism; antibiotic prophylaxis for bacterial endocarditis should be considered on an individual basis. Surveillance: Assessment of risk for sudden cardiac death is an important component of clinical management. In individuals with HCM without risk factors for SCD, surveillance should be repeated at regu…","author":[{"dropping-particle":"","family":"Cirino","given":"Allison L","non-dropping-particle":"","parse-names":false,"suffix":""},{"dropping-particle":"","family":"Ho","given":"Carolyn","non-dropping-particle":"","parse-names":false,"suffix":""}],"container-title":"GeneReviews®","id":"ITEM-1","issued":{"date-parts":[["1993"]]},"title":"Hypertrophic Cardiomyopathy Overview","type":"book"},"uris":["http://www.mendeley.com/documents/?uuid=532396d6-4efd-429c-9756-bf33db029ea6"]},{"id":"ITEM-2","itemData":{"DOI":"10.1016/j.jcmg.2018.07.016","ISSN":"1876-7591 (Electronic)","PMID":"30219395","abstract":"OBJECTIVES: The association of left ventricular global longitudinal strain (LV-GLS)  with clinical outcomes in patients with hypertrophic cardiomyopathy (HCM) has been examined in multiple studies. The authors conducted a systematic review aimed at summarizing and critically appraising the current evidence. BACKGROUND: HCM is a common genetic cardiovascular disease with an estimated prevalence of 1 in 500 patients. LV-GLS derived from speckle tracking echocardiography is a sensitive noninvasive method of assessing regional left ventricular function. Several studies have suggested association of abnormal LV-GLS with outcomes in HCM patients. METHODS: A computerized literature search of all English language publications in the PubMed and EMBASE databases was made looking at all randomized and nonrandomized studies conducted on patients with HCM where association of LV-GLS with clinical outcomes was studied. We then manually searched the reference lists of included articles. The Preferred Reporting Items for Systematic reviews and Meta-Analyses statement (PRISMA) of reporting systematic reviews was used. RESULTS: Our search yielded a total of 14 observational studies published between 2009 and 2017 with a total of 3,154 patients with HCM. Eleven of the 14 studies included a composite cardiac outcome which included mortality as their primary outcome of interest and 3 of the 14 studies looked at association of LV-GLS with ventricular arrhythmias and/or implantable cardiac defibrillator discharge. We noted wide variability in inclusion, methodology, follow-up, and consequently effect estimates, which was not conducive to performing a meta-analysis. However, despite the variation, all studies revealed a degree of association of abnormal LV-GLS with poor cardiac outcomes. CONCLUSIONS: Our systematic review of more than 3000 HCM patients suggests an association of abnormal LV-GLS with adverse composite cardiac outcomes and ventricular arrhythmias.","author":[{"dropping-particle":"","family":"Tower-Rader","given":"Albree","non-dropping-particle":"","parse-names":false,"suffix":""},{"dropping-particle":"","family":"Mohananey","given":"Divyanshu","non-dropping-particle":"","parse-names":false,"suffix":""},{"dropping-particle":"","family":"To","given":"Andrew","non-dropping-particle":"","parse-names":false,"suffix":""},{"dropping-particle":"","family":"Lever","given":"Harry M","non-dropping-particle":"","parse-names":false,"suffix":""},{"dropping-particle":"","family":"Popovic","given":"Zoran B","non-dropping-particle":"","parse-names":false,"suffix":""},{"dropping-particle":"","family":"Desai","given":"Milind Y","non-dropping-particle":"","parse-names":false,"suffix":""}],"container-title":"JACC. Cardiovascular imaging","id":"ITEM-2","issue":"10","issued":{"date-parts":[["2019","10"]]},"language":"eng","note":"Mest read","page":"1930-1942","publisher-place":"United States","title":"Prognostic Value of Global Longitudinal Strain in Hypertrophic Cardiomyopathy: A  Systematic Review of Existing Literature.","type":"article-journal","volume":"12"},"uris":["http://www.mendeley.com/documents/?uuid=9ebae3d2-6047-4ba3-afd5-ff2ebd653dcc"]},{"id":"ITEM-3","itemData":{"DOI":"10.1016/j.amjcard.2008.09.102","ISSN":"00029149","PMID":"19166699","abstract":"Hypertension is the most common cause of left ventricular (LV) hypertrophy. However, multiple causes can lead to LV hypertrophy, each of which has different histological and mechanical properties. To assess the value of a novel speckle-tracking echocardiographic measurement of myocardial strain and strain rate in defining the mechanical properties of LV hypertrophy, 20 patients with asymmetric hypertrophic cardiomyopathy, 24 patients with secondary LV hypertrophy, 12 patients with biopsy-proved confirmed cardiac amyloidosis, and 22 age-matched healthy asymptomatic volunteers were studied. Patients with amyloidosis had severe diastolic dysfunction, and myocardial deformation was significantly decreased. The new technique allowed cardiac amyloid to be easily differentiated from the other categories. In patients with hypertrophic cardiomyopathy, there was segmental myocardium dysfunction as assessed by strain imaging. LV global systolic velocity and radial displacement were higher, and abnormal relaxation was more frequent, in the group with secondary LV hypertrophy than in normal controls. In conclusion, the observations from strain parameters derived from speckle tracking were consistent with the known underlying pathology of each condition, which speaks to the value of strain imaging. Cardiac amyloid profoundly alters all strain parameters, and analysis of these parameters could aid in the diagnosis. © 2009 Elsevier Inc. All rights reserved.","author":[{"dropping-particle":"","family":"Sun","given":"Jing Ping","non-dropping-particle":"","parse-names":false,"suffix":""},{"dropping-particle":"","family":"Stewart","given":"William J.","non-dropping-particle":"","parse-names":false,"suffix":""},{"dropping-particle":"","family":"Yang","given":"Xing Sheng","non-dropping-particle":"","parse-names":false,"suffix":""},{"dropping-particle":"","family":"Donnell","given":"Robert O.","non-dropping-particle":"","parse-names":false,"suffix":""},{"dropping-particle":"","family":"Leon","given":"Angel R.","non-dropping-particle":"","parse-names":false,"suffix":""},{"dropping-particle":"","family":"Felner","given":"Joel M.","non-dropping-particle":"","parse-names":false,"suffix":""},{"dropping-particle":"","family":"Thomas","given":"James D.","non-dropping-particle":"","parse-names":false,"suffix":""},{"dropping-particle":"","family":"Merlino","given":"John D.","non-dropping-particle":"","parse-names":false,"suffix":""}],"container-title":"American Journal of Cardiology","id":"ITEM-3","issued":{"date-parts":[["2009"]]},"title":"Differentiation of Hypertrophic Cardiomyopathy and Cardiac Amyloidosis from Other Causes of Ventricular Wall Thickening by Two-Dimensional Strain Imaging Echocardiography","type":"article-journal"},"uris":["http://www.mendeley.com/documents/?uuid=5482a2c8-e718-473e-93e9-b4ad34fe757f"]},{"id":"ITEM-4","itemData":{"DOI":"10.1016/s1885-5857(10)70253-x","ISSN":"18855857","abstract":"In hypertrophic cardiomyopathy (HCM), it has been suggested that regional fiber disarray produces segments that exhibit no or severely reduced deformation, and that these segments are distributed nonuniformly within the left ventricle (LV). This contrasts with observations in other types of hypertrophy, such as in athlete's heart or hypertensive left ventricular hypertrophy (HLVH), in which abnormal cardiac deformation may exist but the reduction is not so severe that some segments exhibit no deformation. Our aim was to use the strain distribution to study deformation in HCM.","author":[{"dropping-particle":"","family":"Piella","given":"Gemma","non-dropping-particle":"","parse-names":false,"suffix":""},{"dropping-particle":"","family":"Craene","given":"Mathieu","non-dropping-particle":"De","parse-names":false,"suffix":""},{"dropping-particle":"","family":"Bijnens","given":"Bart H.","non-dropping-particle":"","parse-names":false,"suffix":""},{"dropping-particle":"","family":"Tobon-Gómez","given":"Catalina","non-dropping-particle":"","parse-names":false,"suffix":""},{"dropping-particle":"","family":"Huguet","given":"Marina","non-dropping-particle":"","parse-names":false,"suffix":""},{"dropping-particle":"","family":"Avegliano","given":"Gustavo","non-dropping-particle":"","parse-names":false,"suffix":""},{"dropping-particle":"","family":"Frangi","given":"Alejandro F.","non-dropping-particle":"","parse-names":false,"suffix":""}],"container-title":"Revista Española de Cardiología (English Edition)","id":"ITEM-4","issued":{"date-parts":[["2010"]]},"title":"Characterizing Myocardial Deformation in Patients With Left Ventricular Hypertrophy of Different Etiologies Using the Strain Distribution Obtained by Magnetic Resonance Imaging","type":"article-journal"},"uris":["http://www.mendeley.com/documents/?uuid=fbc7dd31-45a7-405a-8090-e4548a26f966"]}],"mendeley":{"formattedCitation":"[6], [21]–[23]","plainTextFormattedCitation":"[6], [21]–[23]","previouslyFormattedCitation":"[6], [21]–[23]"},"properties":{"noteIndex":0},"schema":"https://github.com/citation-style-language/schema/raw/master/csl-citation.json"}</w:instrText>
      </w:r>
      <w:r w:rsidRPr="00677598">
        <w:rPr>
          <w:rFonts w:ascii="Times New Roman" w:hAnsi="Times New Roman" w:cs="Times New Roman"/>
        </w:rPr>
        <w:fldChar w:fldCharType="separate"/>
      </w:r>
      <w:r w:rsidRPr="007568CA">
        <w:rPr>
          <w:rFonts w:ascii="Times New Roman" w:hAnsi="Times New Roman" w:cs="Times New Roman"/>
          <w:noProof/>
        </w:rPr>
        <w:t>[6], [21]–[23]</w:t>
      </w:r>
      <w:r w:rsidRPr="00677598">
        <w:rPr>
          <w:rFonts w:ascii="Times New Roman" w:hAnsi="Times New Roman" w:cs="Times New Roman"/>
        </w:rPr>
        <w:fldChar w:fldCharType="end"/>
      </w:r>
      <w:r>
        <w:rPr>
          <w:rFonts w:ascii="Times New Roman" w:hAnsi="Times New Roman" w:cs="Times New Roman"/>
        </w:rPr>
        <w:t>,</w:t>
      </w:r>
      <w:r w:rsidRPr="00677598">
        <w:rPr>
          <w:rFonts w:ascii="Times New Roman" w:hAnsi="Times New Roman" w:cs="Times New Roman"/>
        </w:rPr>
        <w:t xml:space="preserve"> </w:t>
      </w:r>
      <w:commentRangeStart w:id="3"/>
      <w:r w:rsidRPr="00D83C84">
        <w:rPr>
          <w:rFonts w:ascii="Times New Roman" w:hAnsi="Times New Roman" w:cs="Times New Roman"/>
        </w:rPr>
        <w:t>active tension</w:t>
      </w:r>
      <w:r>
        <w:rPr>
          <w:rFonts w:ascii="Times New Roman" w:hAnsi="Times New Roman" w:cs="Times New Roman"/>
        </w:rPr>
        <w:t xml:space="preserve"> </w:t>
      </w:r>
      <w:commentRangeEnd w:id="3"/>
      <w:r w:rsidR="00D90E9F">
        <w:rPr>
          <w:rStyle w:val="CommentReference"/>
          <w:rFonts w:cs="Mangal"/>
        </w:rPr>
        <w:commentReference w:id="3"/>
      </w:r>
      <w:r w:rsidRPr="00D83C84">
        <w:rPr>
          <w:rFonts w:ascii="Times New Roman" w:hAnsi="Times New Roman" w:cs="Times New Roman"/>
        </w:rPr>
        <w:fldChar w:fldCharType="begin" w:fldLock="1"/>
      </w:r>
      <w:r w:rsidR="008E44FE">
        <w:rPr>
          <w:rFonts w:ascii="Times New Roman" w:hAnsi="Times New Roman" w:cs="Times New Roman"/>
        </w:rPr>
        <w:instrText>ADDIN CSL_CITATION {"citationItems":[{"id":"ITEM-1","itemData":{"DOI":"10.1161/CIRCULATIONAHA.112.134932","ISSN":"1524-4539 (Electronic)","PMID":"23271797","abstract":"BACKGROUND: Hypertrophic cardiomyopathy (HCM), the most common mendelian heart  disorder, remains an orphan of disease-specific pharmacological treatment because of the limited understanding of cellular mechanisms underlying arrhythmogenicity and diastolic dysfunction. METHODS AND RESULTS: We assessed the electromechanical profile of cardiomyocytes from 26 HCM patients undergoing myectomy compared with those from nonfailing nonhypertrophic surgical patients by performing patch-clamp and intracellular Ca(2+) (Ca(2+)(i)) studies. Compared with controls, HCM cardiomyocytes showed prolonged action potential related to increased late Na(+) (I(NaL)) and Ca(2+) (I(CaL)) currents and decreased repolarizing K(+) currents, increased occurrence of cellular arrhythmias, prolonged Ca(2+)(i) transients, and higher diastolic Ca(2+)(i). Such changes were related to enhanced Ca(2+)/calmodulin kinase II (CaMKII) activity and increased phosphorylation of its targets. Ranolazine at therapeutic concentrations partially reversed the HCM-related cellular abnormalities via I(NaL) inhibition, with negligible effects in controls. By shortening the action potential duration in HCM cardiomyocytes, ranolazine reduced the occurrence of early and delayed afterdepolarizations. Finally, as a result of the faster kinetics of Ca(2+)(i) transients and the lower diastolic Ca(2+)(i), ranolazine accelerated the contraction-relaxation cycle of HCM trabeculae, ameliorating diastolic function. CONCLUSIONS: We highlighted a specific set of functional changes in human HCM myocardium that stem from a complex remodeling process involving alterations of CaMKII-dependent signaling, rather than being a direct consequence of the causal sarcomeric mutations. Among the several ion channel and Ca(2+)(i) handling proteins changes identified, an enhanced I(NaL) seems to be a major contributor to the electrophysiological and Ca(2+)(i) dynamic abnormalities of ventricular myocytes and trabeculae from patients with HCM, suggesting potential therapeutic implications of I(NaL) inhibition.","author":[{"dropping-particle":"","family":"Coppini","given":"Raffaele","non-dropping-particle":"","parse-names":false,"suffix":""},{"dropping-particle":"","family":"Ferrantini","given":"Cecilia","non-dropping-particle":"","parse-names":false,"suffix":""},{"dropping-particle":"","family":"Yao","given":"Lina","non-dropping-particle":"","parse-names":false,"suffix":""},{"dropping-particle":"","family":"Fan","given":"Peidong","non-dropping-particle":"","parse-names":false,"suffix":""},{"dropping-particle":"","family":"Lungo","given":"Martina","non-dropping-particle":"Del","parse-names":false,"suffix":""},{"dropping-particle":"","family":"Stillitano","given":"Francesca","non-dropping-particle":"","parse-names":false,"suffix":""},{"dropping-particle":"","family":"Sartiani","given":"Laura","non-dropping-particle":"","parse-names":false,"suffix":""},{"dropping-particle":"","family":"Tosi","given":"Benedetta","non-dropping-particle":"","parse-names":false,"suffix":""},{"dropping-particle":"","family":"Suffredini","given":"Silvia","non-dropping-particle":"","parse-names":false,"suffix":""},{"dropping-particle":"","family":"Tesi","given":"Chiara","non-dropping-particle":"","parse-names":false,"suffix":""},{"dropping-particle":"","family":"Yacoub","given":"Magdi","non-dropping-particle":"","parse-names":false,"suffix":""},{"dropping-particle":"","family":"Olivotto","given":"Iacopo","non-dropping-particle":"","parse-names":false,"suffix":""},{"dropping-particle":"","family":"Belardinelli","given":"Luiz","non-dropping-particle":"","parse-names":false,"suffix":""},{"dropping-particle":"","family":"Poggesi","given":"Corrado","non-dropping-particle":"","parse-names":false,"suffix":""},{"dropping-particle":"","family":"Cerbai","given":"Elisabetta","non-dropping-particle":"","parse-names":false,"suffix":""},{"dropping-particle":"","family":"Mugelli","given":"Alessandro","non-dropping-particle":"","parse-names":false,"suffix":""}],"container-title":"Circulation","id":"ITEM-1","issue":"5","issued":{"date-parts":[["2013","2"]]},"language":"eng","page":"575-584","publisher-place":"United States","title":"Late sodium current inhibition reverses electromechanical dysfunction in human  hypertrophic cardiomyopathy.","type":"article-journal","volume":"127"},"uris":["http://www.mendeley.com/documents/?uuid=612ea028-e99d-4226-80d5-b6436a8deb60"]}],"mendeley":{"formattedCitation":"[24]","plainTextFormattedCitation":"[24]","previouslyFormattedCitation":"[24]"},"properties":{"noteIndex":0},"schema":"https://github.com/citation-style-language/schema/raw/master/csl-citation.json"}</w:instrText>
      </w:r>
      <w:r w:rsidRPr="00D83C84">
        <w:rPr>
          <w:rFonts w:ascii="Times New Roman" w:hAnsi="Times New Roman" w:cs="Times New Roman"/>
        </w:rPr>
        <w:fldChar w:fldCharType="separate"/>
      </w:r>
      <w:r w:rsidRPr="007568CA">
        <w:rPr>
          <w:rFonts w:ascii="Times New Roman" w:hAnsi="Times New Roman" w:cs="Times New Roman"/>
          <w:noProof/>
        </w:rPr>
        <w:t>[24]</w:t>
      </w:r>
      <w:r w:rsidRPr="00D83C84">
        <w:rPr>
          <w:rFonts w:ascii="Times New Roman" w:hAnsi="Times New Roman" w:cs="Times New Roman"/>
        </w:rPr>
        <w:fldChar w:fldCharType="end"/>
      </w:r>
      <w:r w:rsidRPr="00D83C84">
        <w:rPr>
          <w:rFonts w:ascii="Times New Roman" w:hAnsi="Times New Roman" w:cs="Times New Roman"/>
        </w:rPr>
        <w:t xml:space="preserve">, </w:t>
      </w:r>
      <w:r>
        <w:rPr>
          <w:rFonts w:ascii="Times New Roman" w:hAnsi="Times New Roman" w:cs="Times New Roman"/>
        </w:rPr>
        <w:t xml:space="preserve">an </w:t>
      </w:r>
      <w:r w:rsidRPr="00D83C84">
        <w:rPr>
          <w:rFonts w:ascii="Times New Roman" w:hAnsi="Times New Roman" w:cs="Times New Roman"/>
        </w:rPr>
        <w:t>increas</w:t>
      </w:r>
      <w:r>
        <w:rPr>
          <w:rFonts w:ascii="Times New Roman" w:hAnsi="Times New Roman" w:cs="Times New Roman"/>
        </w:rPr>
        <w:t>e in</w:t>
      </w:r>
      <w:r w:rsidRPr="00D83C84">
        <w:rPr>
          <w:rFonts w:ascii="Times New Roman" w:hAnsi="Times New Roman" w:cs="Times New Roman"/>
        </w:rPr>
        <w:t xml:space="preserve"> relative ATP consumption during tension generation</w:t>
      </w:r>
      <w:r>
        <w:rPr>
          <w:rFonts w:ascii="Times New Roman" w:hAnsi="Times New Roman" w:cs="Times New Roman"/>
        </w:rPr>
        <w:t xml:space="preserve"> </w:t>
      </w:r>
      <w:r w:rsidRPr="00D83C84">
        <w:rPr>
          <w:rFonts w:ascii="Times New Roman" w:hAnsi="Times New Roman" w:cs="Times New Roman"/>
        </w:rPr>
        <w:fldChar w:fldCharType="begin" w:fldLock="1"/>
      </w:r>
      <w:r w:rsidR="008E44FE">
        <w:rPr>
          <w:rFonts w:ascii="Times New Roman" w:hAnsi="Times New Roman" w:cs="Times New Roman"/>
        </w:rPr>
        <w:instrText>ADDIN CSL_CITATION {"citationItems":[{"id":"ITEM-1","itemData":{"DOI":"10.1089/ars.2017.7236","ISSN":"1557-7716 (Electronic)","PMID":"29490477","abstract":"Significance: Hypertrophic cardiomyopathy (HCM) is a cardiac genetic disease  characterized by left ventricular hypertrophy, diastolic dysfunction, and myocardial disarray. Disease onset occurs between 20 and 50 years of age, thus affecting patients in the prime of their life. HCM is caused by mutations in sarcomere proteins, the contractile building blocks of the heart. Despite increased knowledge of causal mutations, the exact path from genetic defect leading to cardiomyopathy is complex and involves additional disease hits. Recent Advances: Laboratory-based studies indicate that HCM development not only depends on the primary sarcomere impairment caused by the mutation but also on secondary disease-related alterations in the heart. Here we propose a vicious mutation-induced disease cycle, in which a mutation-induced energy depletion alters cellular metabolism with increased mitochondrial work, which triggers secondary disease modifiers that will worsen disease and ultimately lead to end-stage HCM. Critical Issues: Evidence shows excessive cellular reactive oxygen species (ROS) in HCM patients and HCM animal models. Oxidative stress markers are increased in the heart (oxidized proteins, DNA, and lipids) and serum of HCM patients. In addition, increased mitochondrial ROS production and changes in endogenous antioxidants are reported in HCM. Mutant sarcomeric protein may drive excessive levels of cardiac ROS via changes in cardiac efficiency and metabolism, mitochondrial activation and/or dysfunction, impaired protein quality control, and microvascular dysfunction. Future Directions: Interventions restoring metabolism, mitochondrial function, and improved ROS balance may be promising therapeutic approaches. We discuss the effects of current HCM pharmacological therapies and potential future therapies to prevent and reverse HCM. Antioxid. Redox Signal. 31, 318-358.","author":[{"dropping-particle":"","family":"Wijnker","given":"Paul J M","non-dropping-particle":"","parse-names":false,"suffix":""},{"dropping-particle":"","family":"Sequeira","given":"Vasco","non-dropping-particle":"","parse-names":false,"suffix":""},{"dropping-particle":"","family":"Kuster","given":"Diederik W D","non-dropping-particle":"","parse-names":false,"suffix":""},{"dropping-particle":"van der","family":"Velden","given":"Jolanda","non-dropping-particle":"","parse-names":false,"suffix":""}],"container-title":"Antioxidants &amp; redox signaling","id":"ITEM-1","issue":"4","issued":{"date-parts":[["2019","8"]]},"language":"eng","note":"Must read","page":"318-358","title":"Hypertrophic Cardiomyopathy: A Vicious Cycle Triggered by Sarcomere Mutations and  Secondary Disease Hits.","type":"article-journal","volume":"31"},"uris":["http://www.mendeley.com/documents/?uuid=4ac7ebea-78c3-4b93-a268-dadc21edc762"]}],"mendeley":{"formattedCitation":"[25]","plainTextFormattedCitation":"[25]","previouslyFormattedCitation":"[25]"},"properties":{"noteIndex":0},"schema":"https://github.com/citation-style-language/schema/raw/master/csl-citation.json"}</w:instrText>
      </w:r>
      <w:r w:rsidRPr="00D83C84">
        <w:rPr>
          <w:rFonts w:ascii="Times New Roman" w:hAnsi="Times New Roman" w:cs="Times New Roman"/>
        </w:rPr>
        <w:fldChar w:fldCharType="separate"/>
      </w:r>
      <w:r w:rsidRPr="007568CA">
        <w:rPr>
          <w:rFonts w:ascii="Times New Roman" w:hAnsi="Times New Roman" w:cs="Times New Roman"/>
          <w:noProof/>
        </w:rPr>
        <w:t>[25]</w:t>
      </w:r>
      <w:r w:rsidRPr="00D83C84">
        <w:rPr>
          <w:rFonts w:ascii="Times New Roman" w:hAnsi="Times New Roman" w:cs="Times New Roman"/>
        </w:rPr>
        <w:fldChar w:fldCharType="end"/>
      </w:r>
      <w:r>
        <w:rPr>
          <w:rFonts w:ascii="Times New Roman" w:hAnsi="Times New Roman" w:cs="Times New Roman"/>
        </w:rPr>
        <w:t xml:space="preserve">, and a </w:t>
      </w:r>
      <w:commentRangeStart w:id="4"/>
      <w:r>
        <w:rPr>
          <w:rFonts w:ascii="Times New Roman" w:hAnsi="Times New Roman" w:cs="Times New Roman"/>
        </w:rPr>
        <w:t>reduction in myocardial work</w:t>
      </w:r>
      <w:commentRangeEnd w:id="4"/>
      <w:r w:rsidR="00D90E9F">
        <w:rPr>
          <w:rStyle w:val="CommentReference"/>
          <w:rFonts w:cs="Mangal"/>
        </w:rPr>
        <w:commentReference w:id="4"/>
      </w:r>
      <w:r w:rsidR="00684E66">
        <w:rPr>
          <w:rFonts w:ascii="Times New Roman" w:hAnsi="Times New Roman" w:cs="Times New Roman"/>
        </w:rPr>
        <w:t xml:space="preserve"> </w:t>
      </w:r>
      <w:r>
        <w:rPr>
          <w:rFonts w:ascii="Times New Roman" w:hAnsi="Times New Roman" w:cs="Times New Roman"/>
        </w:rPr>
        <w:fldChar w:fldCharType="begin" w:fldLock="1"/>
      </w:r>
      <w:r w:rsidR="008E44FE">
        <w:rPr>
          <w:rFonts w:ascii="Times New Roman" w:hAnsi="Times New Roman" w:cs="Times New Roman"/>
        </w:rPr>
        <w:instrText>ADDIN CSL_CITATION {"citationItems":[{"id":"ITEM-1","itemData":{"DOI":"https://doi.org/10.1016/j.echo.2020.05.010","ISSN":"0894-7317","abstract":"Background Noninvasive left ventricular (LV) pressure-strain loop analysis is emerging as a new echocardiographic method to evaluate LV function, integrating longitudinal strain by speckle-tracking analysis and sphygmomanometrically measured blood pressure to estimate myocardial work. The aims of this study were (1) to describe global and segmental myocardial work in patients with hypertrophic cardiomyopathy (HCM), (2) to assess the correlation between myocardial work and other echocardiographic parameters, and (3) to evaluate the association of myocardial work with adverse outcomes. Methods One hundred ten patients with nonobstructive HCM (mean age, 55 ± 15 years; 66% men), with different phenotypes (apical, concentric, and septal hypertrophy), and 35 age- and sex-matched healthy control subjects were included. The following myocardial work indices were included: myocardial work index, constructive work (CW), wasted work, and cardiac efficiency. The combined end point included all-cause mortality, heart transplantation, heart failure hospitalization, aborted sudden cardiac death, and appropriate implantable cardioverter-defibrillator therapy. Results Mean global CW (1,722 ± 602 vs 2,274 ± 574 mm Hg%, P &lt; .001), global cardiac efficiency (93% [89%–95%] vs 96% [96%–97%], P &lt; .001), and global MWI (1,534 ± 551 vs 1,929 ± 473 mm Hg%) were significantly reduced, while global wasted work (104 mm Hg% [66–137 mm Hg%] vs 71 mm Hg% [49–92 mm Hg%], P &lt; .001) was increased in patients with HCM compared with control subjects. Segmental impairment in CW colocalized with maximal wall thickness (HCM phenotype), and global CW correlated with LV wall thickness (r = −0.41, P &lt; .001), diastolic function (r = −0.27, P = .001), and QRS duration (r = −0.28, P = .001). Patients with global CW &gt; 1,730 mm Hg% (the median value) experienced better event-free survival than those with global CW &lt; 1,730 mm Hg% (P &lt; .001). Conclusions Myocardial work, assessed noninvasively using echocardiography and blood pressure measurement, is reduced in patients with nonobstructive HCM; it correlates with maximum LV wall thickness and is significantly associated with a worse long-term outcome.","author":[{"dropping-particle":"","family":"Hiemstra","given":"Yasmine L","non-dropping-particle":"","parse-names":false,"suffix":""},{"dropping-particle":"","family":"Bijl","given":"Pieter","non-dropping-particle":"van der","parse-names":false,"suffix":""},{"dropping-particle":"","family":"Mahdiui","given":"Mohammed","non-dropping-particle":"el","parse-names":false,"suffix":""},{"dropping-particle":"","family":"Bax","given":"Jeroen J","non-dropping-particle":"","parse-names":false,"suffix":""},{"dropping-particle":"","family":"Delgado","given":"Victoria","non-dropping-particle":"","parse-names":false,"suffix":""},{"dropping-particle":"","family":"Marsan","given":"Nina Ajmone","non-dropping-particle":"","parse-names":false,"suffix":""}],"container-title":"Journal of the American Society of Echocardiography","id":"ITEM-1","issue":"10","issued":{"date-parts":[["2020"]]},"page":"1201-1208","title":"Myocardial Work in Nonobstructive Hypertrophic Cardiomyopathy: Implications for Outcome","type":"article-journal","volume":"33"},"uris":["http://www.mendeley.com/documents/?uuid=844d3f95-9dff-4e11-b3fa-d8b6f50f71fb"]}],"mendeley":{"formattedCitation":"[26]","plainTextFormattedCitation":"[26]","previouslyFormattedCitation":"[26]"},"properties":{"noteIndex":0},"schema":"https://github.com/citation-style-language/schema/raw/master/csl-citation.json"}</w:instrText>
      </w:r>
      <w:r>
        <w:rPr>
          <w:rFonts w:ascii="Times New Roman" w:hAnsi="Times New Roman" w:cs="Times New Roman"/>
        </w:rPr>
        <w:fldChar w:fldCharType="separate"/>
      </w:r>
      <w:r w:rsidRPr="007568CA">
        <w:rPr>
          <w:rFonts w:ascii="Times New Roman" w:hAnsi="Times New Roman" w:cs="Times New Roman"/>
          <w:noProof/>
        </w:rPr>
        <w:t>[26]</w:t>
      </w:r>
      <w:r>
        <w:rPr>
          <w:rFonts w:ascii="Times New Roman" w:hAnsi="Times New Roman" w:cs="Times New Roman"/>
        </w:rPr>
        <w:fldChar w:fldCharType="end"/>
      </w:r>
      <w:r>
        <w:rPr>
          <w:rFonts w:ascii="Times New Roman" w:hAnsi="Times New Roman" w:cs="Times New Roman"/>
        </w:rPr>
        <w:t>.</w:t>
      </w:r>
      <w:r w:rsidRPr="00D83C84">
        <w:rPr>
          <w:rFonts w:ascii="Times New Roman" w:hAnsi="Times New Roman" w:cs="Times New Roman"/>
        </w:rPr>
        <w:t xml:space="preserve"> </w:t>
      </w:r>
    </w:p>
    <w:p w14:paraId="1A86322E" w14:textId="77777777" w:rsidR="007568CA" w:rsidRDefault="007568CA" w:rsidP="007568CA">
      <w:pPr>
        <w:pStyle w:val="Standard"/>
        <w:ind w:firstLine="720"/>
        <w:jc w:val="both"/>
        <w:rPr>
          <w:rFonts w:ascii="Times New Roman" w:hAnsi="Times New Roman" w:cs="Times New Roman"/>
        </w:rPr>
      </w:pPr>
    </w:p>
    <w:p w14:paraId="293FDFB6" w14:textId="42636705" w:rsidR="007568CA" w:rsidRDefault="007568CA" w:rsidP="00B95523">
      <w:pPr>
        <w:pStyle w:val="Standard"/>
        <w:ind w:firstLine="720"/>
        <w:jc w:val="both"/>
        <w:rPr>
          <w:rFonts w:ascii="Times New Roman" w:hAnsi="Times New Roman" w:cs="Times New Roman"/>
        </w:rPr>
      </w:pPr>
      <w:r>
        <w:rPr>
          <w:rFonts w:ascii="Times New Roman" w:hAnsi="Times New Roman" w:cs="Times New Roman"/>
        </w:rPr>
        <w:t>Given the multiple histopathological features present in HCM patients, how each of these features contributes</w:t>
      </w:r>
      <w:r w:rsidRPr="00677598">
        <w:rPr>
          <w:rFonts w:ascii="Times New Roman" w:hAnsi="Times New Roman" w:cs="Times New Roman"/>
        </w:rPr>
        <w:t xml:space="preserve"> </w:t>
      </w:r>
      <w:r>
        <w:rPr>
          <w:rFonts w:ascii="Times New Roman" w:hAnsi="Times New Roman" w:cs="Times New Roman"/>
        </w:rPr>
        <w:t>to the</w:t>
      </w:r>
      <w:r w:rsidRPr="00677598">
        <w:rPr>
          <w:rFonts w:ascii="Times New Roman" w:hAnsi="Times New Roman" w:cs="Times New Roman"/>
        </w:rPr>
        <w:t xml:space="preserve"> </w:t>
      </w:r>
      <w:r>
        <w:rPr>
          <w:rFonts w:ascii="Times New Roman" w:hAnsi="Times New Roman" w:cs="Times New Roman"/>
        </w:rPr>
        <w:t>changes in the LV function</w:t>
      </w:r>
      <w:r w:rsidRPr="00677598">
        <w:rPr>
          <w:rFonts w:ascii="Times New Roman" w:hAnsi="Times New Roman" w:cs="Times New Roman"/>
        </w:rPr>
        <w:t xml:space="preserve"> is </w:t>
      </w:r>
      <w:r>
        <w:rPr>
          <w:rFonts w:ascii="Times New Roman" w:hAnsi="Times New Roman" w:cs="Times New Roman"/>
        </w:rPr>
        <w:t>not clear</w:t>
      </w:r>
      <w:r w:rsidRPr="00677598">
        <w:rPr>
          <w:rFonts w:ascii="Times New Roman" w:hAnsi="Times New Roman" w:cs="Times New Roman"/>
        </w:rPr>
        <w:t xml:space="preserve">. </w:t>
      </w:r>
      <w:r>
        <w:rPr>
          <w:rFonts w:ascii="Times New Roman" w:hAnsi="Times New Roman" w:cs="Times New Roman"/>
        </w:rPr>
        <w:t>Although</w:t>
      </w:r>
      <w:r w:rsidRPr="00677598">
        <w:rPr>
          <w:rFonts w:ascii="Times New Roman" w:hAnsi="Times New Roman" w:cs="Times New Roman"/>
        </w:rPr>
        <w:t xml:space="preserve"> clinical </w:t>
      </w:r>
      <w:r>
        <w:rPr>
          <w:rFonts w:ascii="Times New Roman" w:hAnsi="Times New Roman" w:cs="Times New Roman"/>
        </w:rPr>
        <w:t xml:space="preserve">studies can help </w:t>
      </w:r>
      <w:r w:rsidRPr="00677598">
        <w:rPr>
          <w:rFonts w:ascii="Times New Roman" w:hAnsi="Times New Roman" w:cs="Times New Roman"/>
        </w:rPr>
        <w:t>reveal</w:t>
      </w:r>
      <w:r w:rsidRPr="00DB748F">
        <w:rPr>
          <w:rFonts w:ascii="Times New Roman" w:hAnsi="Times New Roman" w:cs="Times New Roman"/>
        </w:rPr>
        <w:t xml:space="preserve"> </w:t>
      </w:r>
      <w:r w:rsidRPr="00677598">
        <w:rPr>
          <w:rFonts w:ascii="Times New Roman" w:hAnsi="Times New Roman" w:cs="Times New Roman"/>
        </w:rPr>
        <w:t>abnormalities</w:t>
      </w:r>
      <w:r>
        <w:rPr>
          <w:rFonts w:ascii="Times New Roman" w:hAnsi="Times New Roman" w:cs="Times New Roman"/>
        </w:rPr>
        <w:t xml:space="preserve"> of</w:t>
      </w:r>
      <w:r w:rsidRPr="00677598">
        <w:rPr>
          <w:rFonts w:ascii="Times New Roman" w:hAnsi="Times New Roman" w:cs="Times New Roman"/>
        </w:rPr>
        <w:t xml:space="preserve"> myocardial structure (e.g., myofiber disarray) </w:t>
      </w:r>
      <w:r>
        <w:rPr>
          <w:rFonts w:ascii="Times New Roman" w:hAnsi="Times New Roman" w:cs="Times New Roman"/>
        </w:rPr>
        <w:t>associated with</w:t>
      </w:r>
      <w:r w:rsidRPr="00D83C84">
        <w:rPr>
          <w:rFonts w:ascii="Times New Roman" w:hAnsi="Times New Roman" w:cs="Times New Roman"/>
        </w:rPr>
        <w:t xml:space="preserve"> HCM</w:t>
      </w:r>
      <w:r>
        <w:rPr>
          <w:rFonts w:ascii="Times New Roman" w:hAnsi="Times New Roman" w:cs="Times New Roman"/>
        </w:rPr>
        <w:t xml:space="preserve"> </w:t>
      </w:r>
      <w:r w:rsidRPr="00D83C84">
        <w:rPr>
          <w:rFonts w:ascii="Times New Roman" w:hAnsi="Times New Roman" w:cs="Times New Roman"/>
        </w:rPr>
        <w:fldChar w:fldCharType="begin" w:fldLock="1"/>
      </w:r>
      <w:r w:rsidR="008E44FE">
        <w:rPr>
          <w:rFonts w:ascii="Times New Roman" w:hAnsi="Times New Roman" w:cs="Times New Roman"/>
        </w:rPr>
        <w:instrText>ADDIN CSL_CITATION {"citationItems":[{"id":"ITEM-1","itemData":{"DOI":"10.1016/j.jacc.2019.02.065","ISSN":"15583597","PMID":"31118142","abstract":"Background: Myocardial disarray is a likely focus for fatal arrhythmia in hypertrophic cardiomyopathy (HCM). This microstructural abnormality can be inferred by mapping the preferential diffusion of water along cardiac muscle fibers using diffusion tensor cardiac magnetic resonance (DT-CMR) imaging. Fractional anisotropy (FA) quantifies directionality of diffusion in 3 dimensions. The authors hypothesized that FA would be reduced in HCM due to disarray and fibrosis that may represent the anatomic substrate for ventricular arrhythmia. Objectives: This study sought to assess FA as a noninvasive in vivo biomarker of HCM myoarchitecture and its association with ventricular arrhythmia. Methods: A total of 50 HCM patients (47 ± 15 years of age, 77% male) and 30 healthy control subjects (46 ± 16 years of age, 70% male) underwent DT-CMR in diastole, cine, late gadolinium enhancement (LGE), and extracellular volume (ECV) imaging at 3-T. Results: Diastolic FA was reduced in HCM compared with control subjects (0.49 ± 0.05 vs. 0.52 ± 0.03; p = 0.0005). Control subjects had a mid-wall ring of high FA. In HCM, this ring was disrupted by reduced FA, consistent with published histology demonstrating that disarray and fibrosis invade circumferentially aligned mid-wall myocytes. LGE and ECV were significant predictors of FA, in line with fibrosis contributing to low FA. Yet FA adjusted for LGE and ECV remained reduced in HCM (p = 0.028). FA in the hypertrophied segment was reduced in HCM patients with ventricular arrhythmia compared to patients without (n = 15; 0.41 ± 0.03 vs. 0.46 ± 0.06; p = 0.007). A decrease in FA of 0.05 increased odds of ventricular arrhythmia by 2.5 (95% confidence interval: 1.2 to 5.3; p = 0.015) in HCM and remained significant even after correcting for LGE, ECV, and wall thickness (p = 0.036). Conclusions: DT-CMR assessment of left ventricular myoarchitecture matched patterns reported previously on histology. Low diastolic FA in HCM was associated with ventricular arrhythmia and is likely to represent disarray after accounting for fibrosis. The authors propose that diastolic FA could be the first in vivo marker of disarray in HCM and a potential independent risk factor.","author":[{"dropping-particle":"","family":"Ariga","given":"Rina","non-dropping-particle":"","parse-names":false,"suffix":""},{"dropping-particle":"","family":"Tunnicliffe","given":"Elizabeth M.","non-dropping-particle":"","parse-names":false,"suffix":""},{"dropping-particle":"","family":"Manohar","given":"Sanjay G.","non-dropping-particle":"","parse-names":false,"suffix":""},{"dropping-particle":"","family":"Mahmod","given":"Masliza","non-dropping-particle":"","parse-names":false,"suffix":""},{"dropping-particle":"","family":"Raman","given":"Betty","non-dropping-particle":"","parse-names":false,"suffix":""},{"dropping-particle":"","family":"Piechnik","given":"Stefan K.","non-dropping-particle":"","parse-names":false,"suffix":""},{"dropping-particle":"","family":"Francis","given":"Jane M.","non-dropping-particle":"","parse-names":false,"suffix":""},{"dropping-particle":"","family":"Robson","given":"Matthew D.","non-dropping-particle":"","parse-names":false,"suffix":""},{"dropping-particle":"","family":"Neubauer","given":"Stefan","non-dropping-particle":"","parse-names":false,"suffix":""},{"dropping-particle":"","family":"Watkins","given":"Hugh","non-dropping-particle":"","parse-names":false,"suffix":""}],"container-title":"Journal of the American College of Cardiology","id":"ITEM-1","issued":{"date-parts":[["2019"]]},"title":"Identification of Myocardial Disarray in Patients With Hypertrophic Cardiomyopathy and Ventricular Arrhythmias","type":"article-journal"},"uris":["http://www.mendeley.com/documents/?uuid=b0d6c0e2-5e62-4060-81e4-026eec449aa4"]}],"mendeley":{"formattedCitation":"[27]","plainTextFormattedCitation":"[27]","previouslyFormattedCitation":"[27]"},"properties":{"noteIndex":0},"schema":"https://github.com/citation-style-language/schema/raw/master/csl-citation.json"}</w:instrText>
      </w:r>
      <w:r w:rsidRPr="00D83C84">
        <w:rPr>
          <w:rFonts w:ascii="Times New Roman" w:hAnsi="Times New Roman" w:cs="Times New Roman"/>
        </w:rPr>
        <w:fldChar w:fldCharType="separate"/>
      </w:r>
      <w:r w:rsidRPr="007568CA">
        <w:rPr>
          <w:rFonts w:ascii="Times New Roman" w:hAnsi="Times New Roman" w:cs="Times New Roman"/>
          <w:noProof/>
        </w:rPr>
        <w:t>[27]</w:t>
      </w:r>
      <w:r w:rsidRPr="00D83C84">
        <w:rPr>
          <w:rFonts w:ascii="Times New Roman" w:hAnsi="Times New Roman" w:cs="Times New Roman"/>
        </w:rPr>
        <w:fldChar w:fldCharType="end"/>
      </w:r>
      <w:r w:rsidRPr="00677598">
        <w:rPr>
          <w:rFonts w:ascii="Times New Roman" w:hAnsi="Times New Roman" w:cs="Times New Roman"/>
        </w:rPr>
        <w:t xml:space="preserve">, the causal link </w:t>
      </w:r>
      <w:r>
        <w:rPr>
          <w:rFonts w:ascii="Times New Roman" w:hAnsi="Times New Roman" w:cs="Times New Roman"/>
        </w:rPr>
        <w:t xml:space="preserve">of these features </w:t>
      </w:r>
      <w:r w:rsidRPr="00677598">
        <w:rPr>
          <w:rFonts w:ascii="Times New Roman" w:hAnsi="Times New Roman" w:cs="Times New Roman"/>
        </w:rPr>
        <w:t>to LV function is</w:t>
      </w:r>
      <w:r w:rsidR="00497482">
        <w:rPr>
          <w:rFonts w:ascii="Times New Roman" w:hAnsi="Times New Roman" w:cs="Times New Roman"/>
        </w:rPr>
        <w:t xml:space="preserve"> difficult </w:t>
      </w:r>
      <w:r w:rsidRPr="00677598">
        <w:rPr>
          <w:rFonts w:ascii="Times New Roman" w:hAnsi="Times New Roman" w:cs="Times New Roman"/>
        </w:rPr>
        <w:t>to ascertain</w:t>
      </w:r>
      <w:r>
        <w:rPr>
          <w:rFonts w:ascii="Times New Roman" w:hAnsi="Times New Roman" w:cs="Times New Roman"/>
        </w:rPr>
        <w:t xml:space="preserve"> </w:t>
      </w:r>
      <w:ins w:id="5" w:author="Kenneth Campbell" w:date="2022-04-17T16:55:00Z">
        <w:r w:rsidR="00A2280E">
          <w:rPr>
            <w:rFonts w:ascii="Times New Roman" w:hAnsi="Times New Roman" w:cs="Times New Roman"/>
          </w:rPr>
          <w:t xml:space="preserve">in </w:t>
        </w:r>
      </w:ins>
      <w:r>
        <w:rPr>
          <w:rFonts w:ascii="Times New Roman" w:hAnsi="Times New Roman" w:cs="Times New Roman"/>
        </w:rPr>
        <w:t xml:space="preserve">these studies </w:t>
      </w:r>
      <w:r w:rsidRPr="00677598">
        <w:rPr>
          <w:rFonts w:ascii="Times New Roman" w:hAnsi="Times New Roman" w:cs="Times New Roman"/>
        </w:rPr>
        <w:t xml:space="preserve">. </w:t>
      </w:r>
      <w:r w:rsidRPr="00DD2D72">
        <w:rPr>
          <w:rFonts w:ascii="Times New Roman" w:hAnsi="Times New Roman" w:cs="Times New Roman"/>
        </w:rPr>
        <w:t>As such, the relative contribution of these remodeling features</w:t>
      </w:r>
      <w:r>
        <w:rPr>
          <w:rFonts w:ascii="Times New Roman" w:hAnsi="Times New Roman" w:cs="Times New Roman"/>
        </w:rPr>
        <w:t xml:space="preserve"> (i.e. asymmetrical hypertrophy, myofiber disarray)</w:t>
      </w:r>
      <w:r w:rsidRPr="00DD2D72">
        <w:rPr>
          <w:rFonts w:ascii="Times New Roman" w:hAnsi="Times New Roman" w:cs="Times New Roman"/>
        </w:rPr>
        <w:t xml:space="preserve"> to the impairment of LV function in HCM patients </w:t>
      </w:r>
      <w:r w:rsidR="00497482">
        <w:rPr>
          <w:rFonts w:ascii="Times New Roman" w:hAnsi="Times New Roman" w:cs="Times New Roman"/>
        </w:rPr>
        <w:t>still remains</w:t>
      </w:r>
      <w:r w:rsidRPr="00DD2D72">
        <w:rPr>
          <w:rFonts w:ascii="Times New Roman" w:hAnsi="Times New Roman" w:cs="Times New Roman"/>
        </w:rPr>
        <w:t xml:space="preserve"> unclear.</w:t>
      </w:r>
      <w:r>
        <w:rPr>
          <w:rFonts w:ascii="Times New Roman" w:hAnsi="Times New Roman" w:cs="Times New Roman"/>
        </w:rPr>
        <w:t xml:space="preserve"> M</w:t>
      </w:r>
      <w:r w:rsidRPr="00DD2D72">
        <w:rPr>
          <w:rFonts w:ascii="Times New Roman" w:hAnsi="Times New Roman" w:cs="Times New Roman"/>
        </w:rPr>
        <w:t xml:space="preserve">athematical modeling can </w:t>
      </w:r>
      <w:r>
        <w:rPr>
          <w:rFonts w:ascii="Times New Roman" w:hAnsi="Times New Roman" w:cs="Times New Roman"/>
        </w:rPr>
        <w:t>help resolve this issue by quantifying the causal effects of the remodeling features to changes in the LV function in HCM patients</w:t>
      </w:r>
      <w:r w:rsidRPr="00DD2D72">
        <w:rPr>
          <w:rFonts w:ascii="Times New Roman" w:hAnsi="Times New Roman" w:cs="Times New Roman"/>
        </w:rPr>
        <w:t xml:space="preserve">. </w:t>
      </w:r>
      <w:r>
        <w:rPr>
          <w:rFonts w:ascii="Times New Roman" w:hAnsi="Times New Roman" w:cs="Times New Roman"/>
        </w:rPr>
        <w:t>In relation to HCM, a</w:t>
      </w:r>
      <w:r w:rsidRPr="00DD2D72">
        <w:rPr>
          <w:rFonts w:ascii="Times New Roman" w:hAnsi="Times New Roman" w:cs="Times New Roman"/>
        </w:rPr>
        <w:t xml:space="preserve"> few computational models have been developed to investigate </w:t>
      </w:r>
      <w:r>
        <w:rPr>
          <w:rFonts w:ascii="Times New Roman" w:hAnsi="Times New Roman" w:cs="Times New Roman"/>
        </w:rPr>
        <w:t>the effects of remodeling features on LV function</w:t>
      </w:r>
      <w:r w:rsidR="00015F34">
        <w:rPr>
          <w:rFonts w:ascii="Times New Roman" w:hAnsi="Times New Roman" w:cs="Times New Roman"/>
        </w:rPr>
        <w:t xml:space="preserve"> </w:t>
      </w:r>
      <w:r w:rsidR="00015F34">
        <w:rPr>
          <w:rFonts w:ascii="Times New Roman" w:hAnsi="Times New Roman" w:cs="Times New Roman"/>
        </w:rPr>
        <w:fldChar w:fldCharType="begin" w:fldLock="1"/>
      </w:r>
      <w:r w:rsidR="00B83A7D">
        <w:rPr>
          <w:rFonts w:ascii="Times New Roman" w:hAnsi="Times New Roman" w:cs="Times New Roman"/>
        </w:rPr>
        <w:instrText>ADDIN CSL_CITATION {"citationItems":[{"id":"ITEM-1","itemData":{"DOI":"10.1098/rsif.2011.0184","author":[{"dropping-particle":"","family":"Campbell","given":"Stuart G","non-dropping-particle":"","parse-names":false,"suffix":""},{"dropping-particle":"","family":"McCulloch","given":"Andrew D","non-dropping-particle":"","parse-names":false,"suffix":""}],"container-title":"Journal of The Royal Society Interface","id":"ITEM-1","issue":"64","issued":{"date-parts":[["2011","11","7"]]},"note":"doi: 10.1098/rsif.2011.0184","page":"1550-1561","publisher":"Royal Society","title":"Multi-scale computational models of familial hypertrophic cardiomyopathy: genotype to phenotype","type":"article-journal","volume":"8"},"uris":["http://www.mendeley.com/documents/?uuid=daaea291-7e85-4e73-890b-bbc0a81424da"]},{"id":"ITEM-2","itemData":{"DOI":"10.1186/s12938-021-00900-9","ISSN":"1475-925X","abstract":"Hypertrophic cardiomyopathy (HCM) is typically caused by mutations in sarcomeric genes leading to cardiomyocyte disarray, replacement fibrosis, impaired contractility, and elevated filling pressures. These varying tissue properties are associated with certain strain patterns that may allow to establish a diagnosis by means of non-invasive imaging without the necessity of harmful myocardial biopsies or contrast agent application. With a numerical study, we aim to answer: how the variability in each of these mechanisms contributes to altered mechanics of the left ventricle (LV) and if the deformation obtained in in-silico experiments is comparable to values reported from clinical measurements.","author":[{"dropping-particle":"","family":"Kovacheva","given":"Ekaterina","non-dropping-particle":"","parse-names":false,"suffix":""},{"dropping-particle":"","family":"Gerach","given":"Tobias","non-dropping-particle":"","parse-names":false,"suffix":""},{"dropping-particle":"","family":"Schuler","given":"Steffen","non-dropping-particle":"","parse-names":false,"suffix":""},{"dropping-particle":"","family":"Ochs","given":"Marco","non-dropping-particle":"","parse-names":false,"suffix":""},{"dropping-particle":"","family":"Dössel","given":"Olaf","non-dropping-particle":"","parse-names":false,"suffix":""},{"dropping-particle":"","family":"Loewe","given":"Axel","non-dropping-particle":"","parse-names":false,"suffix":""}],"container-title":"BioMedical Engineering OnLine","id":"ITEM-2","issue":"1","issued":{"date-parts":[["2021"]]},"page":"69","title":"Causes of altered ventricular mechanics in hypertrophic cardiomyopathy: an in-silico study","type":"article-journal","volume":"20"},"uris":["http://www.mendeley.com/documents/?uuid=ec75a36a-9481-4def-9552-34cd1233dfb5"]}],"mendeley":{"formattedCitation":"[28], [29]","plainTextFormattedCitation":"[28], [29]","previouslyFormattedCitation":"[28], [29]"},"properties":{"noteIndex":0},"schema":"https://github.com/citation-style-language/schema/raw/master/csl-citation.json"}</w:instrText>
      </w:r>
      <w:r w:rsidR="00015F34">
        <w:rPr>
          <w:rFonts w:ascii="Times New Roman" w:hAnsi="Times New Roman" w:cs="Times New Roman"/>
        </w:rPr>
        <w:fldChar w:fldCharType="separate"/>
      </w:r>
      <w:r w:rsidR="00015F34" w:rsidRPr="00015F34">
        <w:rPr>
          <w:rFonts w:ascii="Times New Roman" w:hAnsi="Times New Roman" w:cs="Times New Roman"/>
          <w:noProof/>
        </w:rPr>
        <w:t>[28], [29]</w:t>
      </w:r>
      <w:r w:rsidR="00015F34">
        <w:rPr>
          <w:rFonts w:ascii="Times New Roman" w:hAnsi="Times New Roman" w:cs="Times New Roman"/>
        </w:rPr>
        <w:fldChar w:fldCharType="end"/>
      </w:r>
      <w:r w:rsidRPr="00DD2D72">
        <w:rPr>
          <w:rFonts w:ascii="Times New Roman" w:hAnsi="Times New Roman" w:cs="Times New Roman"/>
        </w:rPr>
        <w:t>.</w:t>
      </w:r>
      <w:r>
        <w:rPr>
          <w:rFonts w:ascii="Times New Roman" w:hAnsi="Times New Roman" w:cs="Times New Roman"/>
        </w:rPr>
        <w:t xml:space="preserve"> Specifically, </w:t>
      </w:r>
      <w:r w:rsidRPr="00DD2D72">
        <w:rPr>
          <w:rFonts w:ascii="Times New Roman" w:hAnsi="Times New Roman" w:cs="Times New Roman"/>
        </w:rPr>
        <w:t>mathematical model</w:t>
      </w:r>
      <w:r>
        <w:rPr>
          <w:rFonts w:ascii="Times New Roman" w:hAnsi="Times New Roman" w:cs="Times New Roman"/>
        </w:rPr>
        <w:t>s</w:t>
      </w:r>
      <w:r w:rsidRPr="00DD2D72">
        <w:rPr>
          <w:rFonts w:ascii="Times New Roman" w:hAnsi="Times New Roman" w:cs="Times New Roman"/>
        </w:rPr>
        <w:t xml:space="preserve"> </w:t>
      </w:r>
      <w:r>
        <w:rPr>
          <w:rFonts w:ascii="Times New Roman" w:hAnsi="Times New Roman" w:cs="Times New Roman"/>
        </w:rPr>
        <w:t>based on an idealized ellipsoidal</w:t>
      </w:r>
      <w:r w:rsidRPr="00DD2D72">
        <w:rPr>
          <w:rFonts w:ascii="Times New Roman" w:hAnsi="Times New Roman" w:cs="Times New Roman"/>
        </w:rPr>
        <w:t xml:space="preserve"> </w:t>
      </w:r>
      <w:r>
        <w:rPr>
          <w:rFonts w:ascii="Times New Roman" w:hAnsi="Times New Roman" w:cs="Times New Roman"/>
        </w:rPr>
        <w:t xml:space="preserve">LV </w:t>
      </w:r>
      <w:r w:rsidRPr="00DD2D72">
        <w:rPr>
          <w:rFonts w:ascii="Times New Roman" w:hAnsi="Times New Roman" w:cs="Times New Roman"/>
        </w:rPr>
        <w:t xml:space="preserve">geometry </w:t>
      </w:r>
      <w:r>
        <w:rPr>
          <w:rFonts w:ascii="Times New Roman" w:hAnsi="Times New Roman" w:cs="Times New Roman"/>
        </w:rPr>
        <w:t xml:space="preserve">has been developed </w:t>
      </w:r>
      <w:r w:rsidRPr="00DD2D72">
        <w:rPr>
          <w:rFonts w:ascii="Times New Roman" w:hAnsi="Times New Roman" w:cs="Times New Roman"/>
        </w:rPr>
        <w:t xml:space="preserve">to investigate </w:t>
      </w:r>
      <w:r>
        <w:rPr>
          <w:rFonts w:ascii="Times New Roman" w:hAnsi="Times New Roman" w:cs="Times New Roman"/>
        </w:rPr>
        <w:t xml:space="preserve">how </w:t>
      </w:r>
      <w:r w:rsidRPr="00DD2D72">
        <w:rPr>
          <w:rFonts w:ascii="Times New Roman" w:hAnsi="Times New Roman" w:cs="Times New Roman"/>
        </w:rPr>
        <w:t xml:space="preserve">regional </w:t>
      </w:r>
      <w:r>
        <w:rPr>
          <w:rFonts w:ascii="Times New Roman" w:hAnsi="Times New Roman" w:cs="Times New Roman"/>
        </w:rPr>
        <w:t>strain is affected by</w:t>
      </w:r>
      <w:r w:rsidRPr="00DD2D72">
        <w:rPr>
          <w:rFonts w:ascii="Times New Roman" w:hAnsi="Times New Roman" w:cs="Times New Roman"/>
        </w:rPr>
        <w:t xml:space="preserve"> myofiber disarray</w:t>
      </w:r>
      <w:r>
        <w:rPr>
          <w:rFonts w:ascii="Times New Roman" w:hAnsi="Times New Roman" w:cs="Times New Roman"/>
        </w:rPr>
        <w:t xml:space="preserve"> </w:t>
      </w:r>
      <w:r w:rsidRPr="00DD2D72">
        <w:rPr>
          <w:rFonts w:ascii="Times New Roman" w:hAnsi="Times New Roman" w:cs="Times New Roman"/>
        </w:rPr>
        <w:fldChar w:fldCharType="begin" w:fldLock="1"/>
      </w:r>
      <w:r w:rsidR="00B83A7D">
        <w:rPr>
          <w:rFonts w:ascii="Times New Roman" w:hAnsi="Times New Roman" w:cs="Times New Roman"/>
        </w:rPr>
        <w:instrText>ADDIN CSL_CITATION {"citationItems":[{"id":"ITEM-1","itemData":{"DOI":"10.1152/ajpheart.2001.281.2.h506","ISSN":"03636135","PMID":"11454551","abstract":"MLC2v/ras transgenic mice display a phenotype characteristic of hypertrophic cardiomyopathy, with septal hypertrophy and focal myocyte disarray. Experimental measurements of septal wall mechanics in ras transgenic mice have previously shown that regions of myocyte disarray have reduced principal systolic shortening, torsional systolic shear, and sarcomere length. To investigate the mechanisms of this regional dysfunction, a three-dimensional prolate spheroidal finite-element model was used to simulate filling and ejection in the hypertrophied mouse left ventricle with septal disarray. Focally disarrayed septal myocardium was modeled by randomly distributed three-dimensional regions of altered material properties based on measured statistical distributions of muscle fiber angular dispersion. Material properties in disarrayed regions were modeled by decreased systolic anisotropy derived from increased fiber angle dispersion and decreased systolic tension development associated with reduced sarcomere lengths. Compared with measurements in ras transgenic mice, the model showed similar heterogeneity of septal systolic strain with the largest reductions in principal shortening and torsional shear in regions of greatest disarray. Average systolic principal shortening on the right ventricular septal surface of the model was -0.114 for normal regions and -0.065 for disarrayed regions; for torsional shear, these values were 0.047 and 0.019, respectively. These model results suggest that regional dysfunction in ras transgenic mice may be explained in part by the observed structural defects, including myofiber dispersion and reduced sarcomere length, which contributed about equally to predicted dysfunction in the disarrayed myocardium.","author":[{"dropping-particle":"","family":"Usyk","given":"T. P.","non-dropping-particle":"","parse-names":false,"suffix":""},{"dropping-particle":"","family":"Omens","given":"J. H.","non-dropping-particle":"","parse-names":false,"suffix":""},{"dropping-particle":"","family":"McCulloch","given":"A. D.","non-dropping-particle":"","parse-names":false,"suffix":""}],"container-title":"American Journal of Physiology - Heart and Circulatory Physiology","id":"ITEM-1","issued":{"date-parts":[["2001"]]},"title":"Regional septal dysfunction in a three-dimensional computational model of focal myofiber disarray","type":"article-journal"},"uris":["http://www.mendeley.com/documents/?uuid=009d6df6-14e4-4d32-82f7-06e345875cf5"]}],"mendeley":{"formattedCitation":"[30]","plainTextFormattedCitation":"[30]","previouslyFormattedCitation":"[30]"},"properties":{"noteIndex":0},"schema":"https://github.com/citation-style-language/schema/raw/master/csl-citation.json"}</w:instrText>
      </w:r>
      <w:r w:rsidRPr="00DD2D72">
        <w:rPr>
          <w:rFonts w:ascii="Times New Roman" w:hAnsi="Times New Roman" w:cs="Times New Roman"/>
        </w:rPr>
        <w:fldChar w:fldCharType="separate"/>
      </w:r>
      <w:r w:rsidR="00015F34" w:rsidRPr="00015F34">
        <w:rPr>
          <w:rFonts w:ascii="Times New Roman" w:hAnsi="Times New Roman" w:cs="Times New Roman"/>
          <w:noProof/>
        </w:rPr>
        <w:t>[30]</w:t>
      </w:r>
      <w:r w:rsidRPr="00DD2D72">
        <w:rPr>
          <w:rFonts w:ascii="Times New Roman" w:hAnsi="Times New Roman" w:cs="Times New Roman"/>
        </w:rPr>
        <w:fldChar w:fldCharType="end"/>
      </w:r>
      <w:r>
        <w:rPr>
          <w:rFonts w:ascii="Times New Roman" w:hAnsi="Times New Roman" w:cs="Times New Roman"/>
        </w:rPr>
        <w:t xml:space="preserve"> and sarcomeric mutation </w:t>
      </w:r>
      <w:r w:rsidR="008E44FE">
        <w:rPr>
          <w:rFonts w:ascii="Times New Roman" w:hAnsi="Times New Roman" w:cs="Times New Roman"/>
        </w:rPr>
        <w:fldChar w:fldCharType="begin" w:fldLock="1"/>
      </w:r>
      <w:r w:rsidR="00015F34">
        <w:rPr>
          <w:rFonts w:ascii="Times New Roman" w:hAnsi="Times New Roman" w:cs="Times New Roman"/>
        </w:rPr>
        <w:instrText>ADDIN CSL_CITATION {"citationItems":[{"id":"ITEM-1","itemData":{"DOI":"10.1098/rsif.2011.0184","author":[{"dropping-particle":"","family":"Campbell","given":"Stuart G","non-dropping-particle":"","parse-names":false,"suffix":""},{"dropping-particle":"","family":"McCulloch","given":"Andrew D","non-dropping-particle":"","parse-names":false,"suffix":""}],"container-title":"Journal of The Royal Society Interface","id":"ITEM-1","issue":"64","issued":{"date-parts":[["2011","11","7"]]},"note":"doi: 10.1098/rsif.2011.0184","page":"1550-1561","publisher":"Royal Society","title":"Multi-scale computational models of familial hypertrophic cardiomyopathy: genotype to phenotype","type":"article-journal","volume":"8"},"uris":["http://www.mendeley.com/documents/?uuid=daaea291-7e85-4e73-890b-bbc0a81424da"]}],"mendeley":{"formattedCitation":"[28]","plainTextFormattedCitation":"[28]","previouslyFormattedCitation":"[28]"},"properties":{"noteIndex":0},"schema":"https://github.com/citation-style-language/schema/raw/master/csl-citation.json"}</w:instrText>
      </w:r>
      <w:r w:rsidR="008E44FE">
        <w:rPr>
          <w:rFonts w:ascii="Times New Roman" w:hAnsi="Times New Roman" w:cs="Times New Roman"/>
        </w:rPr>
        <w:fldChar w:fldCharType="separate"/>
      </w:r>
      <w:r w:rsidR="00015F34" w:rsidRPr="00015F34">
        <w:rPr>
          <w:rFonts w:ascii="Times New Roman" w:hAnsi="Times New Roman" w:cs="Times New Roman"/>
          <w:noProof/>
        </w:rPr>
        <w:t>[28]</w:t>
      </w:r>
      <w:r w:rsidR="008E44FE">
        <w:rPr>
          <w:rFonts w:ascii="Times New Roman" w:hAnsi="Times New Roman" w:cs="Times New Roman"/>
        </w:rPr>
        <w:fldChar w:fldCharType="end"/>
      </w:r>
      <w:r w:rsidRPr="00DD2D72">
        <w:rPr>
          <w:rFonts w:ascii="Times New Roman" w:hAnsi="Times New Roman" w:cs="Times New Roman"/>
        </w:rPr>
        <w:t xml:space="preserve">. </w:t>
      </w:r>
      <w:commentRangeStart w:id="6"/>
      <w:r>
        <w:rPr>
          <w:rFonts w:ascii="Times New Roman" w:hAnsi="Times New Roman" w:cs="Times New Roman"/>
        </w:rPr>
        <w:t>A study was also conducted on the effects of remodeling features associated with HCM by perturbing the heart geometry of a healthy volunteer</w:t>
      </w:r>
      <w:r w:rsidR="006D2E61">
        <w:rPr>
          <w:rFonts w:ascii="Times New Roman" w:hAnsi="Times New Roman" w:cs="Times New Roman"/>
        </w:rPr>
        <w:t xml:space="preserve"> </w:t>
      </w:r>
      <w:r w:rsidR="006D2E61">
        <w:rPr>
          <w:rFonts w:ascii="Times New Roman" w:hAnsi="Times New Roman" w:cs="Times New Roman"/>
        </w:rPr>
        <w:fldChar w:fldCharType="begin" w:fldLock="1"/>
      </w:r>
      <w:r w:rsidR="00B83A7D">
        <w:rPr>
          <w:rFonts w:ascii="Times New Roman" w:hAnsi="Times New Roman" w:cs="Times New Roman"/>
        </w:rPr>
        <w:instrText>ADDIN CSL_CITATION {"citationItems":[{"id":"ITEM-1","itemData":{"DOI":"10.1186/s12938-021-00900-9","ISSN":"1475-925X","abstract":"Hypertrophic cardiomyopathy (HCM) is typically caused by mutations in sarcomeric genes leading to cardiomyocyte disarray, replacement fibrosis, impaired contractility, and elevated filling pressures. These varying tissue properties are associated with certain strain patterns that may allow to establish a diagnosis by means of non-invasive imaging without the necessity of harmful myocardial biopsies or contrast agent application. With a numerical study, we aim to answer: how the variability in each of these mechanisms contributes to altered mechanics of the left ventricle (LV) and if the deformation obtained in in-silico experiments is comparable to values reported from clinical measurements.","author":[{"dropping-particle":"","family":"Kovacheva","given":"Ekaterina","non-dropping-particle":"","parse-names":false,"suffix":""},{"dropping-particle":"","family":"Gerach","given":"Tobias","non-dropping-particle":"","parse-names":false,"suffix":""},{"dropping-particle":"","family":"Schuler","given":"Steffen","non-dropping-particle":"","parse-names":false,"suffix":""},{"dropping-particle":"","family":"Ochs","given":"Marco","non-dropping-particle":"","parse-names":false,"suffix":""},{"dropping-particle":"","family":"Dössel","given":"Olaf","non-dropping-particle":"","parse-names":false,"suffix":""},{"dropping-particle":"","family":"Loewe","given":"Axel","non-dropping-particle":"","parse-names":false,"suffix":""}],"container-title":"BioMedical Engineering OnLine","id":"ITEM-1","issue":"1","issued":{"date-parts":[["2021"]]},"page":"69","title":"Causes of altered ventricular mechanics in hypertrophic cardiomyopathy: an in-silico study","type":"article-journal","volume":"20"},"uris":["http://www.mendeley.com/documents/?uuid=ec75a36a-9481-4def-9552-34cd1233dfb5"]}],"mendeley":{"formattedCitation":"[29]","plainTextFormattedCitation":"[29]","previouslyFormattedCitation":"[29]"},"properties":{"noteIndex":0},"schema":"https://github.com/citation-style-language/schema/raw/master/csl-citation.json"}</w:instrText>
      </w:r>
      <w:r w:rsidR="006D2E61">
        <w:rPr>
          <w:rFonts w:ascii="Times New Roman" w:hAnsi="Times New Roman" w:cs="Times New Roman"/>
        </w:rPr>
        <w:fldChar w:fldCharType="separate"/>
      </w:r>
      <w:r w:rsidR="00015F34" w:rsidRPr="00015F34">
        <w:rPr>
          <w:rFonts w:ascii="Times New Roman" w:hAnsi="Times New Roman" w:cs="Times New Roman"/>
          <w:noProof/>
        </w:rPr>
        <w:t>[29]</w:t>
      </w:r>
      <w:r w:rsidR="006D2E61">
        <w:rPr>
          <w:rFonts w:ascii="Times New Roman" w:hAnsi="Times New Roman" w:cs="Times New Roman"/>
        </w:rPr>
        <w:fldChar w:fldCharType="end"/>
      </w:r>
      <w:r>
        <w:rPr>
          <w:rFonts w:ascii="Times New Roman" w:hAnsi="Times New Roman" w:cs="Times New Roman"/>
        </w:rPr>
        <w:t xml:space="preserve">. </w:t>
      </w:r>
      <w:commentRangeEnd w:id="6"/>
      <w:r w:rsidR="00A2280E">
        <w:rPr>
          <w:rStyle w:val="CommentReference"/>
          <w:rFonts w:cs="Mangal"/>
        </w:rPr>
        <w:commentReference w:id="6"/>
      </w:r>
      <w:r w:rsidR="00497482">
        <w:rPr>
          <w:rFonts w:ascii="Times New Roman" w:hAnsi="Times New Roman" w:cs="Times New Roman"/>
        </w:rPr>
        <w:t>These</w:t>
      </w:r>
      <w:r w:rsidR="00497482" w:rsidRPr="00DD2D72">
        <w:rPr>
          <w:rFonts w:ascii="Times New Roman" w:hAnsi="Times New Roman" w:cs="Times New Roman"/>
        </w:rPr>
        <w:t xml:space="preserve"> studies</w:t>
      </w:r>
      <w:r w:rsidR="00497482">
        <w:rPr>
          <w:rFonts w:ascii="Times New Roman" w:hAnsi="Times New Roman" w:cs="Times New Roman"/>
        </w:rPr>
        <w:t>, however, do not consider</w:t>
      </w:r>
      <w:r w:rsidR="00497482" w:rsidRPr="00DD2D72">
        <w:rPr>
          <w:rFonts w:ascii="Times New Roman" w:hAnsi="Times New Roman" w:cs="Times New Roman"/>
        </w:rPr>
        <w:t xml:space="preserve"> the </w:t>
      </w:r>
      <w:r w:rsidR="00497482">
        <w:rPr>
          <w:rFonts w:ascii="Times New Roman" w:hAnsi="Times New Roman" w:cs="Times New Roman"/>
        </w:rPr>
        <w:t xml:space="preserve">difference in LV </w:t>
      </w:r>
      <w:r w:rsidR="00497482" w:rsidRPr="00DD2D72">
        <w:rPr>
          <w:rFonts w:ascii="Times New Roman" w:hAnsi="Times New Roman" w:cs="Times New Roman"/>
        </w:rPr>
        <w:t xml:space="preserve">mechanics </w:t>
      </w:r>
      <w:r w:rsidR="00497482">
        <w:rPr>
          <w:rFonts w:ascii="Times New Roman" w:hAnsi="Times New Roman" w:cs="Times New Roman"/>
        </w:rPr>
        <w:t>between</w:t>
      </w:r>
      <w:r w:rsidR="00497482" w:rsidRPr="00DD2D72">
        <w:rPr>
          <w:rFonts w:ascii="Times New Roman" w:hAnsi="Times New Roman" w:cs="Times New Roman"/>
        </w:rPr>
        <w:t xml:space="preserve"> obstructive and non-obstructive HCM </w:t>
      </w:r>
      <w:r w:rsidR="00497482">
        <w:rPr>
          <w:rFonts w:ascii="Times New Roman" w:hAnsi="Times New Roman" w:cs="Times New Roman"/>
        </w:rPr>
        <w:t xml:space="preserve">and patient-specific LV geometries that encapsulate </w:t>
      </w:r>
      <w:r w:rsidR="00497482" w:rsidRPr="00DD2D72">
        <w:rPr>
          <w:rFonts w:ascii="Times New Roman" w:hAnsi="Times New Roman" w:cs="Times New Roman"/>
        </w:rPr>
        <w:t>the heterogene</w:t>
      </w:r>
      <w:r w:rsidR="00497482">
        <w:rPr>
          <w:rFonts w:ascii="Times New Roman" w:hAnsi="Times New Roman" w:cs="Times New Roman"/>
        </w:rPr>
        <w:t xml:space="preserve">ous distribution </w:t>
      </w:r>
      <w:r w:rsidR="00497482" w:rsidRPr="00DD2D72">
        <w:rPr>
          <w:rFonts w:ascii="Times New Roman" w:hAnsi="Times New Roman" w:cs="Times New Roman"/>
        </w:rPr>
        <w:t>of wall thickness</w:t>
      </w:r>
      <w:r w:rsidR="00497482">
        <w:rPr>
          <w:rFonts w:ascii="Times New Roman" w:hAnsi="Times New Roman" w:cs="Times New Roman"/>
        </w:rPr>
        <w:t xml:space="preserve"> associated with this disease</w:t>
      </w:r>
      <w:r w:rsidR="00497482" w:rsidRPr="00DD2D72">
        <w:rPr>
          <w:rFonts w:ascii="Times New Roman" w:hAnsi="Times New Roman" w:cs="Times New Roman"/>
        </w:rPr>
        <w:t xml:space="preserve">. </w:t>
      </w:r>
      <w:r w:rsidR="00497482" w:rsidRPr="00E71507">
        <w:rPr>
          <w:rFonts w:ascii="Times New Roman" w:hAnsi="Times New Roman" w:cs="Times New Roman"/>
        </w:rPr>
        <w:t xml:space="preserve">Other computational studies are focused only on </w:t>
      </w:r>
      <w:r w:rsidR="00B83A7D" w:rsidRPr="00E71507">
        <w:rPr>
          <w:rFonts w:ascii="Times New Roman" w:hAnsi="Times New Roman" w:cs="Times New Roman"/>
        </w:rPr>
        <w:t xml:space="preserve">obstructive HCM </w:t>
      </w:r>
      <w:r w:rsidR="00B83A7D" w:rsidRPr="00E71507">
        <w:rPr>
          <w:rFonts w:ascii="Times New Roman" w:hAnsi="Times New Roman" w:cs="Times New Roman"/>
        </w:rPr>
        <w:fldChar w:fldCharType="begin" w:fldLock="1"/>
      </w:r>
      <w:r w:rsidR="00E220C9" w:rsidRPr="00E71507">
        <w:rPr>
          <w:rFonts w:ascii="Times New Roman" w:hAnsi="Times New Roman" w:cs="Times New Roman"/>
        </w:rPr>
        <w:instrText>ADDIN CSL_CITATION {"citationItems":[{"id":"ITEM-1","itemData":{"DOI":"10.3389/fphys.2021.717717","ISSN":"1664-042X","abstract":"Apical aneurysm was observed to be associated with midventricular obstruction (MVO) in hypertrophic cardiomyopathy (HCM). To investigate the genesis of the apical aneurysm, the idealized numerical left ventricular models (finite-element left ventricle models) of the healthy left ventricle, subaortic obstruction, and midventricular obstruction in HCM of left ventricle were created. The mechanical effects in the formation of apical aneurysm were determined by comparing the myofiber stress on the apical wall between these three models (healthy, subaortic obstruction, and midventricular obstruction models). In comparing the subaortic obstruction model and MVO model with HCM, it was found that, at the time of maximum pressure, the maximum value of myofiber stress in MVO model was 75.0% higher than that in the subaortic obstruction model (654.5 kPa vs. 373.9 kPa). The maximum stress on the apex of LV increased 79.9, 69.3, 117.8% than that on the myocardium around the apex in healthy model, subaortic obstruction model, and MVO model, respectively. Our results indicated that high myofiber stress on the apical wall might initiate the formation process of the apical aneurysm.","author":[{"dropping-particle":"","family":"Deng","given":"Long","non-dropping-particle":"","parse-names":false,"suffix":""},{"dropping-particle":"","family":"Zuo","given":"Heng","non-dropping-particle":"","parse-names":false,"suffix":""},{"dropping-particle":"","family":"Li","given":"An","non-dropping-particle":"","parse-names":false,"suffix":""},{"dropping-particle":"","family":"Yang","given":"Chun","non-dropping-particle":"","parse-names":false,"suffix":""},{"dropping-particle":"","family":"Huang","given":"Xueying","non-dropping-particle":"","parse-names":false,"suffix":""}],"container-title":"Frontiers in Physiology","id":"ITEM-1","issued":{"date-parts":[["2021"]]},"title":"Numerical Simulation Study on the Mechanism of Formation of Apical Aneurysm in Hypertrophic Cardiomyopathy With Midventricular Obstruction","type":"article-journal","volume":"12"},"uris":["http://www.mendeley.com/documents/?uuid=f7aed976-d788-4517-a1be-d7356fbcda74"]}],"mendeley":{"formattedCitation":"[32]","plainTextFormattedCitation":"[32]","previouslyFormattedCitation":"[32]"},"properties":{"noteIndex":0},"schema":"https://github.com/citation-style-language/schema/raw/master/csl-citation.json"}</w:instrText>
      </w:r>
      <w:r w:rsidR="00B83A7D" w:rsidRPr="00E71507">
        <w:rPr>
          <w:rFonts w:ascii="Times New Roman" w:hAnsi="Times New Roman" w:cs="Times New Roman"/>
        </w:rPr>
        <w:fldChar w:fldCharType="separate"/>
      </w:r>
      <w:r w:rsidR="00B83A7D" w:rsidRPr="00E71507">
        <w:rPr>
          <w:rFonts w:ascii="Times New Roman" w:hAnsi="Times New Roman" w:cs="Times New Roman"/>
          <w:noProof/>
        </w:rPr>
        <w:t>[32]</w:t>
      </w:r>
      <w:r w:rsidR="00B83A7D" w:rsidRPr="00E71507">
        <w:rPr>
          <w:rFonts w:ascii="Times New Roman" w:hAnsi="Times New Roman" w:cs="Times New Roman"/>
        </w:rPr>
        <w:fldChar w:fldCharType="end"/>
      </w:r>
      <w:r w:rsidR="00E220C9" w:rsidRPr="00E71507">
        <w:rPr>
          <w:rFonts w:ascii="Times New Roman" w:hAnsi="Times New Roman" w:cs="Times New Roman"/>
        </w:rPr>
        <w:fldChar w:fldCharType="begin" w:fldLock="1"/>
      </w:r>
      <w:r w:rsidR="007161F5" w:rsidRPr="00E71507">
        <w:rPr>
          <w:rFonts w:ascii="Times New Roman" w:hAnsi="Times New Roman" w:cs="Times New Roman"/>
        </w:rPr>
        <w:instrText>ADDIN CSL_CITATION {"citationItems":[{"id":"ITEM-1","itemData":{"DOI":"10.1186/s12938-020-00838-4","ISSN":"1475-925X","abstract":"Patient-specific active fluid–structure interactions (FSI) model is a useful approach to non-invasively investigate the hemodynamics in the heart. However, it takes a lot of effort to obtain the proper external force boundary conditions for active models, which heavily restrained the time-sensitive clinical applications of active computational models.","author":[{"dropping-particle":"","family":"Huang","given":"Xueying","non-dropping-particle":"","parse-names":false,"suffix":""},{"dropping-particle":"","family":"Deng","given":"Long","non-dropping-particle":"","parse-names":false,"suffix":""},{"dropping-particle":"","family":"Zuo","given":"Heng","non-dropping-particle":"","parse-names":false,"suffix":""},{"dropping-particle":"","family":"Yang","given":"Chun","non-dropping-particle":"","parse-names":false,"suffix":""},{"dropping-particle":"","family":"Song","given":"Yunhu","non-dropping-particle":"","parse-names":false,"suffix":""},{"dropping-particle":"","family":"Lesperance","given":"Mary","non-dropping-particle":"","parse-names":false,"suffix":""},{"dropping-particle":"","family":"Tang","given":"Dalin","non-dropping-particle":"","parse-names":false,"suffix":""}],"container-title":"BioMedical Engineering OnLine","id":"ITEM-1","issue":"1","issued":{"date-parts":[["2021"]]},"page":"9","title":"Comparisons of simulation results between passive and active fluid structure interaction models for left ventricle in hypertrophic obstructive cardiomyopathy","type":"article-journal","volume":"20"},"uris":["http://www.mendeley.com/documents/?uuid=4819ca66-3025-4f9f-a30b-5310257571a0"]}],"mendeley":{"formattedCitation":"[33]","plainTextFormattedCitation":"[33]","previouslyFormattedCitation":"[33]"},"properties":{"noteIndex":0},"schema":"https://github.com/citation-style-language/schema/raw/master/csl-citation.json"}</w:instrText>
      </w:r>
      <w:r w:rsidR="00E220C9" w:rsidRPr="00E71507">
        <w:rPr>
          <w:rFonts w:ascii="Times New Roman" w:hAnsi="Times New Roman" w:cs="Times New Roman"/>
        </w:rPr>
        <w:fldChar w:fldCharType="separate"/>
      </w:r>
      <w:r w:rsidR="00E220C9" w:rsidRPr="00E71507">
        <w:rPr>
          <w:rFonts w:ascii="Times New Roman" w:hAnsi="Times New Roman" w:cs="Times New Roman"/>
          <w:noProof/>
        </w:rPr>
        <w:t>[33]</w:t>
      </w:r>
      <w:r w:rsidR="00E220C9" w:rsidRPr="00E71507">
        <w:rPr>
          <w:rFonts w:ascii="Times New Roman" w:hAnsi="Times New Roman" w:cs="Times New Roman"/>
        </w:rPr>
        <w:fldChar w:fldCharType="end"/>
      </w:r>
      <w:r w:rsidR="00497482" w:rsidRPr="00E71507">
        <w:rPr>
          <w:rFonts w:ascii="Times New Roman" w:hAnsi="Times New Roman" w:cs="Times New Roman"/>
        </w:rPr>
        <w:t xml:space="preserve">, but </w:t>
      </w:r>
      <w:r w:rsidR="00510468" w:rsidRPr="00E71507">
        <w:rPr>
          <w:rFonts w:ascii="Times New Roman" w:hAnsi="Times New Roman" w:cs="Times New Roman"/>
        </w:rPr>
        <w:t xml:space="preserve">they </w:t>
      </w:r>
      <w:r w:rsidR="00497482" w:rsidRPr="00E71507">
        <w:rPr>
          <w:rFonts w:ascii="Times New Roman" w:hAnsi="Times New Roman" w:cs="Times New Roman"/>
        </w:rPr>
        <w:t>did not consider the effects of myofiber disarray.</w:t>
      </w:r>
      <w:r w:rsidR="00B95523">
        <w:rPr>
          <w:rFonts w:ascii="Times New Roman" w:hAnsi="Times New Roman" w:cs="Times New Roman"/>
        </w:rPr>
        <w:t xml:space="preserve"> </w:t>
      </w:r>
    </w:p>
    <w:p w14:paraId="12760A28" w14:textId="77777777" w:rsidR="007568CA" w:rsidRDefault="007568CA" w:rsidP="007568CA">
      <w:pPr>
        <w:pStyle w:val="Standard"/>
        <w:ind w:firstLine="720"/>
        <w:jc w:val="both"/>
        <w:rPr>
          <w:rFonts w:ascii="Times New Roman" w:hAnsi="Times New Roman" w:cs="Times New Roman"/>
        </w:rPr>
      </w:pPr>
    </w:p>
    <w:p w14:paraId="55706D7B" w14:textId="07179386" w:rsidR="007568CA" w:rsidRDefault="007568CA" w:rsidP="007568CA">
      <w:pPr>
        <w:pStyle w:val="Standard"/>
        <w:ind w:firstLine="720"/>
        <w:jc w:val="both"/>
        <w:rPr>
          <w:rFonts w:ascii="Times New Roman" w:hAnsi="Times New Roman" w:cs="Times New Roman"/>
        </w:rPr>
      </w:pPr>
      <w:r w:rsidRPr="00DD2D72">
        <w:rPr>
          <w:rFonts w:ascii="Times New Roman" w:hAnsi="Times New Roman" w:cs="Times New Roman"/>
        </w:rPr>
        <w:t xml:space="preserve">To address these limitations, we </w:t>
      </w:r>
      <w:r>
        <w:rPr>
          <w:rFonts w:ascii="Times New Roman" w:hAnsi="Times New Roman" w:cs="Times New Roman"/>
        </w:rPr>
        <w:t>developed</w:t>
      </w:r>
      <w:r w:rsidRPr="00577E6E">
        <w:rPr>
          <w:rFonts w:ascii="Times New Roman" w:hAnsi="Times New Roman" w:cs="Times New Roman"/>
        </w:rPr>
        <w:t xml:space="preserve"> patient-specific finite element</w:t>
      </w:r>
      <w:r>
        <w:rPr>
          <w:rFonts w:ascii="Times New Roman" w:hAnsi="Times New Roman" w:cs="Times New Roman"/>
        </w:rPr>
        <w:t xml:space="preserve"> (FE) LV</w:t>
      </w:r>
      <w:r w:rsidRPr="00577E6E">
        <w:rPr>
          <w:rFonts w:ascii="Times New Roman" w:hAnsi="Times New Roman" w:cs="Times New Roman"/>
        </w:rPr>
        <w:t xml:space="preserve"> model</w:t>
      </w:r>
      <w:r>
        <w:rPr>
          <w:rFonts w:ascii="Times New Roman" w:hAnsi="Times New Roman" w:cs="Times New Roman"/>
        </w:rPr>
        <w:t>s</w:t>
      </w:r>
      <w:r w:rsidRPr="00061BC4">
        <w:rPr>
          <w:rFonts w:ascii="Times New Roman" w:hAnsi="Times New Roman" w:cs="Times New Roman"/>
        </w:rPr>
        <w:t xml:space="preserve"> </w:t>
      </w:r>
      <w:r>
        <w:rPr>
          <w:rFonts w:ascii="Times New Roman" w:hAnsi="Times New Roman" w:cs="Times New Roman"/>
        </w:rPr>
        <w:t>based on clinical measurements from patients with 2 different types of HCM (obstructive and non-obstructive) and a control subject</w:t>
      </w:r>
      <w:del w:id="7" w:author="Kenneth Campbell" w:date="2022-04-17T16:56:00Z">
        <w:r w:rsidDel="00A2280E">
          <w:rPr>
            <w:rFonts w:ascii="Times New Roman" w:hAnsi="Times New Roman" w:cs="Times New Roman"/>
          </w:rPr>
          <w:delText xml:space="preserve"> here</w:delText>
        </w:r>
      </w:del>
      <w:r>
        <w:rPr>
          <w:rFonts w:ascii="Times New Roman" w:hAnsi="Times New Roman" w:cs="Times New Roman"/>
        </w:rPr>
        <w:t xml:space="preserve">. These models were constructed based on patient-specific LV geometries that were segmented from cardiac magnetic resonance images of these subjects. The models were </w:t>
      </w:r>
      <w:r w:rsidRPr="00577E6E">
        <w:rPr>
          <w:rFonts w:ascii="Times New Roman" w:hAnsi="Times New Roman" w:cs="Times New Roman"/>
        </w:rPr>
        <w:t xml:space="preserve">coupled </w:t>
      </w:r>
      <w:r>
        <w:rPr>
          <w:rFonts w:ascii="Times New Roman" w:hAnsi="Times New Roman" w:cs="Times New Roman"/>
        </w:rPr>
        <w:t>to a</w:t>
      </w:r>
      <w:r w:rsidRPr="00577E6E">
        <w:rPr>
          <w:rFonts w:ascii="Times New Roman" w:hAnsi="Times New Roman" w:cs="Times New Roman"/>
        </w:rPr>
        <w:t xml:space="preserve"> closed loop </w:t>
      </w:r>
      <w:r>
        <w:rPr>
          <w:rFonts w:ascii="Times New Roman" w:hAnsi="Times New Roman" w:cs="Times New Roman"/>
        </w:rPr>
        <w:t>circulatory</w:t>
      </w:r>
      <w:r w:rsidRPr="00577E6E">
        <w:rPr>
          <w:rFonts w:ascii="Times New Roman" w:hAnsi="Times New Roman" w:cs="Times New Roman"/>
        </w:rPr>
        <w:t xml:space="preserve"> model</w:t>
      </w:r>
      <w:r>
        <w:rPr>
          <w:rFonts w:ascii="Times New Roman" w:hAnsi="Times New Roman" w:cs="Times New Roman"/>
        </w:rPr>
        <w:t xml:space="preserve"> and c</w:t>
      </w:r>
      <w:r w:rsidRPr="00577E6E">
        <w:rPr>
          <w:rFonts w:ascii="Times New Roman" w:hAnsi="Times New Roman" w:cs="Times New Roman"/>
        </w:rPr>
        <w:t xml:space="preserve">alibrated </w:t>
      </w:r>
      <w:r>
        <w:rPr>
          <w:rFonts w:ascii="Times New Roman" w:hAnsi="Times New Roman" w:cs="Times New Roman"/>
        </w:rPr>
        <w:t>using patient-specific</w:t>
      </w:r>
      <w:r w:rsidRPr="00577E6E">
        <w:rPr>
          <w:rFonts w:ascii="Times New Roman" w:hAnsi="Times New Roman" w:cs="Times New Roman"/>
        </w:rPr>
        <w:t xml:space="preserve"> clinical measurements of the LV volume waveform, blood pressures and peak </w:t>
      </w:r>
      <w:r>
        <w:rPr>
          <w:rFonts w:ascii="Times New Roman" w:hAnsi="Times New Roman" w:cs="Times New Roman"/>
        </w:rPr>
        <w:t xml:space="preserve">global </w:t>
      </w:r>
      <w:r w:rsidRPr="00577E6E">
        <w:rPr>
          <w:rFonts w:ascii="Times New Roman" w:hAnsi="Times New Roman" w:cs="Times New Roman"/>
        </w:rPr>
        <w:t>longitudinal strain</w:t>
      </w:r>
      <w:r>
        <w:rPr>
          <w:rFonts w:ascii="Times New Roman" w:hAnsi="Times New Roman" w:cs="Times New Roman"/>
        </w:rPr>
        <w:t xml:space="preserve"> (GLS). Contractile function of the cardiac muscle fibers in the 3 subjects were determined by the calibration.  The calibrated</w:t>
      </w:r>
      <w:r w:rsidRPr="00577E6E">
        <w:rPr>
          <w:rFonts w:ascii="Times New Roman" w:hAnsi="Times New Roman" w:cs="Times New Roman"/>
        </w:rPr>
        <w:t xml:space="preserve"> model</w:t>
      </w:r>
      <w:r>
        <w:rPr>
          <w:rFonts w:ascii="Times New Roman" w:hAnsi="Times New Roman" w:cs="Times New Roman"/>
        </w:rPr>
        <w:t>s</w:t>
      </w:r>
      <w:r w:rsidRPr="00577E6E">
        <w:rPr>
          <w:rFonts w:ascii="Times New Roman" w:hAnsi="Times New Roman" w:cs="Times New Roman"/>
        </w:rPr>
        <w:t xml:space="preserve"> </w:t>
      </w:r>
      <w:r>
        <w:rPr>
          <w:rFonts w:ascii="Times New Roman" w:hAnsi="Times New Roman" w:cs="Times New Roman"/>
        </w:rPr>
        <w:t>were then</w:t>
      </w:r>
      <w:r w:rsidRPr="00577E6E">
        <w:rPr>
          <w:rFonts w:ascii="Times New Roman" w:hAnsi="Times New Roman" w:cs="Times New Roman"/>
        </w:rPr>
        <w:t xml:space="preserve"> applied to </w:t>
      </w:r>
      <w:r>
        <w:rPr>
          <w:rFonts w:ascii="Times New Roman" w:hAnsi="Times New Roman" w:cs="Times New Roman"/>
        </w:rPr>
        <w:t>investigate the effects of</w:t>
      </w:r>
      <w:r w:rsidRPr="000839D3">
        <w:rPr>
          <w:rFonts w:ascii="Times New Roman" w:hAnsi="Times New Roman" w:cs="Times New Roman"/>
        </w:rPr>
        <w:t xml:space="preserve"> </w:t>
      </w:r>
      <w:r>
        <w:rPr>
          <w:rFonts w:ascii="Times New Roman" w:hAnsi="Times New Roman" w:cs="Times New Roman"/>
        </w:rPr>
        <w:t>different degrees of myofiber disarray on LV function in both the obstructive and non-obstructive HCM</w:t>
      </w:r>
      <w:r w:rsidRPr="00577E6E">
        <w:rPr>
          <w:rFonts w:ascii="Times New Roman" w:hAnsi="Times New Roman" w:cs="Times New Roman"/>
        </w:rPr>
        <w:t xml:space="preserve"> </w:t>
      </w:r>
      <w:r>
        <w:rPr>
          <w:rFonts w:ascii="Times New Roman" w:hAnsi="Times New Roman" w:cs="Times New Roman"/>
        </w:rPr>
        <w:t>subjects.</w:t>
      </w:r>
    </w:p>
    <w:p w14:paraId="23928612" w14:textId="77777777" w:rsidR="0053346C" w:rsidRDefault="0053346C" w:rsidP="003A03F8">
      <w:pPr>
        <w:spacing w:line="240" w:lineRule="auto"/>
        <w:jc w:val="both"/>
        <w:rPr>
          <w:rFonts w:ascii="Times New Roman" w:hAnsi="Times New Roman" w:cs="Times New Roman"/>
          <w:b/>
          <w:bCs/>
          <w:color w:val="000000" w:themeColor="text1"/>
          <w:sz w:val="24"/>
          <w:szCs w:val="24"/>
        </w:rPr>
      </w:pPr>
    </w:p>
    <w:p w14:paraId="7628D058" w14:textId="45B3F388" w:rsidR="00E0795C" w:rsidRDefault="003A03F8" w:rsidP="003A03F8">
      <w:pPr>
        <w:spacing w:line="240" w:lineRule="auto"/>
        <w:jc w:val="both"/>
        <w:rPr>
          <w:rFonts w:ascii="Times New Roman" w:hAnsi="Times New Roman" w:cs="Times New Roman"/>
          <w:b/>
          <w:bCs/>
          <w:color w:val="000000" w:themeColor="text1"/>
          <w:sz w:val="24"/>
          <w:szCs w:val="24"/>
        </w:rPr>
      </w:pPr>
      <w:r w:rsidRPr="0018770A">
        <w:rPr>
          <w:rFonts w:ascii="Times New Roman" w:hAnsi="Times New Roman" w:cs="Times New Roman"/>
          <w:b/>
          <w:bCs/>
          <w:color w:val="000000" w:themeColor="text1"/>
          <w:sz w:val="24"/>
          <w:szCs w:val="24"/>
        </w:rPr>
        <w:lastRenderedPageBreak/>
        <w:t>Methods:</w:t>
      </w:r>
    </w:p>
    <w:p w14:paraId="26D41378" w14:textId="77777777" w:rsidR="00614B73" w:rsidRPr="0018770A" w:rsidRDefault="00614B73" w:rsidP="00614B73">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
          <w:bCs/>
          <w:i/>
          <w:color w:val="000000" w:themeColor="text1"/>
          <w:sz w:val="24"/>
          <w:szCs w:val="24"/>
          <w:u w:val="single"/>
        </w:rPr>
        <w:t>Clinical data:</w:t>
      </w:r>
      <w:r w:rsidRPr="0018770A">
        <w:rPr>
          <w:rFonts w:ascii="Times New Roman" w:hAnsi="Times New Roman" w:cs="Times New Roman"/>
          <w:bCs/>
          <w:color w:val="000000" w:themeColor="text1"/>
          <w:sz w:val="24"/>
          <w:szCs w:val="24"/>
        </w:rPr>
        <w:t xml:space="preserve"> </w:t>
      </w:r>
    </w:p>
    <w:p w14:paraId="30FBAB47" w14:textId="71E46AA3" w:rsidR="00614B73" w:rsidRDefault="00614B73" w:rsidP="00614B73">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color w:val="000000" w:themeColor="text1"/>
          <w:sz w:val="24"/>
          <w:szCs w:val="24"/>
        </w:rPr>
        <w:t xml:space="preserve">Clinical data </w:t>
      </w:r>
      <w:r>
        <w:rPr>
          <w:rFonts w:ascii="Times New Roman" w:hAnsi="Times New Roman" w:cs="Times New Roman"/>
          <w:color w:val="000000" w:themeColor="text1"/>
          <w:sz w:val="24"/>
          <w:szCs w:val="24"/>
        </w:rPr>
        <w:t xml:space="preserve">of </w:t>
      </w:r>
      <w:r w:rsidRPr="0018770A">
        <w:rPr>
          <w:rFonts w:ascii="Times New Roman" w:hAnsi="Times New Roman" w:cs="Times New Roman"/>
          <w:color w:val="000000" w:themeColor="text1"/>
          <w:sz w:val="24"/>
          <w:szCs w:val="24"/>
        </w:rPr>
        <w:t xml:space="preserve">2 </w:t>
      </w:r>
      <w:r>
        <w:rPr>
          <w:rFonts w:ascii="Times New Roman" w:hAnsi="Times New Roman" w:cs="Times New Roman"/>
          <w:color w:val="000000" w:themeColor="text1"/>
          <w:sz w:val="24"/>
          <w:szCs w:val="24"/>
        </w:rPr>
        <w:t xml:space="preserve">female </w:t>
      </w:r>
      <w:r w:rsidRPr="0018770A">
        <w:rPr>
          <w:rFonts w:ascii="Times New Roman" w:hAnsi="Times New Roman" w:cs="Times New Roman"/>
          <w:color w:val="000000" w:themeColor="text1"/>
          <w:sz w:val="24"/>
          <w:szCs w:val="24"/>
        </w:rPr>
        <w:t>HCM patients (obstructive and non-obstructive) along with a control</w:t>
      </w:r>
      <w:r>
        <w:rPr>
          <w:rFonts w:ascii="Times New Roman" w:hAnsi="Times New Roman" w:cs="Times New Roman"/>
          <w:color w:val="000000" w:themeColor="text1"/>
          <w:sz w:val="24"/>
          <w:szCs w:val="24"/>
        </w:rPr>
        <w:t xml:space="preserve"> female</w:t>
      </w:r>
      <w:r w:rsidRPr="0018770A">
        <w:rPr>
          <w:rFonts w:ascii="Times New Roman" w:hAnsi="Times New Roman" w:cs="Times New Roman"/>
          <w:color w:val="000000" w:themeColor="text1"/>
          <w:sz w:val="24"/>
          <w:szCs w:val="24"/>
        </w:rPr>
        <w:t xml:space="preserve"> subject were acquired from the University of California San Francisco Medical Center.</w:t>
      </w:r>
      <w:r w:rsidRPr="0018770A">
        <w:rPr>
          <w:rFonts w:ascii="Times New Roman" w:hAnsi="Times New Roman" w:cs="Times New Roman"/>
          <w:bCs/>
          <w:color w:val="000000" w:themeColor="text1"/>
          <w:sz w:val="24"/>
          <w:szCs w:val="24"/>
        </w:rPr>
        <w:t xml:space="preserve"> Specifically, the data </w:t>
      </w:r>
      <w:r>
        <w:rPr>
          <w:rFonts w:ascii="Times New Roman" w:hAnsi="Times New Roman" w:cs="Times New Roman"/>
          <w:bCs/>
          <w:color w:val="000000" w:themeColor="text1"/>
          <w:sz w:val="24"/>
          <w:szCs w:val="24"/>
        </w:rPr>
        <w:t>consists of</w:t>
      </w:r>
      <w:r w:rsidRPr="0018770A">
        <w:rPr>
          <w:rFonts w:ascii="Times New Roman" w:hAnsi="Times New Roman" w:cs="Times New Roman"/>
          <w:bCs/>
          <w:color w:val="000000" w:themeColor="text1"/>
          <w:sz w:val="24"/>
          <w:szCs w:val="24"/>
        </w:rPr>
        <w:t xml:space="preserve"> cardiac magnetic resonance (MR) images, blood pressure measurements and </w:t>
      </w:r>
      <w:r w:rsidR="004551FA">
        <w:rPr>
          <w:rFonts w:ascii="Times New Roman" w:hAnsi="Times New Roman" w:cs="Times New Roman"/>
          <w:bCs/>
          <w:color w:val="000000" w:themeColor="text1"/>
          <w:sz w:val="24"/>
          <w:szCs w:val="24"/>
        </w:rPr>
        <w:t xml:space="preserve">peak </w:t>
      </w:r>
      <w:r w:rsidRPr="0018770A">
        <w:rPr>
          <w:rFonts w:ascii="Times New Roman" w:hAnsi="Times New Roman" w:cs="Times New Roman"/>
          <w:bCs/>
          <w:color w:val="000000" w:themeColor="text1"/>
          <w:sz w:val="24"/>
          <w:szCs w:val="24"/>
        </w:rPr>
        <w:t>global longitudinal strain</w:t>
      </w:r>
      <w:r w:rsidR="00FF0785">
        <w:rPr>
          <w:rFonts w:ascii="Times New Roman" w:hAnsi="Times New Roman" w:cs="Times New Roman"/>
          <w:bCs/>
          <w:color w:val="000000" w:themeColor="text1"/>
          <w:sz w:val="24"/>
          <w:szCs w:val="24"/>
        </w:rPr>
        <w:t xml:space="preserve"> (GLS)</w:t>
      </w:r>
      <w:r w:rsidRPr="0018770A">
        <w:rPr>
          <w:rFonts w:ascii="Times New Roman" w:hAnsi="Times New Roman" w:cs="Times New Roman"/>
          <w:bCs/>
          <w:color w:val="000000" w:themeColor="text1"/>
          <w:sz w:val="24"/>
          <w:szCs w:val="24"/>
        </w:rPr>
        <w:t xml:space="preserve"> estimated from </w:t>
      </w:r>
      <w:r>
        <w:rPr>
          <w:rFonts w:ascii="Times New Roman" w:hAnsi="Times New Roman" w:cs="Times New Roman"/>
          <w:bCs/>
          <w:color w:val="000000" w:themeColor="text1"/>
          <w:sz w:val="24"/>
          <w:szCs w:val="24"/>
        </w:rPr>
        <w:t xml:space="preserve">3D </w:t>
      </w:r>
      <w:r w:rsidRPr="0018770A">
        <w:rPr>
          <w:rFonts w:ascii="Times New Roman" w:hAnsi="Times New Roman" w:cs="Times New Roman"/>
          <w:bCs/>
          <w:color w:val="000000" w:themeColor="text1"/>
          <w:sz w:val="24"/>
          <w:szCs w:val="24"/>
        </w:rPr>
        <w:t>echocardiographic images. Left ventricular (LV) cavity volume waveform of each subject was estimated by segmenting the endocardial wall from the MR images</w:t>
      </w:r>
      <w:r w:rsidRPr="0018770A" w:rsidDel="00410E21">
        <w:rPr>
          <w:rFonts w:ascii="Times New Roman" w:hAnsi="Times New Roman" w:cs="Times New Roman"/>
          <w:bCs/>
          <w:color w:val="000000" w:themeColor="text1"/>
          <w:sz w:val="24"/>
          <w:szCs w:val="24"/>
        </w:rPr>
        <w:t xml:space="preserve"> </w:t>
      </w:r>
      <w:r w:rsidRPr="0018770A">
        <w:rPr>
          <w:rFonts w:ascii="Times New Roman" w:hAnsi="Times New Roman" w:cs="Times New Roman"/>
          <w:bCs/>
          <w:color w:val="000000" w:themeColor="text1"/>
          <w:sz w:val="24"/>
          <w:szCs w:val="24"/>
        </w:rPr>
        <w:t>(</w:t>
      </w:r>
      <w:r w:rsidRPr="0018770A">
        <w:rPr>
          <w:rFonts w:ascii="Times New Roman" w:hAnsi="Times New Roman" w:cs="Times New Roman"/>
          <w:b/>
          <w:bCs/>
          <w:color w:val="000000" w:themeColor="text1"/>
          <w:sz w:val="24"/>
          <w:szCs w:val="24"/>
        </w:rPr>
        <w:t>Fig. 1a</w:t>
      </w:r>
      <w:r w:rsidRPr="0018770A">
        <w:rPr>
          <w:rFonts w:ascii="Times New Roman" w:hAnsi="Times New Roman" w:cs="Times New Roman"/>
          <w:bCs/>
          <w:color w:val="000000" w:themeColor="text1"/>
          <w:sz w:val="24"/>
          <w:szCs w:val="24"/>
        </w:rPr>
        <w:t xml:space="preserve">) over the cardiac cycle with </w:t>
      </w:r>
      <w:proofErr w:type="spellStart"/>
      <w:r w:rsidRPr="0018770A">
        <w:rPr>
          <w:rFonts w:ascii="Times New Roman" w:hAnsi="Times New Roman" w:cs="Times New Roman"/>
          <w:bCs/>
          <w:color w:val="000000" w:themeColor="text1"/>
          <w:sz w:val="24"/>
          <w:szCs w:val="24"/>
        </w:rPr>
        <w:t>MeVisLab</w:t>
      </w:r>
      <w:proofErr w:type="spellEnd"/>
      <w:r w:rsidRPr="0018770A">
        <w:rPr>
          <w:rFonts w:ascii="Times New Roman" w:hAnsi="Times New Roman" w:cs="Times New Roman"/>
          <w:bCs/>
          <w:color w:val="000000" w:themeColor="text1"/>
          <w:sz w:val="24"/>
          <w:szCs w:val="24"/>
        </w:rPr>
        <w:t xml:space="preserve"> (</w:t>
      </w:r>
      <w:proofErr w:type="spellStart"/>
      <w:r w:rsidRPr="0018770A">
        <w:rPr>
          <w:rFonts w:ascii="Times New Roman" w:hAnsi="Times New Roman" w:cs="Times New Roman"/>
          <w:bCs/>
          <w:color w:val="000000" w:themeColor="text1"/>
          <w:sz w:val="24"/>
          <w:szCs w:val="24"/>
        </w:rPr>
        <w:t>MeVis</w:t>
      </w:r>
      <w:proofErr w:type="spellEnd"/>
      <w:r w:rsidRPr="0018770A">
        <w:rPr>
          <w:rFonts w:ascii="Times New Roman" w:hAnsi="Times New Roman" w:cs="Times New Roman"/>
          <w:bCs/>
          <w:color w:val="000000" w:themeColor="text1"/>
          <w:sz w:val="24"/>
          <w:szCs w:val="24"/>
        </w:rPr>
        <w:t xml:space="preserve"> Medical Solutions AG). </w:t>
      </w:r>
      <w:r>
        <w:rPr>
          <w:rFonts w:ascii="Times New Roman" w:hAnsi="Times New Roman" w:cs="Times New Roman"/>
          <w:bCs/>
          <w:color w:val="000000" w:themeColor="text1"/>
          <w:sz w:val="24"/>
          <w:szCs w:val="24"/>
        </w:rPr>
        <w:t>The clinical data</w:t>
      </w:r>
      <w:r w:rsidRPr="0018770A">
        <w:rPr>
          <w:rFonts w:ascii="Times New Roman" w:hAnsi="Times New Roman" w:cs="Times New Roman"/>
          <w:bCs/>
          <w:color w:val="000000" w:themeColor="text1"/>
          <w:sz w:val="24"/>
          <w:szCs w:val="24"/>
        </w:rPr>
        <w:t xml:space="preserve"> are listed in </w:t>
      </w:r>
      <w:r w:rsidRPr="00516149">
        <w:rPr>
          <w:rFonts w:ascii="Times New Roman" w:hAnsi="Times New Roman" w:cs="Times New Roman"/>
          <w:b/>
          <w:color w:val="000000" w:themeColor="text1"/>
          <w:sz w:val="24"/>
          <w:szCs w:val="24"/>
        </w:rPr>
        <w:t>Table 1</w:t>
      </w:r>
      <w:r w:rsidRPr="0018770A">
        <w:rPr>
          <w:rFonts w:ascii="Times New Roman" w:hAnsi="Times New Roman" w:cs="Times New Roman"/>
          <w:bCs/>
          <w:color w:val="000000" w:themeColor="text1"/>
          <w:sz w:val="24"/>
          <w:szCs w:val="24"/>
        </w:rPr>
        <w:t xml:space="preserve">. In addition to the patient-specific data, we also used published pressure waveforms </w:t>
      </w:r>
      <w:r w:rsidR="004551FA">
        <w:rPr>
          <w:rFonts w:ascii="Times New Roman" w:hAnsi="Times New Roman" w:cs="Times New Roman"/>
          <w:bCs/>
          <w:color w:val="000000" w:themeColor="text1"/>
          <w:sz w:val="24"/>
          <w:szCs w:val="24"/>
        </w:rPr>
        <w:t>from</w:t>
      </w:r>
      <w:r w:rsidRPr="0018770A">
        <w:rPr>
          <w:rFonts w:ascii="Times New Roman" w:hAnsi="Times New Roman" w:cs="Times New Roman"/>
          <w:bCs/>
          <w:color w:val="000000" w:themeColor="text1"/>
          <w:sz w:val="24"/>
          <w:szCs w:val="24"/>
        </w:rPr>
        <w:t xml:space="preserve"> HCM patients and </w:t>
      </w:r>
      <w:r w:rsidR="0059654F">
        <w:rPr>
          <w:rFonts w:ascii="Times New Roman" w:hAnsi="Times New Roman" w:cs="Times New Roman"/>
          <w:bCs/>
          <w:color w:val="000000" w:themeColor="text1"/>
          <w:sz w:val="24"/>
          <w:szCs w:val="24"/>
        </w:rPr>
        <w:t>healthy</w:t>
      </w:r>
      <w:r w:rsidRPr="0018770A">
        <w:rPr>
          <w:rFonts w:ascii="Times New Roman" w:hAnsi="Times New Roman" w:cs="Times New Roman"/>
          <w:bCs/>
          <w:color w:val="000000" w:themeColor="text1"/>
          <w:sz w:val="24"/>
          <w:szCs w:val="24"/>
        </w:rPr>
        <w:t xml:space="preserve"> human subjects to reconstruct the pressure-volume (PV) loop of each subject </w:t>
      </w:r>
      <w:commentRangeStart w:id="8"/>
      <w:r w:rsidRPr="0018770A">
        <w:rPr>
          <w:rFonts w:ascii="Times New Roman" w:hAnsi="Times New Roman" w:cs="Times New Roman"/>
          <w:bCs/>
          <w:color w:val="000000" w:themeColor="text1"/>
          <w:sz w:val="24"/>
          <w:szCs w:val="24"/>
        </w:rPr>
        <w:fldChar w:fldCharType="begin" w:fldLock="1"/>
      </w:r>
      <w:r w:rsidR="007161F5">
        <w:rPr>
          <w:rFonts w:ascii="Times New Roman" w:hAnsi="Times New Roman" w:cs="Times New Roman"/>
          <w:bCs/>
          <w:color w:val="000000" w:themeColor="text1"/>
          <w:sz w:val="24"/>
          <w:szCs w:val="24"/>
        </w:rPr>
        <w:instrText>ADDIN CSL_CITATION {"citationItems":[{"id":"ITEM-1","itemData":{"DOI":"10.1161/CIRCULATIONAHA.111.060319","ISSN":"1524-4539 (Electronic)","PMID":"22547754","author":[{"dropping-particle":"","family":"Nishimura","given":"Rick A","non-dropping-particle":"","parse-names":false,"suffix":""},{"dropping-particle":"","family":"Carabello","given":"Blase A","non-dropping-particle":"","parse-names":false,"suffix":""}],"container-title":"Circulation","id":"ITEM-1","issue":"17","issued":{"date-parts":[["2012","5"]]},"language":"eng","page":"2138-2150","publisher-place":"United States","title":"Hemodynamics in the cardiac catheterization laboratory of the 21st century.","type":"article-journal","volume":"125"},"uris":["http://www.mendeley.com/documents/?uuid=4a6bbf24-29a0-464b-aa2f-de4657e64fbd"]}],"mendeley":{"formattedCitation":"[34]","plainTextFormattedCitation":"[34]","previouslyFormattedCitation":"[34]"},"properties":{"noteIndex":0},"schema":"https://github.com/citation-style-language/schema/raw/master/csl-citation.json"}</w:instrText>
      </w:r>
      <w:r w:rsidRPr="0018770A">
        <w:rPr>
          <w:rFonts w:ascii="Times New Roman" w:hAnsi="Times New Roman" w:cs="Times New Roman"/>
          <w:bCs/>
          <w:color w:val="000000" w:themeColor="text1"/>
          <w:sz w:val="24"/>
          <w:szCs w:val="24"/>
        </w:rPr>
        <w:fldChar w:fldCharType="separate"/>
      </w:r>
      <w:r w:rsidR="00E220C9" w:rsidRPr="00E220C9">
        <w:rPr>
          <w:rFonts w:ascii="Times New Roman" w:hAnsi="Times New Roman" w:cs="Times New Roman"/>
          <w:bCs/>
          <w:noProof/>
          <w:color w:val="000000" w:themeColor="text1"/>
          <w:sz w:val="24"/>
          <w:szCs w:val="24"/>
        </w:rPr>
        <w:t>[34]</w:t>
      </w:r>
      <w:r w:rsidRPr="0018770A">
        <w:rPr>
          <w:rFonts w:ascii="Times New Roman" w:hAnsi="Times New Roman" w:cs="Times New Roman"/>
          <w:bCs/>
          <w:color w:val="000000" w:themeColor="text1"/>
          <w:sz w:val="24"/>
          <w:szCs w:val="24"/>
        </w:rPr>
        <w:fldChar w:fldCharType="end"/>
      </w:r>
      <w:commentRangeEnd w:id="8"/>
      <w:r w:rsidR="008D1339">
        <w:rPr>
          <w:rStyle w:val="CommentReference"/>
          <w:rFonts w:ascii="Liberation Serif" w:eastAsia="Noto Sans CJK SC Regular" w:hAnsi="Liberation Serif" w:cs="Mangal"/>
          <w:kern w:val="3"/>
          <w:lang w:eastAsia="zh-CN" w:bidi="hi-IN"/>
        </w:rPr>
        <w:commentReference w:id="8"/>
      </w:r>
      <w:r w:rsidRPr="0018770A">
        <w:rPr>
          <w:rFonts w:ascii="Times New Roman" w:hAnsi="Times New Roman" w:cs="Times New Roman"/>
          <w:bCs/>
          <w:color w:val="000000" w:themeColor="text1"/>
          <w:sz w:val="24"/>
          <w:szCs w:val="24"/>
        </w:rPr>
        <w:t xml:space="preserve">. </w:t>
      </w:r>
    </w:p>
    <w:p w14:paraId="57E09B6E" w14:textId="705212F0" w:rsidR="00614B73" w:rsidRPr="002C1830" w:rsidRDefault="00614B73" w:rsidP="00614B73">
      <w:pPr>
        <w:spacing w:line="240" w:lineRule="auto"/>
        <w:ind w:left="720" w:firstLine="720"/>
        <w:jc w:val="both"/>
        <w:rPr>
          <w:rFonts w:ascii="Times New Roman" w:hAnsi="Times New Roman" w:cs="Times New Roman"/>
          <w:b/>
          <w:bCs/>
          <w:color w:val="000000" w:themeColor="text1"/>
          <w:sz w:val="24"/>
          <w:szCs w:val="24"/>
        </w:rPr>
      </w:pPr>
      <w:r w:rsidRPr="002C1830">
        <w:rPr>
          <w:rFonts w:ascii="Times New Roman" w:hAnsi="Times New Roman" w:cs="Times New Roman"/>
          <w:b/>
          <w:bCs/>
          <w:color w:val="000000" w:themeColor="text1"/>
          <w:sz w:val="24"/>
          <w:szCs w:val="24"/>
        </w:rPr>
        <w:t>Table 1:</w:t>
      </w:r>
      <w:r w:rsidRPr="002C1830">
        <w:rPr>
          <w:rFonts w:ascii="Times New Roman" w:hAnsi="Times New Roman" w:cs="Times New Roman"/>
          <w:bCs/>
          <w:color w:val="000000" w:themeColor="text1"/>
          <w:sz w:val="24"/>
          <w:szCs w:val="24"/>
        </w:rPr>
        <w:t xml:space="preserve"> </w:t>
      </w:r>
      <w:r w:rsidR="0059654F">
        <w:rPr>
          <w:rFonts w:ascii="Times New Roman" w:hAnsi="Times New Roman" w:cs="Times New Roman"/>
          <w:bCs/>
          <w:color w:val="000000" w:themeColor="text1"/>
          <w:sz w:val="24"/>
          <w:szCs w:val="24"/>
        </w:rPr>
        <w:t>Clinical measurements o</w:t>
      </w:r>
      <w:r w:rsidRPr="002C1830">
        <w:rPr>
          <w:rFonts w:ascii="Times New Roman" w:hAnsi="Times New Roman" w:cs="Times New Roman"/>
          <w:bCs/>
          <w:color w:val="000000" w:themeColor="text1"/>
          <w:sz w:val="24"/>
          <w:szCs w:val="24"/>
        </w:rPr>
        <w:t>f each subject</w:t>
      </w:r>
    </w:p>
    <w:tbl>
      <w:tblPr>
        <w:tblW w:w="6930" w:type="dxa"/>
        <w:tblInd w:w="1435" w:type="dxa"/>
        <w:tblLook w:val="04A0" w:firstRow="1" w:lastRow="0" w:firstColumn="1" w:lastColumn="0" w:noHBand="0" w:noVBand="1"/>
      </w:tblPr>
      <w:tblGrid>
        <w:gridCol w:w="2700"/>
        <w:gridCol w:w="1260"/>
        <w:gridCol w:w="1350"/>
        <w:gridCol w:w="1620"/>
      </w:tblGrid>
      <w:tr w:rsidR="0059654F" w:rsidRPr="002C1830" w14:paraId="286198EA" w14:textId="77777777" w:rsidTr="000B7C33">
        <w:trPr>
          <w:trHeight w:val="300"/>
        </w:trPr>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B79E5B" w14:textId="77777777" w:rsidR="0059654F" w:rsidRPr="0059654F" w:rsidRDefault="0059654F" w:rsidP="005A473A">
            <w:pPr>
              <w:spacing w:line="240" w:lineRule="auto"/>
              <w:jc w:val="both"/>
              <w:rPr>
                <w:rFonts w:ascii="Times New Roman" w:hAnsi="Times New Roman" w:cs="Times New Roman"/>
                <w:b/>
                <w:bCs/>
                <w:color w:val="000000" w:themeColor="text1"/>
                <w:sz w:val="20"/>
                <w:szCs w:val="20"/>
              </w:rPr>
            </w:pPr>
            <w:r w:rsidRPr="0059654F">
              <w:rPr>
                <w:rFonts w:ascii="Times New Roman" w:hAnsi="Times New Roman" w:cs="Times New Roman"/>
                <w:b/>
                <w:bCs/>
                <w:color w:val="000000" w:themeColor="text1"/>
                <w:sz w:val="20"/>
                <w:szCs w:val="20"/>
              </w:rPr>
              <w:t>Parameters</w:t>
            </w:r>
          </w:p>
        </w:tc>
        <w:tc>
          <w:tcPr>
            <w:tcW w:w="1260" w:type="dxa"/>
            <w:tcBorders>
              <w:top w:val="single" w:sz="4" w:space="0" w:color="auto"/>
              <w:left w:val="nil"/>
              <w:bottom w:val="single" w:sz="4" w:space="0" w:color="auto"/>
              <w:right w:val="single" w:sz="4" w:space="0" w:color="auto"/>
            </w:tcBorders>
            <w:shd w:val="clear" w:color="auto" w:fill="auto"/>
            <w:noWrap/>
            <w:vAlign w:val="center"/>
            <w:hideMark/>
          </w:tcPr>
          <w:p w14:paraId="32FBB83C" w14:textId="77777777" w:rsidR="0059654F" w:rsidRPr="000B7C33" w:rsidRDefault="0059654F" w:rsidP="005A473A">
            <w:pPr>
              <w:spacing w:line="240" w:lineRule="auto"/>
              <w:jc w:val="both"/>
              <w:rPr>
                <w:rFonts w:ascii="Times New Roman" w:hAnsi="Times New Roman" w:cs="Times New Roman"/>
                <w:b/>
                <w:bCs/>
                <w:color w:val="000000" w:themeColor="text1"/>
                <w:sz w:val="20"/>
                <w:szCs w:val="20"/>
              </w:rPr>
            </w:pPr>
            <w:r w:rsidRPr="000B7C33">
              <w:rPr>
                <w:rFonts w:ascii="Times New Roman" w:hAnsi="Times New Roman" w:cs="Times New Roman"/>
                <w:b/>
                <w:bCs/>
                <w:color w:val="000000" w:themeColor="text1"/>
                <w:sz w:val="20"/>
                <w:szCs w:val="20"/>
              </w:rPr>
              <w:t>Control</w:t>
            </w:r>
          </w:p>
        </w:tc>
        <w:tc>
          <w:tcPr>
            <w:tcW w:w="1350" w:type="dxa"/>
            <w:tcBorders>
              <w:top w:val="single" w:sz="4" w:space="0" w:color="auto"/>
              <w:left w:val="nil"/>
              <w:bottom w:val="single" w:sz="4" w:space="0" w:color="auto"/>
              <w:right w:val="single" w:sz="4" w:space="0" w:color="auto"/>
            </w:tcBorders>
            <w:shd w:val="clear" w:color="auto" w:fill="auto"/>
            <w:noWrap/>
            <w:vAlign w:val="center"/>
            <w:hideMark/>
          </w:tcPr>
          <w:p w14:paraId="7DD7AA2A" w14:textId="77777777" w:rsidR="0059654F" w:rsidRPr="000B7C33" w:rsidRDefault="0059654F" w:rsidP="005A473A">
            <w:pPr>
              <w:spacing w:line="240" w:lineRule="auto"/>
              <w:jc w:val="both"/>
              <w:rPr>
                <w:rFonts w:ascii="Times New Roman" w:hAnsi="Times New Roman" w:cs="Times New Roman"/>
                <w:b/>
                <w:bCs/>
                <w:color w:val="000000" w:themeColor="text1"/>
                <w:sz w:val="20"/>
                <w:szCs w:val="20"/>
              </w:rPr>
            </w:pPr>
            <w:r w:rsidRPr="000B7C33">
              <w:rPr>
                <w:rFonts w:ascii="Times New Roman" w:hAnsi="Times New Roman" w:cs="Times New Roman"/>
                <w:b/>
                <w:bCs/>
                <w:color w:val="000000" w:themeColor="text1"/>
                <w:sz w:val="20"/>
                <w:szCs w:val="20"/>
              </w:rPr>
              <w:t>Obstructive</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14:paraId="55A7FB54" w14:textId="77777777" w:rsidR="0059654F" w:rsidRPr="000B7C33" w:rsidRDefault="0059654F" w:rsidP="005A473A">
            <w:pPr>
              <w:spacing w:line="240" w:lineRule="auto"/>
              <w:jc w:val="both"/>
              <w:rPr>
                <w:rFonts w:ascii="Times New Roman" w:hAnsi="Times New Roman" w:cs="Times New Roman"/>
                <w:b/>
                <w:bCs/>
                <w:color w:val="000000" w:themeColor="text1"/>
                <w:sz w:val="20"/>
                <w:szCs w:val="20"/>
              </w:rPr>
            </w:pPr>
            <w:r w:rsidRPr="000B7C33">
              <w:rPr>
                <w:rFonts w:ascii="Times New Roman" w:hAnsi="Times New Roman" w:cs="Times New Roman"/>
                <w:b/>
                <w:bCs/>
                <w:color w:val="000000" w:themeColor="text1"/>
                <w:sz w:val="20"/>
                <w:szCs w:val="20"/>
              </w:rPr>
              <w:t>Non-obstructive</w:t>
            </w:r>
          </w:p>
        </w:tc>
      </w:tr>
      <w:tr w:rsidR="0059654F" w:rsidRPr="002C1830" w14:paraId="6423FAD9" w14:textId="77777777" w:rsidTr="000B7C33">
        <w:trPr>
          <w:trHeight w:val="300"/>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433402DA" w14:textId="5EDE1136"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Age</w:t>
            </w:r>
            <w:r>
              <w:rPr>
                <w:rFonts w:ascii="Times New Roman" w:hAnsi="Times New Roman" w:cs="Times New Roman"/>
                <w:bCs/>
                <w:color w:val="000000" w:themeColor="text1"/>
                <w:sz w:val="20"/>
                <w:szCs w:val="20"/>
              </w:rPr>
              <w:t xml:space="preserve"> (years)</w:t>
            </w:r>
          </w:p>
        </w:tc>
        <w:tc>
          <w:tcPr>
            <w:tcW w:w="1260" w:type="dxa"/>
            <w:tcBorders>
              <w:top w:val="nil"/>
              <w:left w:val="nil"/>
              <w:bottom w:val="single" w:sz="4" w:space="0" w:color="auto"/>
              <w:right w:val="single" w:sz="4" w:space="0" w:color="auto"/>
            </w:tcBorders>
            <w:shd w:val="clear" w:color="auto" w:fill="auto"/>
            <w:noWrap/>
            <w:vAlign w:val="center"/>
            <w:hideMark/>
          </w:tcPr>
          <w:p w14:paraId="64F27EF0"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69</w:t>
            </w:r>
          </w:p>
        </w:tc>
        <w:tc>
          <w:tcPr>
            <w:tcW w:w="1350" w:type="dxa"/>
            <w:tcBorders>
              <w:top w:val="nil"/>
              <w:left w:val="nil"/>
              <w:bottom w:val="single" w:sz="4" w:space="0" w:color="auto"/>
              <w:right w:val="single" w:sz="4" w:space="0" w:color="auto"/>
            </w:tcBorders>
            <w:shd w:val="clear" w:color="auto" w:fill="auto"/>
            <w:noWrap/>
            <w:vAlign w:val="center"/>
            <w:hideMark/>
          </w:tcPr>
          <w:p w14:paraId="45FCAB42"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57</w:t>
            </w:r>
          </w:p>
        </w:tc>
        <w:tc>
          <w:tcPr>
            <w:tcW w:w="1620" w:type="dxa"/>
            <w:tcBorders>
              <w:top w:val="nil"/>
              <w:left w:val="nil"/>
              <w:bottom w:val="single" w:sz="4" w:space="0" w:color="auto"/>
              <w:right w:val="single" w:sz="4" w:space="0" w:color="auto"/>
            </w:tcBorders>
            <w:shd w:val="clear" w:color="auto" w:fill="auto"/>
            <w:noWrap/>
            <w:vAlign w:val="center"/>
            <w:hideMark/>
          </w:tcPr>
          <w:p w14:paraId="0942D64D"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61</w:t>
            </w:r>
          </w:p>
        </w:tc>
      </w:tr>
      <w:tr w:rsidR="0059654F" w:rsidRPr="002C1830" w14:paraId="1DBFE51D" w14:textId="77777777" w:rsidTr="000B7C33">
        <w:trPr>
          <w:trHeight w:val="300"/>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535B3D7C" w14:textId="4541A1EB"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Weight</w:t>
            </w:r>
            <w:r>
              <w:rPr>
                <w:rFonts w:ascii="Times New Roman" w:hAnsi="Times New Roman" w:cs="Times New Roman"/>
                <w:bCs/>
                <w:color w:val="000000" w:themeColor="text1"/>
                <w:sz w:val="20"/>
                <w:szCs w:val="20"/>
              </w:rPr>
              <w:t xml:space="preserve"> (kg)</w:t>
            </w:r>
          </w:p>
        </w:tc>
        <w:tc>
          <w:tcPr>
            <w:tcW w:w="1260" w:type="dxa"/>
            <w:tcBorders>
              <w:top w:val="nil"/>
              <w:left w:val="nil"/>
              <w:bottom w:val="single" w:sz="4" w:space="0" w:color="auto"/>
              <w:right w:val="single" w:sz="4" w:space="0" w:color="auto"/>
            </w:tcBorders>
            <w:shd w:val="clear" w:color="auto" w:fill="auto"/>
            <w:noWrap/>
            <w:vAlign w:val="center"/>
            <w:hideMark/>
          </w:tcPr>
          <w:p w14:paraId="70B97B39"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58.1</w:t>
            </w:r>
          </w:p>
        </w:tc>
        <w:tc>
          <w:tcPr>
            <w:tcW w:w="1350" w:type="dxa"/>
            <w:tcBorders>
              <w:top w:val="nil"/>
              <w:left w:val="nil"/>
              <w:bottom w:val="single" w:sz="4" w:space="0" w:color="auto"/>
              <w:right w:val="single" w:sz="4" w:space="0" w:color="auto"/>
            </w:tcBorders>
            <w:shd w:val="clear" w:color="auto" w:fill="auto"/>
            <w:noWrap/>
            <w:vAlign w:val="center"/>
            <w:hideMark/>
          </w:tcPr>
          <w:p w14:paraId="16B921A3"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97</w:t>
            </w:r>
          </w:p>
        </w:tc>
        <w:tc>
          <w:tcPr>
            <w:tcW w:w="1620" w:type="dxa"/>
            <w:tcBorders>
              <w:top w:val="nil"/>
              <w:left w:val="nil"/>
              <w:bottom w:val="single" w:sz="4" w:space="0" w:color="auto"/>
              <w:right w:val="single" w:sz="4" w:space="0" w:color="auto"/>
            </w:tcBorders>
            <w:shd w:val="clear" w:color="auto" w:fill="auto"/>
            <w:noWrap/>
            <w:vAlign w:val="center"/>
            <w:hideMark/>
          </w:tcPr>
          <w:p w14:paraId="574C1B4B"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75</w:t>
            </w:r>
          </w:p>
        </w:tc>
      </w:tr>
      <w:tr w:rsidR="0059654F" w:rsidRPr="002C1830" w14:paraId="4FE29E63" w14:textId="77777777" w:rsidTr="000B7C33">
        <w:trPr>
          <w:trHeight w:val="300"/>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65C54D58" w14:textId="1DB24841"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Heart rate</w:t>
            </w:r>
            <w:r>
              <w:rPr>
                <w:rFonts w:ascii="Times New Roman" w:hAnsi="Times New Roman" w:cs="Times New Roman"/>
                <w:bCs/>
                <w:color w:val="000000" w:themeColor="text1"/>
                <w:sz w:val="20"/>
                <w:szCs w:val="20"/>
              </w:rPr>
              <w:t xml:space="preserve"> (bpm)</w:t>
            </w:r>
          </w:p>
        </w:tc>
        <w:tc>
          <w:tcPr>
            <w:tcW w:w="1260" w:type="dxa"/>
            <w:tcBorders>
              <w:top w:val="nil"/>
              <w:left w:val="nil"/>
              <w:bottom w:val="single" w:sz="4" w:space="0" w:color="auto"/>
              <w:right w:val="single" w:sz="4" w:space="0" w:color="auto"/>
            </w:tcBorders>
            <w:shd w:val="clear" w:color="auto" w:fill="auto"/>
            <w:noWrap/>
            <w:vAlign w:val="center"/>
            <w:hideMark/>
          </w:tcPr>
          <w:p w14:paraId="57EFD765"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60</w:t>
            </w:r>
          </w:p>
        </w:tc>
        <w:tc>
          <w:tcPr>
            <w:tcW w:w="1350" w:type="dxa"/>
            <w:tcBorders>
              <w:top w:val="nil"/>
              <w:left w:val="nil"/>
              <w:bottom w:val="single" w:sz="4" w:space="0" w:color="auto"/>
              <w:right w:val="single" w:sz="4" w:space="0" w:color="auto"/>
            </w:tcBorders>
            <w:shd w:val="clear" w:color="auto" w:fill="auto"/>
            <w:noWrap/>
            <w:vAlign w:val="center"/>
            <w:hideMark/>
          </w:tcPr>
          <w:p w14:paraId="272710DD"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51</w:t>
            </w:r>
          </w:p>
        </w:tc>
        <w:tc>
          <w:tcPr>
            <w:tcW w:w="1620" w:type="dxa"/>
            <w:tcBorders>
              <w:top w:val="nil"/>
              <w:left w:val="nil"/>
              <w:bottom w:val="single" w:sz="4" w:space="0" w:color="auto"/>
              <w:right w:val="single" w:sz="4" w:space="0" w:color="auto"/>
            </w:tcBorders>
            <w:shd w:val="clear" w:color="auto" w:fill="auto"/>
            <w:noWrap/>
            <w:vAlign w:val="center"/>
            <w:hideMark/>
          </w:tcPr>
          <w:p w14:paraId="20BEB997"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66</w:t>
            </w:r>
          </w:p>
        </w:tc>
      </w:tr>
      <w:tr w:rsidR="0059654F" w:rsidRPr="002C1830" w14:paraId="25BDD6D7" w14:textId="77777777" w:rsidTr="000B7C33">
        <w:trPr>
          <w:trHeight w:val="300"/>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43E30F36" w14:textId="70DB1FCC"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End diastolic volume</w:t>
            </w:r>
            <w:r>
              <w:rPr>
                <w:rFonts w:ascii="Times New Roman" w:hAnsi="Times New Roman" w:cs="Times New Roman"/>
                <w:bCs/>
                <w:color w:val="000000" w:themeColor="text1"/>
                <w:sz w:val="20"/>
                <w:szCs w:val="20"/>
              </w:rPr>
              <w:t xml:space="preserve"> (ml)</w:t>
            </w:r>
          </w:p>
        </w:tc>
        <w:tc>
          <w:tcPr>
            <w:tcW w:w="1260" w:type="dxa"/>
            <w:tcBorders>
              <w:top w:val="nil"/>
              <w:left w:val="nil"/>
              <w:bottom w:val="single" w:sz="4" w:space="0" w:color="auto"/>
              <w:right w:val="single" w:sz="4" w:space="0" w:color="auto"/>
            </w:tcBorders>
            <w:shd w:val="clear" w:color="auto" w:fill="auto"/>
            <w:noWrap/>
            <w:vAlign w:val="center"/>
            <w:hideMark/>
          </w:tcPr>
          <w:p w14:paraId="2CB75B3D"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63</w:t>
            </w:r>
          </w:p>
        </w:tc>
        <w:tc>
          <w:tcPr>
            <w:tcW w:w="1350" w:type="dxa"/>
            <w:tcBorders>
              <w:top w:val="nil"/>
              <w:left w:val="nil"/>
              <w:bottom w:val="single" w:sz="4" w:space="0" w:color="auto"/>
              <w:right w:val="single" w:sz="4" w:space="0" w:color="auto"/>
            </w:tcBorders>
            <w:shd w:val="clear" w:color="auto" w:fill="auto"/>
            <w:noWrap/>
            <w:vAlign w:val="center"/>
            <w:hideMark/>
          </w:tcPr>
          <w:p w14:paraId="113406DC"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114</w:t>
            </w:r>
          </w:p>
        </w:tc>
        <w:tc>
          <w:tcPr>
            <w:tcW w:w="1620" w:type="dxa"/>
            <w:tcBorders>
              <w:top w:val="nil"/>
              <w:left w:val="nil"/>
              <w:bottom w:val="single" w:sz="4" w:space="0" w:color="auto"/>
              <w:right w:val="single" w:sz="4" w:space="0" w:color="auto"/>
            </w:tcBorders>
            <w:shd w:val="clear" w:color="auto" w:fill="auto"/>
            <w:noWrap/>
            <w:vAlign w:val="center"/>
            <w:hideMark/>
          </w:tcPr>
          <w:p w14:paraId="13F7D548"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82</w:t>
            </w:r>
          </w:p>
        </w:tc>
      </w:tr>
      <w:tr w:rsidR="0059654F" w:rsidRPr="002C1830" w14:paraId="6549A647" w14:textId="77777777" w:rsidTr="000B7C33">
        <w:trPr>
          <w:trHeight w:val="300"/>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7EE7CBF8" w14:textId="69BDACF2"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 xml:space="preserve">End systolic volume </w:t>
            </w:r>
            <w:r>
              <w:rPr>
                <w:rFonts w:ascii="Times New Roman" w:hAnsi="Times New Roman" w:cs="Times New Roman"/>
                <w:bCs/>
                <w:color w:val="000000" w:themeColor="text1"/>
                <w:sz w:val="20"/>
                <w:szCs w:val="20"/>
              </w:rPr>
              <w:t>(ml)</w:t>
            </w:r>
          </w:p>
        </w:tc>
        <w:tc>
          <w:tcPr>
            <w:tcW w:w="1260" w:type="dxa"/>
            <w:tcBorders>
              <w:top w:val="nil"/>
              <w:left w:val="nil"/>
              <w:bottom w:val="single" w:sz="4" w:space="0" w:color="auto"/>
              <w:right w:val="single" w:sz="4" w:space="0" w:color="auto"/>
            </w:tcBorders>
            <w:shd w:val="clear" w:color="auto" w:fill="auto"/>
            <w:noWrap/>
            <w:vAlign w:val="center"/>
            <w:hideMark/>
          </w:tcPr>
          <w:p w14:paraId="29568FC1"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18</w:t>
            </w:r>
          </w:p>
        </w:tc>
        <w:tc>
          <w:tcPr>
            <w:tcW w:w="1350" w:type="dxa"/>
            <w:tcBorders>
              <w:top w:val="nil"/>
              <w:left w:val="nil"/>
              <w:bottom w:val="single" w:sz="4" w:space="0" w:color="auto"/>
              <w:right w:val="single" w:sz="4" w:space="0" w:color="auto"/>
            </w:tcBorders>
            <w:shd w:val="clear" w:color="auto" w:fill="auto"/>
            <w:noWrap/>
            <w:vAlign w:val="center"/>
            <w:hideMark/>
          </w:tcPr>
          <w:p w14:paraId="78D5A073"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38</w:t>
            </w:r>
          </w:p>
        </w:tc>
        <w:tc>
          <w:tcPr>
            <w:tcW w:w="1620" w:type="dxa"/>
            <w:tcBorders>
              <w:top w:val="nil"/>
              <w:left w:val="nil"/>
              <w:bottom w:val="single" w:sz="4" w:space="0" w:color="auto"/>
              <w:right w:val="single" w:sz="4" w:space="0" w:color="auto"/>
            </w:tcBorders>
            <w:shd w:val="clear" w:color="auto" w:fill="auto"/>
            <w:noWrap/>
            <w:vAlign w:val="center"/>
            <w:hideMark/>
          </w:tcPr>
          <w:p w14:paraId="3679449A"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12</w:t>
            </w:r>
          </w:p>
        </w:tc>
      </w:tr>
      <w:tr w:rsidR="0059654F" w:rsidRPr="002C1830" w14:paraId="75C12E4A" w14:textId="77777777" w:rsidTr="000B7C33">
        <w:trPr>
          <w:trHeight w:val="300"/>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557CE5EE" w14:textId="543C516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Ejection fraction</w:t>
            </w:r>
            <w:r>
              <w:rPr>
                <w:rFonts w:ascii="Times New Roman" w:hAnsi="Times New Roman" w:cs="Times New Roman"/>
                <w:bCs/>
                <w:color w:val="000000" w:themeColor="text1"/>
                <w:sz w:val="20"/>
                <w:szCs w:val="20"/>
              </w:rPr>
              <w:t xml:space="preserve"> (%)</w:t>
            </w:r>
          </w:p>
        </w:tc>
        <w:tc>
          <w:tcPr>
            <w:tcW w:w="1260" w:type="dxa"/>
            <w:tcBorders>
              <w:top w:val="nil"/>
              <w:left w:val="nil"/>
              <w:bottom w:val="single" w:sz="4" w:space="0" w:color="auto"/>
              <w:right w:val="single" w:sz="4" w:space="0" w:color="auto"/>
            </w:tcBorders>
            <w:shd w:val="clear" w:color="auto" w:fill="auto"/>
            <w:noWrap/>
            <w:vAlign w:val="center"/>
            <w:hideMark/>
          </w:tcPr>
          <w:p w14:paraId="619038B1"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70</w:t>
            </w:r>
          </w:p>
        </w:tc>
        <w:tc>
          <w:tcPr>
            <w:tcW w:w="1350" w:type="dxa"/>
            <w:tcBorders>
              <w:top w:val="nil"/>
              <w:left w:val="nil"/>
              <w:bottom w:val="single" w:sz="4" w:space="0" w:color="auto"/>
              <w:right w:val="single" w:sz="4" w:space="0" w:color="auto"/>
            </w:tcBorders>
            <w:shd w:val="clear" w:color="auto" w:fill="auto"/>
            <w:noWrap/>
            <w:vAlign w:val="center"/>
            <w:hideMark/>
          </w:tcPr>
          <w:p w14:paraId="74DBBCEF"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66.8</w:t>
            </w:r>
          </w:p>
        </w:tc>
        <w:tc>
          <w:tcPr>
            <w:tcW w:w="1620" w:type="dxa"/>
            <w:tcBorders>
              <w:top w:val="nil"/>
              <w:left w:val="nil"/>
              <w:bottom w:val="single" w:sz="4" w:space="0" w:color="auto"/>
              <w:right w:val="single" w:sz="4" w:space="0" w:color="auto"/>
            </w:tcBorders>
            <w:shd w:val="clear" w:color="auto" w:fill="auto"/>
            <w:noWrap/>
            <w:vAlign w:val="center"/>
            <w:hideMark/>
          </w:tcPr>
          <w:p w14:paraId="2CEC067A"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85.3</w:t>
            </w:r>
          </w:p>
        </w:tc>
      </w:tr>
      <w:tr w:rsidR="0059654F" w:rsidRPr="002C1830" w14:paraId="4AC0952C" w14:textId="77777777" w:rsidTr="000B7C33">
        <w:trPr>
          <w:trHeight w:val="300"/>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0F19C106" w14:textId="1D7DAB18"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Global longitudinal strain</w:t>
            </w:r>
            <w:r>
              <w:rPr>
                <w:rFonts w:ascii="Times New Roman" w:hAnsi="Times New Roman" w:cs="Times New Roman"/>
                <w:bCs/>
                <w:color w:val="000000" w:themeColor="text1"/>
                <w:sz w:val="20"/>
                <w:szCs w:val="20"/>
              </w:rPr>
              <w:t xml:space="preserve"> (%)</w:t>
            </w:r>
          </w:p>
        </w:tc>
        <w:tc>
          <w:tcPr>
            <w:tcW w:w="1260" w:type="dxa"/>
            <w:tcBorders>
              <w:top w:val="nil"/>
              <w:left w:val="nil"/>
              <w:bottom w:val="single" w:sz="4" w:space="0" w:color="auto"/>
              <w:right w:val="single" w:sz="4" w:space="0" w:color="auto"/>
            </w:tcBorders>
            <w:shd w:val="clear" w:color="auto" w:fill="auto"/>
            <w:noWrap/>
            <w:vAlign w:val="center"/>
            <w:hideMark/>
          </w:tcPr>
          <w:p w14:paraId="54A6F87E"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-20</w:t>
            </w:r>
          </w:p>
        </w:tc>
        <w:tc>
          <w:tcPr>
            <w:tcW w:w="1350" w:type="dxa"/>
            <w:tcBorders>
              <w:top w:val="nil"/>
              <w:left w:val="nil"/>
              <w:bottom w:val="single" w:sz="4" w:space="0" w:color="auto"/>
              <w:right w:val="single" w:sz="4" w:space="0" w:color="auto"/>
            </w:tcBorders>
            <w:shd w:val="clear" w:color="auto" w:fill="auto"/>
            <w:noWrap/>
            <w:vAlign w:val="center"/>
            <w:hideMark/>
          </w:tcPr>
          <w:p w14:paraId="2497D02B"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-13</w:t>
            </w:r>
          </w:p>
        </w:tc>
        <w:tc>
          <w:tcPr>
            <w:tcW w:w="1620" w:type="dxa"/>
            <w:tcBorders>
              <w:top w:val="nil"/>
              <w:left w:val="nil"/>
              <w:bottom w:val="single" w:sz="4" w:space="0" w:color="auto"/>
              <w:right w:val="single" w:sz="4" w:space="0" w:color="auto"/>
            </w:tcBorders>
            <w:shd w:val="clear" w:color="auto" w:fill="auto"/>
            <w:noWrap/>
            <w:vAlign w:val="center"/>
            <w:hideMark/>
          </w:tcPr>
          <w:p w14:paraId="6F19C5A7"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-19</w:t>
            </w:r>
          </w:p>
        </w:tc>
      </w:tr>
      <w:tr w:rsidR="0059654F" w:rsidRPr="002C1830" w14:paraId="085D4A5F" w14:textId="77777777" w:rsidTr="000B7C33">
        <w:trPr>
          <w:trHeight w:val="300"/>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59279C6A" w14:textId="17B7D812"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Body surface area</w:t>
            </w:r>
            <w:r>
              <w:rPr>
                <w:rFonts w:ascii="Times New Roman" w:hAnsi="Times New Roman" w:cs="Times New Roman"/>
                <w:bCs/>
                <w:color w:val="000000" w:themeColor="text1"/>
                <w:sz w:val="20"/>
                <w:szCs w:val="20"/>
              </w:rPr>
              <w:t xml:space="preserve"> (m</w:t>
            </w:r>
            <w:r>
              <w:rPr>
                <w:rFonts w:ascii="Times New Roman" w:hAnsi="Times New Roman" w:cs="Times New Roman"/>
                <w:bCs/>
                <w:color w:val="000000" w:themeColor="text1"/>
                <w:sz w:val="20"/>
                <w:szCs w:val="20"/>
                <w:vertAlign w:val="superscript"/>
              </w:rPr>
              <w:t>2</w:t>
            </w:r>
            <w:r>
              <w:rPr>
                <w:rFonts w:ascii="Times New Roman" w:hAnsi="Times New Roman" w:cs="Times New Roman"/>
                <w:bCs/>
                <w:color w:val="000000" w:themeColor="text1"/>
                <w:sz w:val="20"/>
                <w:szCs w:val="20"/>
              </w:rPr>
              <w:t>)</w:t>
            </w:r>
          </w:p>
        </w:tc>
        <w:tc>
          <w:tcPr>
            <w:tcW w:w="1260" w:type="dxa"/>
            <w:tcBorders>
              <w:top w:val="nil"/>
              <w:left w:val="nil"/>
              <w:bottom w:val="single" w:sz="4" w:space="0" w:color="auto"/>
              <w:right w:val="single" w:sz="4" w:space="0" w:color="auto"/>
            </w:tcBorders>
            <w:shd w:val="clear" w:color="auto" w:fill="auto"/>
            <w:noWrap/>
            <w:vAlign w:val="center"/>
            <w:hideMark/>
          </w:tcPr>
          <w:p w14:paraId="5AEE8D8C"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1.56</w:t>
            </w:r>
          </w:p>
        </w:tc>
        <w:tc>
          <w:tcPr>
            <w:tcW w:w="1350" w:type="dxa"/>
            <w:tcBorders>
              <w:top w:val="nil"/>
              <w:left w:val="nil"/>
              <w:bottom w:val="single" w:sz="4" w:space="0" w:color="auto"/>
              <w:right w:val="single" w:sz="4" w:space="0" w:color="auto"/>
            </w:tcBorders>
            <w:shd w:val="clear" w:color="auto" w:fill="auto"/>
            <w:noWrap/>
            <w:vAlign w:val="center"/>
            <w:hideMark/>
          </w:tcPr>
          <w:p w14:paraId="0CB90BAE"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2.04</w:t>
            </w:r>
          </w:p>
        </w:tc>
        <w:tc>
          <w:tcPr>
            <w:tcW w:w="1620" w:type="dxa"/>
            <w:tcBorders>
              <w:top w:val="nil"/>
              <w:left w:val="nil"/>
              <w:bottom w:val="single" w:sz="4" w:space="0" w:color="auto"/>
              <w:right w:val="single" w:sz="4" w:space="0" w:color="auto"/>
            </w:tcBorders>
            <w:shd w:val="clear" w:color="auto" w:fill="auto"/>
            <w:noWrap/>
            <w:vAlign w:val="center"/>
            <w:hideMark/>
          </w:tcPr>
          <w:p w14:paraId="3201C131"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1.72</w:t>
            </w:r>
          </w:p>
        </w:tc>
      </w:tr>
      <w:tr w:rsidR="0059654F" w:rsidRPr="002C1830" w14:paraId="706A2D74" w14:textId="77777777" w:rsidTr="000B7C33">
        <w:trPr>
          <w:trHeight w:val="300"/>
        </w:trPr>
        <w:tc>
          <w:tcPr>
            <w:tcW w:w="2700" w:type="dxa"/>
            <w:tcBorders>
              <w:top w:val="nil"/>
              <w:left w:val="single" w:sz="4" w:space="0" w:color="auto"/>
              <w:bottom w:val="single" w:sz="4" w:space="0" w:color="auto"/>
              <w:right w:val="single" w:sz="4" w:space="0" w:color="auto"/>
            </w:tcBorders>
            <w:shd w:val="clear" w:color="auto" w:fill="auto"/>
            <w:noWrap/>
            <w:vAlign w:val="center"/>
            <w:hideMark/>
          </w:tcPr>
          <w:p w14:paraId="7DFAE29E" w14:textId="7357045E"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Blood Pressure</w:t>
            </w:r>
            <w:r>
              <w:rPr>
                <w:rFonts w:ascii="Times New Roman" w:hAnsi="Times New Roman" w:cs="Times New Roman"/>
                <w:bCs/>
                <w:color w:val="000000" w:themeColor="text1"/>
                <w:sz w:val="20"/>
                <w:szCs w:val="20"/>
              </w:rPr>
              <w:t xml:space="preserve"> (</w:t>
            </w:r>
            <w:r w:rsidRPr="00B233EF">
              <w:rPr>
                <w:rFonts w:ascii="Times New Roman" w:hAnsi="Times New Roman" w:cs="Times New Roman"/>
                <w:bCs/>
                <w:color w:val="000000" w:themeColor="text1"/>
                <w:sz w:val="20"/>
                <w:szCs w:val="20"/>
              </w:rPr>
              <w:t>mm Hg</w:t>
            </w:r>
            <w:r>
              <w:rPr>
                <w:rFonts w:ascii="Times New Roman" w:hAnsi="Times New Roman" w:cs="Times New Roman"/>
                <w:bCs/>
                <w:color w:val="000000" w:themeColor="text1"/>
                <w:sz w:val="20"/>
                <w:szCs w:val="20"/>
              </w:rPr>
              <w:t>)</w:t>
            </w:r>
          </w:p>
        </w:tc>
        <w:tc>
          <w:tcPr>
            <w:tcW w:w="1260" w:type="dxa"/>
            <w:tcBorders>
              <w:top w:val="nil"/>
              <w:left w:val="nil"/>
              <w:bottom w:val="single" w:sz="4" w:space="0" w:color="auto"/>
              <w:right w:val="single" w:sz="4" w:space="0" w:color="auto"/>
            </w:tcBorders>
            <w:shd w:val="clear" w:color="auto" w:fill="auto"/>
            <w:noWrap/>
            <w:vAlign w:val="bottom"/>
            <w:hideMark/>
          </w:tcPr>
          <w:p w14:paraId="2A9E093F"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126/65</w:t>
            </w:r>
          </w:p>
        </w:tc>
        <w:tc>
          <w:tcPr>
            <w:tcW w:w="1350" w:type="dxa"/>
            <w:tcBorders>
              <w:top w:val="nil"/>
              <w:left w:val="nil"/>
              <w:bottom w:val="single" w:sz="4" w:space="0" w:color="auto"/>
              <w:right w:val="single" w:sz="4" w:space="0" w:color="auto"/>
            </w:tcBorders>
            <w:shd w:val="clear" w:color="auto" w:fill="auto"/>
            <w:noWrap/>
            <w:vAlign w:val="bottom"/>
            <w:hideMark/>
          </w:tcPr>
          <w:p w14:paraId="0BD58A8F"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151/80</w:t>
            </w:r>
          </w:p>
        </w:tc>
        <w:tc>
          <w:tcPr>
            <w:tcW w:w="1620" w:type="dxa"/>
            <w:tcBorders>
              <w:top w:val="nil"/>
              <w:left w:val="nil"/>
              <w:bottom w:val="single" w:sz="4" w:space="0" w:color="auto"/>
              <w:right w:val="single" w:sz="4" w:space="0" w:color="auto"/>
            </w:tcBorders>
            <w:shd w:val="clear" w:color="auto" w:fill="auto"/>
            <w:noWrap/>
            <w:vAlign w:val="bottom"/>
            <w:hideMark/>
          </w:tcPr>
          <w:p w14:paraId="1A314D2B" w14:textId="77777777" w:rsidR="0059654F" w:rsidRPr="00B233EF" w:rsidRDefault="0059654F" w:rsidP="005A473A">
            <w:pPr>
              <w:spacing w:line="240" w:lineRule="auto"/>
              <w:jc w:val="both"/>
              <w:rPr>
                <w:rFonts w:ascii="Times New Roman" w:hAnsi="Times New Roman" w:cs="Times New Roman"/>
                <w:bCs/>
                <w:color w:val="000000" w:themeColor="text1"/>
                <w:sz w:val="20"/>
                <w:szCs w:val="20"/>
              </w:rPr>
            </w:pPr>
            <w:r w:rsidRPr="00B233EF">
              <w:rPr>
                <w:rFonts w:ascii="Times New Roman" w:hAnsi="Times New Roman" w:cs="Times New Roman"/>
                <w:bCs/>
                <w:color w:val="000000" w:themeColor="text1"/>
                <w:sz w:val="20"/>
                <w:szCs w:val="20"/>
              </w:rPr>
              <w:t>133/66</w:t>
            </w:r>
          </w:p>
        </w:tc>
      </w:tr>
    </w:tbl>
    <w:p w14:paraId="3C1FB589" w14:textId="77777777" w:rsidR="00614B73" w:rsidRDefault="00614B73" w:rsidP="00614B73">
      <w:pPr>
        <w:spacing w:line="240" w:lineRule="auto"/>
        <w:jc w:val="both"/>
        <w:rPr>
          <w:rFonts w:ascii="Times New Roman" w:hAnsi="Times New Roman" w:cs="Times New Roman"/>
          <w:bCs/>
          <w:color w:val="000000" w:themeColor="text1"/>
          <w:sz w:val="24"/>
          <w:szCs w:val="24"/>
        </w:rPr>
      </w:pPr>
    </w:p>
    <w:p w14:paraId="27842921" w14:textId="77777777" w:rsidR="00614B73" w:rsidRPr="0018770A" w:rsidRDefault="00614B73" w:rsidP="00614B73">
      <w:pPr>
        <w:spacing w:line="240" w:lineRule="auto"/>
        <w:jc w:val="both"/>
        <w:rPr>
          <w:rFonts w:ascii="Times New Roman" w:hAnsi="Times New Roman" w:cs="Times New Roman"/>
          <w:b/>
          <w:bCs/>
          <w:i/>
          <w:color w:val="000000" w:themeColor="text1"/>
          <w:sz w:val="24"/>
          <w:szCs w:val="24"/>
          <w:u w:val="single"/>
        </w:rPr>
      </w:pPr>
      <w:r w:rsidRPr="0018770A">
        <w:rPr>
          <w:rFonts w:ascii="Times New Roman" w:hAnsi="Times New Roman" w:cs="Times New Roman"/>
          <w:b/>
          <w:bCs/>
          <w:i/>
          <w:color w:val="000000" w:themeColor="text1"/>
          <w:sz w:val="24"/>
          <w:szCs w:val="24"/>
          <w:u w:val="single"/>
        </w:rPr>
        <w:t>Reconstruction of LV FE model:</w:t>
      </w:r>
    </w:p>
    <w:p w14:paraId="142AA118" w14:textId="62DBD989" w:rsidR="00614B73" w:rsidRPr="0018770A" w:rsidRDefault="00614B73" w:rsidP="00614B73">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Left ventricular endocardial and epicardial surfaces were segmented from the MR images associated with end-diastole (ED) (</w:t>
      </w:r>
      <w:r w:rsidRPr="0018770A">
        <w:rPr>
          <w:rFonts w:ascii="Times New Roman" w:hAnsi="Times New Roman" w:cs="Times New Roman"/>
          <w:b/>
          <w:bCs/>
          <w:color w:val="000000" w:themeColor="text1"/>
          <w:sz w:val="24"/>
          <w:szCs w:val="24"/>
        </w:rPr>
        <w:t>Fig. 1b</w:t>
      </w:r>
      <w:r w:rsidRPr="0018770A">
        <w:rPr>
          <w:rFonts w:ascii="Times New Roman" w:hAnsi="Times New Roman" w:cs="Times New Roman"/>
          <w:bCs/>
          <w:color w:val="000000" w:themeColor="text1"/>
          <w:sz w:val="24"/>
          <w:szCs w:val="24"/>
        </w:rPr>
        <w:t>). Patient</w:t>
      </w:r>
      <w:r w:rsidR="00917CBB">
        <w:rPr>
          <w:rFonts w:ascii="Times New Roman" w:hAnsi="Times New Roman" w:cs="Times New Roman"/>
          <w:bCs/>
          <w:color w:val="000000" w:themeColor="text1"/>
          <w:sz w:val="24"/>
          <w:szCs w:val="24"/>
        </w:rPr>
        <w:t>-</w:t>
      </w:r>
      <w:r w:rsidRPr="0018770A">
        <w:rPr>
          <w:rFonts w:ascii="Times New Roman" w:hAnsi="Times New Roman" w:cs="Times New Roman"/>
          <w:bCs/>
          <w:color w:val="000000" w:themeColor="text1"/>
          <w:sz w:val="24"/>
          <w:szCs w:val="24"/>
        </w:rPr>
        <w:t xml:space="preserve">specific 3D LV geometries were then reconstructed from these surfaces and a finite element (FE) mesh was generated </w:t>
      </w:r>
      <w:r>
        <w:rPr>
          <w:rFonts w:ascii="Times New Roman" w:hAnsi="Times New Roman" w:cs="Times New Roman"/>
          <w:bCs/>
          <w:color w:val="000000" w:themeColor="text1"/>
          <w:sz w:val="24"/>
          <w:szCs w:val="24"/>
        </w:rPr>
        <w:t>for</w:t>
      </w:r>
      <w:r w:rsidRPr="0018770A">
        <w:rPr>
          <w:rFonts w:ascii="Times New Roman" w:hAnsi="Times New Roman" w:cs="Times New Roman"/>
          <w:bCs/>
          <w:color w:val="000000" w:themeColor="text1"/>
          <w:sz w:val="24"/>
          <w:szCs w:val="24"/>
        </w:rPr>
        <w:t xml:space="preserve"> each geometry. The meshes </w:t>
      </w:r>
      <w:r>
        <w:rPr>
          <w:rFonts w:ascii="Times New Roman" w:hAnsi="Times New Roman" w:cs="Times New Roman"/>
          <w:bCs/>
          <w:color w:val="000000" w:themeColor="text1"/>
          <w:sz w:val="24"/>
          <w:szCs w:val="24"/>
        </w:rPr>
        <w:t>consist</w:t>
      </w:r>
      <w:r w:rsidRPr="0018770A">
        <w:rPr>
          <w:rFonts w:ascii="Times New Roman" w:hAnsi="Times New Roman" w:cs="Times New Roman"/>
          <w:bCs/>
          <w:color w:val="000000" w:themeColor="text1"/>
          <w:sz w:val="24"/>
          <w:szCs w:val="24"/>
        </w:rPr>
        <w:t xml:space="preserve"> of approximately 13000 tetrahedral elements (</w:t>
      </w:r>
      <w:r w:rsidRPr="0018770A">
        <w:rPr>
          <w:rFonts w:ascii="Times New Roman" w:hAnsi="Times New Roman" w:cs="Times New Roman"/>
          <w:b/>
          <w:bCs/>
          <w:color w:val="000000" w:themeColor="text1"/>
          <w:sz w:val="24"/>
          <w:szCs w:val="24"/>
        </w:rPr>
        <w:t>Fig. 1c</w:t>
      </w:r>
      <w:r w:rsidRPr="0018770A">
        <w:rPr>
          <w:rFonts w:ascii="Times New Roman" w:hAnsi="Times New Roman" w:cs="Times New Roman"/>
          <w:bCs/>
          <w:color w:val="000000" w:themeColor="text1"/>
          <w:sz w:val="24"/>
          <w:szCs w:val="24"/>
        </w:rPr>
        <w:t>). Mean myofiber direction (</w:t>
      </w:r>
      <w:r w:rsidRPr="0018770A">
        <w:rPr>
          <w:rFonts w:ascii="Times New Roman" w:hAnsi="Times New Roman" w:cs="Times New Roman"/>
          <w:b/>
          <w:bCs/>
          <w:color w:val="000000" w:themeColor="text1"/>
          <w:sz w:val="24"/>
          <w:szCs w:val="24"/>
        </w:rPr>
        <w:t>Fig. 1d</w:t>
      </w:r>
      <w:r w:rsidRPr="0018770A">
        <w:rPr>
          <w:rFonts w:ascii="Times New Roman" w:hAnsi="Times New Roman" w:cs="Times New Roman"/>
          <w:bCs/>
          <w:color w:val="000000" w:themeColor="text1"/>
          <w:sz w:val="24"/>
          <w:szCs w:val="24"/>
        </w:rPr>
        <w:t xml:space="preserve">) </w:t>
      </w:r>
      <m:oMath>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e</m:t>
            </m:r>
          </m:e>
          <m:sub>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0</m:t>
                </m:r>
              </m:sub>
            </m:sSub>
          </m:sub>
        </m:sSub>
      </m:oMath>
      <w:r w:rsidRPr="0018770A">
        <w:rPr>
          <w:rFonts w:ascii="Times New Roman" w:hAnsi="Times New Roman" w:cs="Times New Roman"/>
          <w:bCs/>
          <w:color w:val="000000" w:themeColor="text1"/>
          <w:sz w:val="24"/>
          <w:szCs w:val="24"/>
        </w:rPr>
        <w:t xml:space="preserve"> was prescribed based on a linear transmural variation of the helix angle from +70° at the endocardium to −70° at the epicardium across the LV wall using a Laplace-Dirichlet rule-based algorithm </w:t>
      </w:r>
      <w:r w:rsidRPr="0018770A">
        <w:rPr>
          <w:rFonts w:ascii="Times New Roman" w:hAnsi="Times New Roman" w:cs="Times New Roman"/>
          <w:bCs/>
          <w:color w:val="000000" w:themeColor="text1"/>
          <w:sz w:val="24"/>
          <w:szCs w:val="24"/>
        </w:rPr>
        <w:fldChar w:fldCharType="begin" w:fldLock="1"/>
      </w:r>
      <w:r w:rsidR="007161F5">
        <w:rPr>
          <w:rFonts w:ascii="Times New Roman" w:hAnsi="Times New Roman" w:cs="Times New Roman"/>
          <w:bCs/>
          <w:color w:val="000000" w:themeColor="text1"/>
          <w:sz w:val="24"/>
          <w:szCs w:val="24"/>
        </w:rPr>
        <w:instrText>ADDIN CSL_CITATION {"citationItems":[{"id":"ITEM-1","itemData":{"DOI":"10.1007/s10439-012-0593-5","ISSN":"00906964","PMID":"22648575","abstract":"Electrical waves traveling throughout the myocardium elicit muscle contractions responsible for pumping blood throughout the body. The shape and direction of these waves depend on the spatial arrangement of ventricular myocytes, termed fiber orientation. In computational studies simulating electrical wave propagation or mechanical contraction in the heart, accurately representing fiber orientation is critical so that model predictions corroborate with experimental data. Typically, fiber orientation is assigned to heart models based on Diffusion Tensor Imaging (DTI) data, yet few alternative methodologies exist if DTI data is noisy or absent. Here we present a novel Laplace-Dirichlet Rule-Based (LDRB) algorithm to perform this task with speed, precision, and high usability. We demonstrate the application of the LDRB algorithm in an image-based computational model of the canine ventricles. Simulations of electrical activation in this model are compared to those in the same geometrical model but with DTI-derived fiber orientation. The results demonstrate that activation patterns from simulations with LDRB and DTI-derived fiber orientations are nearly indistinguishable, with relative differences ≤6%, absolute mean differences in activation times ≤3.15 ms, and positive correlations ≥0.99. These results convincingly show that the LDRB algorithm is a robust alternative to DTI for assigning fiber orientation to computational heart models. © 2012 Biomedical Engineering Society.","author":[{"dropping-particle":"","family":"Bayer","given":"J. D.","non-dropping-particle":"","parse-names":false,"suffix":""},{"dropping-particle":"","family":"Blake","given":"R. C.","non-dropping-particle":"","parse-names":false,"suffix":""},{"dropping-particle":"","family":"Plank","given":"G.","non-dropping-particle":"","parse-names":false,"suffix":""},{"dropping-particle":"","family":"Trayanova","given":"N. A.","non-dropping-particle":"","parse-names":false,"suffix":""}],"container-title":"Annals of Biomedical Engineering","id":"ITEM-1","issued":{"date-parts":[["2012"]]},"title":"A novel rule-based algorithm for assigning myocardial fiber orientation to computational heart models","type":"article-journal"},"uris":["http://www.mendeley.com/documents/?uuid=57fc97ec-88f1-4891-960f-24d657c7e610"]}],"mendeley":{"formattedCitation":"[35]","plainTextFormattedCitation":"[35]","previouslyFormattedCitation":"[35]"},"properties":{"noteIndex":0},"schema":"https://github.com/citation-style-language/schema/raw/master/csl-citation.json"}</w:instrText>
      </w:r>
      <w:r w:rsidRPr="0018770A">
        <w:rPr>
          <w:rFonts w:ascii="Times New Roman" w:hAnsi="Times New Roman" w:cs="Times New Roman"/>
          <w:bCs/>
          <w:color w:val="000000" w:themeColor="text1"/>
          <w:sz w:val="24"/>
          <w:szCs w:val="24"/>
        </w:rPr>
        <w:fldChar w:fldCharType="separate"/>
      </w:r>
      <w:r w:rsidR="00E220C9" w:rsidRPr="00E220C9">
        <w:rPr>
          <w:rFonts w:ascii="Times New Roman" w:hAnsi="Times New Roman" w:cs="Times New Roman"/>
          <w:bCs/>
          <w:noProof/>
          <w:color w:val="000000" w:themeColor="text1"/>
          <w:sz w:val="24"/>
          <w:szCs w:val="24"/>
        </w:rPr>
        <w:t>[35]</w:t>
      </w:r>
      <w:r w:rsidRPr="0018770A">
        <w:rPr>
          <w:rFonts w:ascii="Times New Roman" w:hAnsi="Times New Roman" w:cs="Times New Roman"/>
          <w:bCs/>
          <w:color w:val="000000" w:themeColor="text1"/>
          <w:sz w:val="24"/>
          <w:szCs w:val="24"/>
        </w:rPr>
        <w:fldChar w:fldCharType="end"/>
      </w:r>
      <w:r w:rsidRPr="0018770A">
        <w:rPr>
          <w:rFonts w:ascii="Times New Roman" w:hAnsi="Times New Roman" w:cs="Times New Roman"/>
          <w:bCs/>
          <w:color w:val="000000" w:themeColor="text1"/>
          <w:sz w:val="24"/>
          <w:szCs w:val="24"/>
        </w:rPr>
        <w:t xml:space="preserve">. </w:t>
      </w:r>
    </w:p>
    <w:p w14:paraId="20423410" w14:textId="77777777" w:rsidR="00614B73" w:rsidRPr="0018770A" w:rsidRDefault="00614B73" w:rsidP="003A03F8">
      <w:pPr>
        <w:spacing w:line="240" w:lineRule="auto"/>
        <w:jc w:val="both"/>
        <w:rPr>
          <w:rFonts w:ascii="Times New Roman" w:hAnsi="Times New Roman" w:cs="Times New Roman"/>
          <w:b/>
          <w:bCs/>
          <w:color w:val="000000" w:themeColor="text1"/>
          <w:sz w:val="24"/>
          <w:szCs w:val="24"/>
        </w:rPr>
      </w:pPr>
    </w:p>
    <w:tbl>
      <w:tblPr>
        <w:tblStyle w:val="TableGrid"/>
        <w:tblW w:w="9355" w:type="dxa"/>
        <w:tblLook w:val="04A0" w:firstRow="1" w:lastRow="0" w:firstColumn="1" w:lastColumn="0" w:noHBand="0" w:noVBand="1"/>
      </w:tblPr>
      <w:tblGrid>
        <w:gridCol w:w="9355"/>
      </w:tblGrid>
      <w:tr w:rsidR="003A03F8" w:rsidRPr="0018770A" w14:paraId="3C14C58A" w14:textId="77777777" w:rsidTr="00887BA9">
        <w:tc>
          <w:tcPr>
            <w:tcW w:w="9355" w:type="dxa"/>
            <w:tcBorders>
              <w:top w:val="nil"/>
              <w:left w:val="nil"/>
              <w:bottom w:val="nil"/>
              <w:right w:val="nil"/>
            </w:tcBorders>
          </w:tcPr>
          <w:p w14:paraId="646CC6D5" w14:textId="4913699B" w:rsidR="003A03F8" w:rsidRPr="0018770A" w:rsidRDefault="00C32D79" w:rsidP="000B7C33">
            <w:pPr>
              <w:jc w:val="center"/>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lastRenderedPageBreak/>
              <w:pict w14:anchorId="43685F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1pt;height:381.8pt;mso-width-percent:0;mso-height-percent:0;mso-width-percent:0;mso-height-percent:0">
                  <v:imagedata r:id="rId12" o:title="fig_1_5"/>
                </v:shape>
              </w:pict>
            </w:r>
          </w:p>
        </w:tc>
      </w:tr>
      <w:tr w:rsidR="003A03F8" w:rsidRPr="0018770A" w14:paraId="6B6C4E2C" w14:textId="77777777" w:rsidTr="00887BA9">
        <w:tc>
          <w:tcPr>
            <w:tcW w:w="9355" w:type="dxa"/>
            <w:tcBorders>
              <w:top w:val="nil"/>
              <w:left w:val="nil"/>
              <w:bottom w:val="nil"/>
              <w:right w:val="nil"/>
            </w:tcBorders>
          </w:tcPr>
          <w:p w14:paraId="03EB0D5D" w14:textId="2DFBEDD5" w:rsidR="003A03F8" w:rsidRPr="00B233EF" w:rsidRDefault="003A03F8" w:rsidP="003A03F8">
            <w:pPr>
              <w:jc w:val="both"/>
              <w:rPr>
                <w:rFonts w:ascii="Times New Roman" w:hAnsi="Times New Roman" w:cs="Times New Roman"/>
                <w:bCs/>
                <w:color w:val="000000" w:themeColor="text1"/>
                <w:sz w:val="20"/>
                <w:szCs w:val="20"/>
              </w:rPr>
            </w:pPr>
            <w:r w:rsidRPr="00B233EF">
              <w:rPr>
                <w:rFonts w:ascii="Times New Roman" w:hAnsi="Times New Roman" w:cs="Times New Roman"/>
                <w:b/>
                <w:bCs/>
                <w:color w:val="000000" w:themeColor="text1"/>
                <w:sz w:val="20"/>
                <w:szCs w:val="20"/>
              </w:rPr>
              <w:t>Figure 1:</w:t>
            </w:r>
            <w:r w:rsidRPr="00B233EF">
              <w:rPr>
                <w:rFonts w:ascii="Times New Roman" w:hAnsi="Times New Roman" w:cs="Times New Roman"/>
                <w:bCs/>
                <w:color w:val="000000" w:themeColor="text1"/>
                <w:sz w:val="20"/>
                <w:szCs w:val="20"/>
              </w:rPr>
              <w:t xml:space="preserve"> Construction of </w:t>
            </w:r>
            <w:r w:rsidR="00E01CE5">
              <w:rPr>
                <w:rFonts w:ascii="Times New Roman" w:hAnsi="Times New Roman" w:cs="Times New Roman"/>
                <w:bCs/>
                <w:color w:val="000000" w:themeColor="text1"/>
                <w:sz w:val="20"/>
                <w:szCs w:val="20"/>
              </w:rPr>
              <w:t xml:space="preserve">the </w:t>
            </w:r>
            <w:r w:rsidRPr="00B233EF">
              <w:rPr>
                <w:rFonts w:ascii="Times New Roman" w:hAnsi="Times New Roman" w:cs="Times New Roman"/>
                <w:bCs/>
                <w:color w:val="000000" w:themeColor="text1"/>
                <w:sz w:val="20"/>
                <w:szCs w:val="20"/>
              </w:rPr>
              <w:t xml:space="preserve">LV FE model. </w:t>
            </w:r>
            <w:r w:rsidR="008E75D2">
              <w:rPr>
                <w:rFonts w:ascii="Times New Roman" w:hAnsi="Times New Roman" w:cs="Times New Roman"/>
                <w:b/>
                <w:bCs/>
                <w:color w:val="000000" w:themeColor="text1"/>
                <w:sz w:val="20"/>
                <w:szCs w:val="20"/>
              </w:rPr>
              <w:t>a:</w:t>
            </w:r>
            <w:r w:rsidRPr="00B233EF">
              <w:rPr>
                <w:rFonts w:ascii="Times New Roman" w:hAnsi="Times New Roman" w:cs="Times New Roman"/>
                <w:bCs/>
                <w:color w:val="000000" w:themeColor="text1"/>
                <w:sz w:val="20"/>
                <w:szCs w:val="20"/>
              </w:rPr>
              <w:t xml:space="preserve"> MR image segmentation</w:t>
            </w:r>
            <w:r w:rsidR="008E75D2">
              <w:rPr>
                <w:rFonts w:ascii="Times New Roman" w:hAnsi="Times New Roman" w:cs="Times New Roman"/>
                <w:bCs/>
                <w:color w:val="000000" w:themeColor="text1"/>
                <w:sz w:val="20"/>
                <w:szCs w:val="20"/>
              </w:rPr>
              <w:t>;</w:t>
            </w:r>
            <w:r w:rsidRPr="00B233EF">
              <w:rPr>
                <w:rFonts w:ascii="Times New Roman" w:hAnsi="Times New Roman" w:cs="Times New Roman"/>
                <w:bCs/>
                <w:color w:val="000000" w:themeColor="text1"/>
                <w:sz w:val="20"/>
                <w:szCs w:val="20"/>
              </w:rPr>
              <w:t xml:space="preserve"> </w:t>
            </w:r>
            <w:r w:rsidR="008E75D2" w:rsidRPr="00E71507">
              <w:rPr>
                <w:rFonts w:ascii="Times New Roman" w:hAnsi="Times New Roman" w:cs="Times New Roman"/>
                <w:b/>
                <w:bCs/>
                <w:color w:val="000000" w:themeColor="text1"/>
                <w:sz w:val="20"/>
                <w:szCs w:val="20"/>
              </w:rPr>
              <w:t xml:space="preserve">b: </w:t>
            </w:r>
            <w:r w:rsidR="005E490F">
              <w:rPr>
                <w:rFonts w:ascii="Times New Roman" w:hAnsi="Times New Roman" w:cs="Times New Roman"/>
                <w:bCs/>
                <w:color w:val="000000" w:themeColor="text1"/>
                <w:sz w:val="20"/>
                <w:szCs w:val="20"/>
              </w:rPr>
              <w:t>Segmented</w:t>
            </w:r>
            <w:r w:rsidR="005E490F" w:rsidRPr="00B233EF">
              <w:rPr>
                <w:rFonts w:ascii="Times New Roman" w:hAnsi="Times New Roman" w:cs="Times New Roman"/>
                <w:bCs/>
                <w:color w:val="000000" w:themeColor="text1"/>
                <w:sz w:val="20"/>
                <w:szCs w:val="20"/>
              </w:rPr>
              <w:t xml:space="preserve"> </w:t>
            </w:r>
            <w:r w:rsidRPr="00B233EF">
              <w:rPr>
                <w:rFonts w:ascii="Times New Roman" w:hAnsi="Times New Roman" w:cs="Times New Roman"/>
                <w:bCs/>
                <w:color w:val="000000" w:themeColor="text1"/>
                <w:sz w:val="20"/>
                <w:szCs w:val="20"/>
              </w:rPr>
              <w:t>endocardium and epicardium of</w:t>
            </w:r>
            <w:r w:rsidR="008E75D2">
              <w:rPr>
                <w:rFonts w:ascii="Times New Roman" w:hAnsi="Times New Roman" w:cs="Times New Roman"/>
                <w:bCs/>
                <w:color w:val="000000" w:themeColor="text1"/>
                <w:sz w:val="20"/>
                <w:szCs w:val="20"/>
              </w:rPr>
              <w:t xml:space="preserve"> the</w:t>
            </w:r>
            <w:r w:rsidRPr="00B233EF">
              <w:rPr>
                <w:rFonts w:ascii="Times New Roman" w:hAnsi="Times New Roman" w:cs="Times New Roman"/>
                <w:bCs/>
                <w:color w:val="000000" w:themeColor="text1"/>
                <w:sz w:val="20"/>
                <w:szCs w:val="20"/>
              </w:rPr>
              <w:t xml:space="preserve"> LV</w:t>
            </w:r>
            <w:r w:rsidR="008E75D2">
              <w:rPr>
                <w:rFonts w:ascii="Times New Roman" w:hAnsi="Times New Roman" w:cs="Times New Roman"/>
                <w:bCs/>
                <w:color w:val="000000" w:themeColor="text1"/>
                <w:sz w:val="20"/>
                <w:szCs w:val="20"/>
              </w:rPr>
              <w:t>;</w:t>
            </w:r>
            <w:r w:rsidRPr="00B233EF">
              <w:rPr>
                <w:rFonts w:ascii="Times New Roman" w:hAnsi="Times New Roman" w:cs="Times New Roman"/>
                <w:bCs/>
                <w:color w:val="000000" w:themeColor="text1"/>
                <w:sz w:val="20"/>
                <w:szCs w:val="20"/>
              </w:rPr>
              <w:t xml:space="preserve"> </w:t>
            </w:r>
            <w:r w:rsidR="008E75D2" w:rsidRPr="00E71507">
              <w:rPr>
                <w:rFonts w:ascii="Times New Roman" w:hAnsi="Times New Roman" w:cs="Times New Roman"/>
                <w:b/>
                <w:bCs/>
                <w:color w:val="000000" w:themeColor="text1"/>
                <w:sz w:val="20"/>
                <w:szCs w:val="20"/>
              </w:rPr>
              <w:t>c:</w:t>
            </w:r>
            <w:r w:rsidR="008E75D2">
              <w:rPr>
                <w:rFonts w:ascii="Times New Roman" w:hAnsi="Times New Roman" w:cs="Times New Roman"/>
                <w:bCs/>
                <w:color w:val="000000" w:themeColor="text1"/>
                <w:sz w:val="20"/>
                <w:szCs w:val="20"/>
              </w:rPr>
              <w:t xml:space="preserve"> FE model overlaid on the</w:t>
            </w:r>
            <w:r w:rsidRPr="00B233EF">
              <w:rPr>
                <w:rFonts w:ascii="Times New Roman" w:hAnsi="Times New Roman" w:cs="Times New Roman"/>
                <w:bCs/>
                <w:color w:val="000000" w:themeColor="text1"/>
                <w:sz w:val="20"/>
                <w:szCs w:val="20"/>
              </w:rPr>
              <w:t xml:space="preserve"> MR image in </w:t>
            </w:r>
            <w:r w:rsidR="008E75D2">
              <w:rPr>
                <w:rFonts w:ascii="Times New Roman" w:hAnsi="Times New Roman" w:cs="Times New Roman"/>
                <w:bCs/>
                <w:color w:val="000000" w:themeColor="text1"/>
                <w:sz w:val="20"/>
                <w:szCs w:val="20"/>
              </w:rPr>
              <w:t xml:space="preserve">a </w:t>
            </w:r>
            <w:r w:rsidRPr="00B233EF">
              <w:rPr>
                <w:rFonts w:ascii="Times New Roman" w:hAnsi="Times New Roman" w:cs="Times New Roman"/>
                <w:bCs/>
                <w:color w:val="000000" w:themeColor="text1"/>
                <w:sz w:val="20"/>
                <w:szCs w:val="20"/>
              </w:rPr>
              <w:t>long axis view</w:t>
            </w:r>
            <w:r w:rsidR="008E75D2">
              <w:rPr>
                <w:rFonts w:ascii="Times New Roman" w:hAnsi="Times New Roman" w:cs="Times New Roman"/>
                <w:bCs/>
                <w:color w:val="000000" w:themeColor="text1"/>
                <w:sz w:val="20"/>
                <w:szCs w:val="20"/>
              </w:rPr>
              <w:t>;</w:t>
            </w:r>
            <w:r w:rsidRPr="00B233EF">
              <w:rPr>
                <w:rFonts w:ascii="Times New Roman" w:hAnsi="Times New Roman" w:cs="Times New Roman"/>
                <w:bCs/>
                <w:color w:val="000000" w:themeColor="text1"/>
                <w:sz w:val="20"/>
                <w:szCs w:val="20"/>
              </w:rPr>
              <w:t xml:space="preserve"> </w:t>
            </w:r>
            <w:r w:rsidR="008E75D2" w:rsidRPr="00E71507">
              <w:rPr>
                <w:rFonts w:ascii="Times New Roman" w:hAnsi="Times New Roman" w:cs="Times New Roman"/>
                <w:b/>
                <w:bCs/>
                <w:color w:val="000000" w:themeColor="text1"/>
                <w:sz w:val="20"/>
                <w:szCs w:val="20"/>
              </w:rPr>
              <w:t>d:</w:t>
            </w:r>
            <w:r w:rsidRPr="00B233EF">
              <w:rPr>
                <w:rFonts w:ascii="Times New Roman" w:hAnsi="Times New Roman" w:cs="Times New Roman"/>
                <w:bCs/>
                <w:color w:val="000000" w:themeColor="text1"/>
                <w:sz w:val="20"/>
                <w:szCs w:val="20"/>
              </w:rPr>
              <w:t xml:space="preserve"> </w:t>
            </w:r>
            <w:r w:rsidR="008E75D2">
              <w:rPr>
                <w:rFonts w:ascii="Times New Roman" w:hAnsi="Times New Roman" w:cs="Times New Roman"/>
                <w:bCs/>
                <w:color w:val="000000" w:themeColor="text1"/>
                <w:sz w:val="20"/>
                <w:szCs w:val="20"/>
              </w:rPr>
              <w:t>Transmural variation of</w:t>
            </w:r>
            <w:r w:rsidRPr="00B233EF">
              <w:rPr>
                <w:rFonts w:ascii="Times New Roman" w:hAnsi="Times New Roman" w:cs="Times New Roman"/>
                <w:bCs/>
                <w:color w:val="000000" w:themeColor="text1"/>
                <w:sz w:val="20"/>
                <w:szCs w:val="20"/>
              </w:rPr>
              <w:t xml:space="preserve"> </w:t>
            </w:r>
            <w:r w:rsidR="008E75D2">
              <w:rPr>
                <w:rFonts w:ascii="Times New Roman" w:hAnsi="Times New Roman" w:cs="Times New Roman"/>
                <w:bCs/>
                <w:color w:val="000000" w:themeColor="text1"/>
                <w:sz w:val="20"/>
                <w:szCs w:val="20"/>
              </w:rPr>
              <w:t>mean myo</w:t>
            </w:r>
            <w:r w:rsidRPr="00B233EF">
              <w:rPr>
                <w:rFonts w:ascii="Times New Roman" w:hAnsi="Times New Roman" w:cs="Times New Roman"/>
                <w:bCs/>
                <w:color w:val="000000" w:themeColor="text1"/>
                <w:sz w:val="20"/>
                <w:szCs w:val="20"/>
              </w:rPr>
              <w:t xml:space="preserve">fiber </w:t>
            </w:r>
            <w:r w:rsidR="008E75D2">
              <w:rPr>
                <w:rFonts w:ascii="Times New Roman" w:hAnsi="Times New Roman" w:cs="Times New Roman"/>
                <w:bCs/>
                <w:color w:val="000000" w:themeColor="text1"/>
                <w:sz w:val="20"/>
                <w:szCs w:val="20"/>
              </w:rPr>
              <w:t>direction across</w:t>
            </w:r>
            <w:r w:rsidRPr="00B233EF">
              <w:rPr>
                <w:rFonts w:ascii="Times New Roman" w:hAnsi="Times New Roman" w:cs="Times New Roman"/>
                <w:bCs/>
                <w:color w:val="000000" w:themeColor="text1"/>
                <w:sz w:val="20"/>
                <w:szCs w:val="20"/>
              </w:rPr>
              <w:t xml:space="preserve"> the LV wall</w:t>
            </w:r>
            <w:r w:rsidR="008E75D2">
              <w:rPr>
                <w:rFonts w:ascii="Times New Roman" w:hAnsi="Times New Roman" w:cs="Times New Roman"/>
                <w:bCs/>
                <w:color w:val="000000" w:themeColor="text1"/>
                <w:sz w:val="20"/>
                <w:szCs w:val="20"/>
              </w:rPr>
              <w:t xml:space="preserve">; </w:t>
            </w:r>
            <w:r w:rsidR="008E75D2" w:rsidRPr="00E71507">
              <w:rPr>
                <w:rFonts w:ascii="Times New Roman" w:hAnsi="Times New Roman" w:cs="Times New Roman"/>
                <w:b/>
                <w:bCs/>
                <w:color w:val="000000" w:themeColor="text1"/>
                <w:sz w:val="20"/>
                <w:szCs w:val="20"/>
              </w:rPr>
              <w:t>e:</w:t>
            </w:r>
            <w:r w:rsidRPr="00B233EF">
              <w:rPr>
                <w:rFonts w:ascii="Times New Roman" w:hAnsi="Times New Roman" w:cs="Times New Roman"/>
                <w:bCs/>
                <w:color w:val="000000" w:themeColor="text1"/>
                <w:sz w:val="20"/>
                <w:szCs w:val="20"/>
              </w:rPr>
              <w:t xml:space="preserve"> Schematic representation of LV </w:t>
            </w:r>
            <w:r w:rsidR="008E75D2">
              <w:rPr>
                <w:rFonts w:ascii="Times New Roman" w:hAnsi="Times New Roman" w:cs="Times New Roman"/>
                <w:bCs/>
                <w:color w:val="000000" w:themeColor="text1"/>
                <w:sz w:val="20"/>
                <w:szCs w:val="20"/>
              </w:rPr>
              <w:t>FE model</w:t>
            </w:r>
            <w:r w:rsidR="008E75D2" w:rsidRPr="00B233EF">
              <w:rPr>
                <w:rFonts w:ascii="Times New Roman" w:hAnsi="Times New Roman" w:cs="Times New Roman"/>
                <w:bCs/>
                <w:color w:val="000000" w:themeColor="text1"/>
                <w:sz w:val="20"/>
                <w:szCs w:val="20"/>
              </w:rPr>
              <w:t xml:space="preserve"> </w:t>
            </w:r>
            <w:r w:rsidRPr="00B233EF">
              <w:rPr>
                <w:rFonts w:ascii="Times New Roman" w:hAnsi="Times New Roman" w:cs="Times New Roman"/>
                <w:bCs/>
                <w:color w:val="000000" w:themeColor="text1"/>
                <w:sz w:val="20"/>
                <w:szCs w:val="20"/>
              </w:rPr>
              <w:t xml:space="preserve">coupled with </w:t>
            </w:r>
            <w:r w:rsidR="008E75D2">
              <w:rPr>
                <w:rFonts w:ascii="Times New Roman" w:hAnsi="Times New Roman" w:cs="Times New Roman"/>
                <w:bCs/>
                <w:color w:val="000000" w:themeColor="text1"/>
                <w:sz w:val="20"/>
                <w:szCs w:val="20"/>
              </w:rPr>
              <w:t xml:space="preserve">a </w:t>
            </w:r>
            <w:r w:rsidRPr="00B233EF">
              <w:rPr>
                <w:rFonts w:ascii="Times New Roman" w:hAnsi="Times New Roman" w:cs="Times New Roman"/>
                <w:bCs/>
                <w:color w:val="000000" w:themeColor="text1"/>
                <w:sz w:val="20"/>
                <w:szCs w:val="20"/>
              </w:rPr>
              <w:t xml:space="preserve">closed loop </w:t>
            </w:r>
            <w:r w:rsidR="008E75D2">
              <w:rPr>
                <w:rFonts w:ascii="Times New Roman" w:hAnsi="Times New Roman" w:cs="Times New Roman"/>
                <w:bCs/>
                <w:color w:val="000000" w:themeColor="text1"/>
                <w:sz w:val="20"/>
                <w:szCs w:val="20"/>
              </w:rPr>
              <w:t>circulatory model</w:t>
            </w:r>
            <w:r w:rsidRPr="00B233EF">
              <w:rPr>
                <w:rFonts w:ascii="Times New Roman" w:hAnsi="Times New Roman" w:cs="Times New Roman"/>
                <w:bCs/>
                <w:color w:val="000000" w:themeColor="text1"/>
                <w:sz w:val="20"/>
                <w:szCs w:val="20"/>
              </w:rPr>
              <w:t>. A sample representation is shown for non-obstructive HCM patient.</w:t>
            </w:r>
          </w:p>
        </w:tc>
      </w:tr>
    </w:tbl>
    <w:p w14:paraId="02085011" w14:textId="77777777" w:rsidR="00156D26" w:rsidRPr="0018770A" w:rsidRDefault="00156D26" w:rsidP="003A03F8">
      <w:pPr>
        <w:spacing w:line="240" w:lineRule="auto"/>
        <w:jc w:val="both"/>
        <w:rPr>
          <w:rFonts w:ascii="Times New Roman" w:hAnsi="Times New Roman" w:cs="Times New Roman"/>
          <w:b/>
          <w:bCs/>
          <w:i/>
          <w:color w:val="000000" w:themeColor="text1"/>
          <w:sz w:val="24"/>
          <w:szCs w:val="24"/>
          <w:u w:val="single"/>
        </w:rPr>
      </w:pPr>
    </w:p>
    <w:p w14:paraId="31320C7D" w14:textId="77777777" w:rsidR="003A03F8" w:rsidRPr="0018770A" w:rsidRDefault="003A03F8" w:rsidP="003A03F8">
      <w:pPr>
        <w:spacing w:line="240" w:lineRule="auto"/>
        <w:jc w:val="both"/>
        <w:rPr>
          <w:rFonts w:ascii="Times New Roman" w:hAnsi="Times New Roman" w:cs="Times New Roman"/>
          <w:b/>
          <w:bCs/>
          <w:i/>
          <w:iCs/>
          <w:color w:val="000000" w:themeColor="text1"/>
          <w:sz w:val="24"/>
          <w:szCs w:val="24"/>
          <w:u w:val="single"/>
        </w:rPr>
      </w:pPr>
      <w:r w:rsidRPr="0018770A">
        <w:rPr>
          <w:rFonts w:ascii="Times New Roman" w:hAnsi="Times New Roman" w:cs="Times New Roman"/>
          <w:b/>
          <w:bCs/>
          <w:i/>
          <w:iCs/>
          <w:color w:val="000000" w:themeColor="text1"/>
          <w:sz w:val="24"/>
          <w:szCs w:val="24"/>
          <w:u w:val="single"/>
        </w:rPr>
        <w:t>Computational framework:</w:t>
      </w:r>
    </w:p>
    <w:p w14:paraId="6815F43F" w14:textId="14B710B9" w:rsidR="003A03F8" w:rsidRPr="0018770A" w:rsidRDefault="003A03F8" w:rsidP="00F463F2">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The computational framework consists of the LV</w:t>
      </w:r>
      <w:r w:rsidR="00A9485F">
        <w:rPr>
          <w:rFonts w:ascii="Times New Roman" w:hAnsi="Times New Roman" w:cs="Times New Roman"/>
          <w:bCs/>
          <w:color w:val="000000" w:themeColor="text1"/>
          <w:sz w:val="24"/>
          <w:szCs w:val="24"/>
        </w:rPr>
        <w:t xml:space="preserve"> FE model</w:t>
      </w:r>
      <w:r w:rsidRPr="0018770A">
        <w:rPr>
          <w:rFonts w:ascii="Times New Roman" w:hAnsi="Times New Roman" w:cs="Times New Roman"/>
          <w:bCs/>
          <w:color w:val="000000" w:themeColor="text1"/>
          <w:sz w:val="24"/>
          <w:szCs w:val="24"/>
        </w:rPr>
        <w:t>, left atrium (LA), the proximal (</w:t>
      </w:r>
      <w:proofErr w:type="spellStart"/>
      <w:r w:rsidRPr="0018770A">
        <w:rPr>
          <w:rFonts w:ascii="Times New Roman" w:hAnsi="Times New Roman" w:cs="Times New Roman"/>
          <w:bCs/>
          <w:color w:val="000000" w:themeColor="text1"/>
          <w:sz w:val="24"/>
          <w:szCs w:val="24"/>
        </w:rPr>
        <w:t>a,p</w:t>
      </w:r>
      <w:proofErr w:type="spellEnd"/>
      <w:r w:rsidRPr="0018770A">
        <w:rPr>
          <w:rFonts w:ascii="Times New Roman" w:hAnsi="Times New Roman" w:cs="Times New Roman"/>
          <w:bCs/>
          <w:color w:val="000000" w:themeColor="text1"/>
          <w:sz w:val="24"/>
          <w:szCs w:val="24"/>
        </w:rPr>
        <w:t>) and distal (</w:t>
      </w:r>
      <w:proofErr w:type="spellStart"/>
      <w:r w:rsidRPr="0018770A">
        <w:rPr>
          <w:rFonts w:ascii="Times New Roman" w:hAnsi="Times New Roman" w:cs="Times New Roman"/>
          <w:bCs/>
          <w:color w:val="000000" w:themeColor="text1"/>
          <w:sz w:val="24"/>
          <w:szCs w:val="24"/>
        </w:rPr>
        <w:t>a,d</w:t>
      </w:r>
      <w:proofErr w:type="spellEnd"/>
      <w:r w:rsidRPr="0018770A">
        <w:rPr>
          <w:rFonts w:ascii="Times New Roman" w:hAnsi="Times New Roman" w:cs="Times New Roman"/>
          <w:bCs/>
          <w:color w:val="000000" w:themeColor="text1"/>
          <w:sz w:val="24"/>
          <w:szCs w:val="24"/>
        </w:rPr>
        <w:t>) arterial and venous (</w:t>
      </w:r>
      <w:proofErr w:type="spellStart"/>
      <w:r w:rsidRPr="0018770A">
        <w:rPr>
          <w:rFonts w:ascii="Times New Roman" w:hAnsi="Times New Roman" w:cs="Times New Roman"/>
          <w:bCs/>
          <w:color w:val="000000" w:themeColor="text1"/>
          <w:sz w:val="24"/>
          <w:szCs w:val="24"/>
        </w:rPr>
        <w:t>ven</w:t>
      </w:r>
      <w:proofErr w:type="spellEnd"/>
      <w:r w:rsidRPr="0018770A">
        <w:rPr>
          <w:rFonts w:ascii="Times New Roman" w:hAnsi="Times New Roman" w:cs="Times New Roman"/>
          <w:bCs/>
          <w:color w:val="000000" w:themeColor="text1"/>
          <w:sz w:val="24"/>
          <w:szCs w:val="24"/>
        </w:rPr>
        <w:t>) compartments that are connected in a closed-loop circulatory system (</w:t>
      </w:r>
      <w:r w:rsidRPr="0018770A">
        <w:rPr>
          <w:rFonts w:ascii="Times New Roman" w:hAnsi="Times New Roman" w:cs="Times New Roman"/>
          <w:b/>
          <w:bCs/>
          <w:color w:val="000000" w:themeColor="text1"/>
          <w:sz w:val="24"/>
          <w:szCs w:val="24"/>
        </w:rPr>
        <w:t>Fig. 1e</w:t>
      </w:r>
      <w:r w:rsidRPr="0018770A">
        <w:rPr>
          <w:rFonts w:ascii="Times New Roman" w:hAnsi="Times New Roman" w:cs="Times New Roman"/>
          <w:bCs/>
          <w:color w:val="000000" w:themeColor="text1"/>
          <w:sz w:val="24"/>
          <w:szCs w:val="24"/>
        </w:rPr>
        <w:t>)</w:t>
      </w:r>
      <w:r w:rsidRPr="0018770A">
        <w:rPr>
          <w:rFonts w:ascii="Times New Roman" w:hAnsi="Times New Roman" w:cs="Times New Roman"/>
          <w:bCs/>
          <w:color w:val="000000" w:themeColor="text1"/>
          <w:sz w:val="24"/>
          <w:szCs w:val="24"/>
        </w:rPr>
        <w:fldChar w:fldCharType="begin" w:fldLock="1"/>
      </w:r>
      <w:r w:rsidR="007161F5">
        <w:rPr>
          <w:rFonts w:ascii="Times New Roman" w:hAnsi="Times New Roman" w:cs="Times New Roman"/>
          <w:bCs/>
          <w:color w:val="000000" w:themeColor="text1"/>
          <w:sz w:val="24"/>
          <w:szCs w:val="24"/>
        </w:rPr>
        <w:instrText>ADDIN CSL_CITATION {"citationItems":[{"id":"ITEM-1","itemData":{"DOI":"10.1007/s12265-021-10130-y","ISSN":"1937-5395","abstract":"Global longitudinal strain and circumferential strain are found to be reduced in HFpEF, which some have interpreted that the global left ventricular (LV) contractility is impaired. This finding is, however, contradicted by a preserved ejection fraction (EF) and confounded by changes in LV geometry and afterload resistance that may also affect the global strains. To reconcile these issues, we used a validated computational framework consisting of a finite element LV model to isolate the effects of HFpEF features in affecting systolic function metrics. Simulations were performed to quantify the effects on myocardial strains due to changes in LV geometry, active tension developed by the tissue, and afterload. We found that only a reduction in myocardial contractility and an increase in afterload can simultaneously reproduce the blood pressures, EF and strains measured in HFpEF patients. This finding suggests that it is likely that the myocardial contractility is reduced in HFpEF patients.","author":[{"dropping-particle":"","family":"Shavik","given":"Sheikh Mohammad","non-dropping-particle":"","parse-names":false,"suffix":""},{"dropping-particle":"","family":"Wall","given":"Samuel","non-dropping-particle":"","parse-names":false,"suffix":""},{"dropping-particle":"","family":"Sundnes","given":"Joakim","non-dropping-particle":"","parse-names":false,"suffix":""},{"dropping-particle":"","family":"Guccione","given":"Julius M","non-dropping-particle":"","parse-names":false,"suffix":""},{"dropping-particle":"","family":"Sengupta","given":"Partho","non-dropping-particle":"","parse-names":false,"suffix":""},{"dropping-particle":"","family":"Solomon","given":"Scott D","non-dropping-particle":"","parse-names":false,"suffix":""},{"dropping-particle":"","family":"Burkhoff","given":"Daniel","non-dropping-particle":"","parse-names":false,"suffix":""},{"dropping-particle":"","family":"Lee","given":"Lik Chuan","non-dropping-particle":"","parse-names":false,"suffix":""}],"container-title":"Journal of Cardiovascular Translational Research","id":"ITEM-1","issued":{"date-parts":[["2021"]]},"title":"Computational Modeling Studies of the Roles of Left Ventricular Geometry, Afterload, and Muscle Contractility on Myocardial Strains in Heart Failure with Preserved Ejection Fraction","type":"article-journal"},"uris":["http://www.mendeley.com/documents/?uuid=3188690b-ca28-41e2-9736-dbe6a5ac2e4d"]},{"id":"ITEM-2","itemData":{"DOI":"10.14814/phy2.13392","ISSN":"2051817X","abstract":"Although detailed cell-based descriptors of cross-bridge cycling have been applied in finite element (FE) heart models to describe ventricular mechanics, these multiscale models have never been tested rigorously to determine if these descriptors, when scaled up to the organ-level, are able to reproduce well-established organ-level physiological behaviors. To address this void, we here validate a left ventricular (LV) FE model that is driven by a cell-based cross-bridge cycling descriptor against key organ-level heart physiology. The LV FE model was coupled to a closed-loop lumped parameter circulatory model to simulate different ventricular loading conditions (preload and afterload) and contractilities. We show that our model is able to reproduce a linear end-systolic pressure volume relationship, a curvilinear end-diastolic pressure volume relationship and a linear relationship between myocardial oxygen consumption and pressure–volume area. We also show that the validated model can predict realistic LV strain-time profiles in the longitudinal, circumferential, and radial directions. The predicted strain-time profiles display key features that are consistent with those measured in humans, such as having similar peak strains, time-to-peak-strain, and a rapid change in strain during atrial contraction at late-diastole. Our model shows that the myocardial strains are sensitive to not only LV contractility, but also to the LV loading conditions, especially to a change in afterload. This result suggests that caution must be exercised when associating changes in myocardial strain with changes in LV contractility. The methodically validated multiscale model will be used in future studies to understand human heart diseases.","author":[{"dropping-particle":"","family":"Shavik","given":"Sheikh Mohammad","non-dropping-particle":"","parse-names":false,"suffix":""},{"dropping-particle":"","family":"Wall","given":"Samuel T.","non-dropping-particle":"","parse-names":false,"suffix":""},{"dropping-particle":"","family":"Sundnes","given":"Joakim","non-dropping-particle":"","parse-names":false,"suffix":""},{"dropping-particle":"","family":"Burkhoff","given":"Daniel","non-dropping-particle":"","parse-names":false,"suffix":""},{"dropping-particle":"","family":"Lee","given":"Lik Chuan","non-dropping-particle":"","parse-names":false,"suffix":""}],"container-title":"Physiological Reports","id":"ITEM-2","issued":{"date-parts":[["2017"]]},"title":"Organ-level validation of a cross-bridge cycling descriptor in a left ventricular finite element model: Effects of ventricular loading on myocardial strains","type":"article-journal"},"uris":["http://www.mendeley.com/documents/?uuid=c52f3838-6af8-4fce-b67b-6f386f4ba3e4"]},{"id":"ITEM-3","itemData":{"DOI":"10.3389/fphys.2021.744855","ISSN":"1664-042X","abstract":"Myocardial supply changes to accommodate the variation of myocardial demand across the heart wall to maintain normal cardiac function. A computational framework that couples the systemic circulation of a left ventricular (LV) finite element model and coronary perfusion in a closed loop is developed to investigate the transmural distribution of the myocardial demand (work density) and supply (perfusion) ratio. Calibrated and validated against measurements of LV mechanics and coronary perfusion, the model is applied to investigate changes in the transmural distribution of passive coronary perfusion, myocardial work density, and their ratio in response to changes in LV contractility, preload, afterload, wall thickness, and cavity volume. The model predicts the following: (1) Total passive coronary flow varies from a minimum value at the endocardium to a maximum value at the epicardium transmurally that is consistent with the transmural distribution of IMP; (2) Total passive coronary flow at different transmural locations is increased with an increase in either contractility, afterload, or preload of the LV, whereas is reduced with an increase in wall thickness or cavity volume; (3) Myocardial work density at different transmural locations is increased transmurally with an increase in either contractility, afterload, preload or cavity volume of the LV, but is reduced with an increase in wall thickness; (4) Myocardial work density-perfusion mismatch ratio at different transmural locations is increased with an increase in contractility, preload, wall thickness or cavity volume of the LV, and the ratio is higher at the endocardium than the epicardium. These results suggest that an increase in either contractility, preload, wall thickness, or cavity volume of the LV can increase the vulnerability of the subendocardial region to ischemia.","author":[{"dropping-particle":"","family":"Fan","given":"Lei","non-dropping-particle":"","parse-names":false,"suffix":""},{"dropping-particle":"","family":"Namani","given":"Ravi","non-dropping-particle":"","parse-names":false,"suffix":""},{"dropping-particle":"","family":"Choy","given":"Jenny S","non-dropping-particle":"","parse-names":false,"suffix":""},{"dropping-particle":"","family":"Kassab","given":"Ghassan S","non-dropping-particle":"","parse-names":false,"suffix":""},{"dropping-particle":"","family":"Lee","given":"Lik Chuan","non-dropping-particle":"","parse-names":false,"suffix":""}],"container-title":"Frontiers in Physiology","id":"ITEM-3","issued":{"date-parts":[["2021"]]},"title":"Transmural Distribution of Coronary Perfusion and Myocardial Work Density Due to Alterations in Ventricular Loading, Geometry and Contractility","type":"article-journal","volume":"12"},"uris":["http://www.mendeley.com/documents/?uuid=716882e4-38ea-42e3-8674-fa761ea12bc1"]}],"mendeley":{"formattedCitation":"[36]–[38]","plainTextFormattedCitation":"[36]–[38]","previouslyFormattedCitation":"[36]–[38]"},"properties":{"noteIndex":0},"schema":"https://github.com/citation-style-language/schema/raw/master/csl-citation.json"}</w:instrText>
      </w:r>
      <w:r w:rsidRPr="0018770A">
        <w:rPr>
          <w:rFonts w:ascii="Times New Roman" w:hAnsi="Times New Roman" w:cs="Times New Roman"/>
          <w:bCs/>
          <w:color w:val="000000" w:themeColor="text1"/>
          <w:sz w:val="24"/>
          <w:szCs w:val="24"/>
        </w:rPr>
        <w:fldChar w:fldCharType="separate"/>
      </w:r>
      <w:r w:rsidR="00E220C9" w:rsidRPr="00E220C9">
        <w:rPr>
          <w:rFonts w:ascii="Times New Roman" w:hAnsi="Times New Roman" w:cs="Times New Roman"/>
          <w:bCs/>
          <w:noProof/>
          <w:color w:val="000000" w:themeColor="text1"/>
          <w:sz w:val="24"/>
          <w:szCs w:val="24"/>
        </w:rPr>
        <w:t>[36]–[38]</w:t>
      </w:r>
      <w:r w:rsidRPr="0018770A">
        <w:rPr>
          <w:rFonts w:ascii="Times New Roman" w:hAnsi="Times New Roman" w:cs="Times New Roman"/>
          <w:color w:val="000000" w:themeColor="text1"/>
          <w:sz w:val="24"/>
          <w:szCs w:val="24"/>
        </w:rPr>
        <w:fldChar w:fldCharType="end"/>
      </w:r>
      <w:r w:rsidRPr="0018770A">
        <w:rPr>
          <w:rFonts w:ascii="Times New Roman" w:hAnsi="Times New Roman" w:cs="Times New Roman"/>
          <w:bCs/>
          <w:color w:val="000000" w:themeColor="text1"/>
          <w:sz w:val="24"/>
          <w:szCs w:val="24"/>
        </w:rPr>
        <w:t>.</w:t>
      </w:r>
      <w:r w:rsidR="00B437C8">
        <w:rPr>
          <w:rFonts w:ascii="Times New Roman" w:hAnsi="Times New Roman" w:cs="Times New Roman"/>
          <w:bCs/>
          <w:color w:val="000000" w:themeColor="text1"/>
          <w:sz w:val="24"/>
          <w:szCs w:val="24"/>
        </w:rPr>
        <w:t xml:space="preserve"> </w:t>
      </w:r>
      <w:r w:rsidRPr="0018770A">
        <w:rPr>
          <w:rFonts w:ascii="Times New Roman" w:hAnsi="Times New Roman" w:cs="Times New Roman"/>
          <w:bCs/>
          <w:color w:val="000000" w:themeColor="text1"/>
          <w:sz w:val="24"/>
          <w:szCs w:val="24"/>
        </w:rPr>
        <w:t>In the framework, the rate of change of volume in each compartment of the circulatory system is described by the difference between the inflow</w:t>
      </w:r>
      <w:r w:rsidR="00B437C8">
        <w:rPr>
          <w:rFonts w:ascii="Times New Roman" w:hAnsi="Times New Roman" w:cs="Times New Roman"/>
          <w:bCs/>
          <w:color w:val="000000" w:themeColor="text1"/>
          <w:sz w:val="24"/>
          <w:szCs w:val="24"/>
        </w:rPr>
        <w:t xml:space="preserve"> </w:t>
      </w:r>
      <w:r w:rsidRPr="0018770A">
        <w:rPr>
          <w:rFonts w:ascii="Times New Roman" w:hAnsi="Times New Roman" w:cs="Times New Roman"/>
          <w:bCs/>
          <w:color w:val="000000" w:themeColor="text1"/>
          <w:sz w:val="24"/>
          <w:szCs w:val="24"/>
        </w:rPr>
        <w:t>and outflow rates</w:t>
      </w:r>
      <w:r w:rsidR="00B437C8">
        <w:rPr>
          <w:rFonts w:ascii="Times New Roman" w:hAnsi="Times New Roman" w:cs="Times New Roman"/>
          <w:bCs/>
          <w:color w:val="000000" w:themeColor="text1"/>
          <w:sz w:val="24"/>
          <w:szCs w:val="24"/>
        </w:rPr>
        <w:t xml:space="preserve"> </w:t>
      </w:r>
      <w:r w:rsidRPr="0018770A">
        <w:rPr>
          <w:rFonts w:ascii="Times New Roman" w:hAnsi="Times New Roman" w:cs="Times New Roman"/>
          <w:bCs/>
          <w:color w:val="000000" w:themeColor="text1"/>
          <w:sz w:val="24"/>
          <w:szCs w:val="24"/>
        </w:rPr>
        <w:t>of the connecting vessels</w:t>
      </w:r>
      <w:r w:rsidR="00A9485F">
        <w:rPr>
          <w:rFonts w:ascii="Times New Roman" w:hAnsi="Times New Roman" w:cs="Times New Roman"/>
          <w:bCs/>
          <w:color w:val="000000" w:themeColor="text1"/>
          <w:sz w:val="24"/>
          <w:szCs w:val="24"/>
        </w:rPr>
        <w:t xml:space="preserve"> i.e.,</w:t>
      </w:r>
      <w:r w:rsidRPr="0018770A">
        <w:rPr>
          <w:rFonts w:ascii="Times New Roman" w:hAnsi="Times New Roman" w:cs="Times New Roman"/>
          <w:bCs/>
          <w:color w:val="000000" w:themeColor="text1"/>
          <w:sz w:val="24"/>
          <w:szCs w:val="24"/>
        </w:rPr>
        <w:t xml:space="preserve"> </w:t>
      </w:r>
    </w:p>
    <w:p w14:paraId="6051C183" w14:textId="0B8CD9CD" w:rsidR="003A03F8" w:rsidRPr="0018770A" w:rsidRDefault="003A03F8" w:rsidP="003A03F8">
      <w:pPr>
        <w:spacing w:line="240" w:lineRule="auto"/>
        <w:jc w:val="both"/>
        <w:rPr>
          <w:rFonts w:ascii="Times New Roman" w:hAnsi="Times New Roman" w:cs="Times New Roman"/>
          <w:bCs/>
          <w:color w:val="000000" w:themeColor="text1"/>
          <w:sz w:val="24"/>
          <w:szCs w:val="24"/>
        </w:rPr>
      </w:pPr>
    </w:p>
    <w:tbl>
      <w:tblPr>
        <w:tblStyle w:val="TableGrid"/>
        <w:tblW w:w="86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5"/>
        <w:gridCol w:w="1710"/>
      </w:tblGrid>
      <w:tr w:rsidR="003A03F8" w:rsidRPr="0018770A" w14:paraId="55296596" w14:textId="77777777" w:rsidTr="00A75BBE">
        <w:tc>
          <w:tcPr>
            <w:tcW w:w="6925" w:type="dxa"/>
          </w:tcPr>
          <w:p w14:paraId="3B799DAD" w14:textId="77777777" w:rsidR="003A03F8" w:rsidRPr="0018770A" w:rsidRDefault="007E3733" w:rsidP="003A03F8">
            <w:pPr>
              <w:spacing w:after="160"/>
              <w:jc w:val="both"/>
              <w:rPr>
                <w:rFonts w:ascii="Times New Roman" w:hAnsi="Times New Roman" w:cs="Times New Roman"/>
                <w:bCs/>
                <w:color w:val="000000" w:themeColor="text1"/>
                <w:sz w:val="24"/>
                <w:szCs w:val="24"/>
              </w:rPr>
            </w:pPr>
            <m:oMath>
              <m:f>
                <m:fPr>
                  <m:ctrlPr>
                    <w:rPr>
                      <w:rFonts w:ascii="Cambria Math" w:hAnsi="Cambria Math" w:cs="Times New Roman"/>
                      <w:bCs/>
                      <w:color w:val="000000" w:themeColor="text1"/>
                      <w:sz w:val="24"/>
                      <w:szCs w:val="24"/>
                    </w:rPr>
                  </m:ctrlPr>
                </m:fPr>
                <m:num>
                  <m:r>
                    <w:rPr>
                      <w:rFonts w:ascii="Cambria Math" w:hAnsi="Cambria Math" w:cs="Times New Roman"/>
                      <w:color w:val="000000" w:themeColor="text1"/>
                      <w:sz w:val="24"/>
                      <w:szCs w:val="24"/>
                    </w:rPr>
                    <m:t>d</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LA</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num>
                <m:den>
                  <m:r>
                    <w:rPr>
                      <w:rFonts w:ascii="Cambria Math" w:hAnsi="Cambria Math" w:cs="Times New Roman"/>
                      <w:color w:val="000000" w:themeColor="text1"/>
                      <w:sz w:val="24"/>
                      <w:szCs w:val="24"/>
                    </w:rPr>
                    <m:t>dt</m:t>
                  </m:r>
                </m:den>
              </m:f>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q</m:t>
                  </m:r>
                </m:e>
                <m:sub>
                  <m:r>
                    <w:rPr>
                      <w:rFonts w:ascii="Cambria Math" w:hAnsi="Cambria Math" w:cs="Times New Roman"/>
                      <w:color w:val="000000" w:themeColor="text1"/>
                      <w:sz w:val="24"/>
                      <w:szCs w:val="24"/>
                    </w:rPr>
                    <m:t>ven</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q</m:t>
                  </m:r>
                </m:e>
                <m:sub>
                  <m:r>
                    <w:rPr>
                      <w:rFonts w:ascii="Cambria Math" w:hAnsi="Cambria Math" w:cs="Times New Roman"/>
                      <w:color w:val="000000" w:themeColor="text1"/>
                      <w:sz w:val="24"/>
                      <w:szCs w:val="24"/>
                    </w:rPr>
                    <m:t>mv</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oMath>
            <w:r w:rsidR="003A03F8" w:rsidRPr="0018770A">
              <w:rPr>
                <w:rFonts w:ascii="Times New Roman" w:hAnsi="Times New Roman" w:cs="Times New Roman"/>
                <w:bCs/>
                <w:color w:val="000000" w:themeColor="text1"/>
                <w:sz w:val="24"/>
                <w:szCs w:val="24"/>
              </w:rPr>
              <w:t>,</w:t>
            </w:r>
          </w:p>
        </w:tc>
        <w:tc>
          <w:tcPr>
            <w:tcW w:w="1710" w:type="dxa"/>
          </w:tcPr>
          <w:p w14:paraId="43A2BC94" w14:textId="77777777" w:rsidR="003A03F8" w:rsidRPr="0018770A" w:rsidRDefault="003A03F8" w:rsidP="003A03F8">
            <w:pPr>
              <w:spacing w:after="160"/>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(1a)</w:t>
            </w:r>
          </w:p>
        </w:tc>
      </w:tr>
      <w:tr w:rsidR="003A03F8" w:rsidRPr="0018770A" w14:paraId="0D99264B" w14:textId="77777777" w:rsidTr="00A75BBE">
        <w:tc>
          <w:tcPr>
            <w:tcW w:w="6925" w:type="dxa"/>
          </w:tcPr>
          <w:p w14:paraId="302B13F2" w14:textId="77777777" w:rsidR="003A03F8" w:rsidRPr="0018770A" w:rsidRDefault="007E3733" w:rsidP="003A03F8">
            <w:pPr>
              <w:spacing w:after="160"/>
              <w:jc w:val="both"/>
              <w:rPr>
                <w:rFonts w:ascii="Times New Roman" w:hAnsi="Times New Roman" w:cs="Times New Roman"/>
                <w:bCs/>
                <w:color w:val="000000" w:themeColor="text1"/>
                <w:sz w:val="24"/>
                <w:szCs w:val="24"/>
              </w:rPr>
            </w:pPr>
            <m:oMath>
              <m:f>
                <m:fPr>
                  <m:ctrlPr>
                    <w:rPr>
                      <w:rFonts w:ascii="Cambria Math" w:hAnsi="Cambria Math" w:cs="Times New Roman"/>
                      <w:bCs/>
                      <w:color w:val="000000" w:themeColor="text1"/>
                      <w:sz w:val="24"/>
                      <w:szCs w:val="24"/>
                    </w:rPr>
                  </m:ctrlPr>
                </m:fPr>
                <m:num>
                  <m:r>
                    <w:rPr>
                      <w:rFonts w:ascii="Cambria Math" w:hAnsi="Cambria Math" w:cs="Times New Roman"/>
                      <w:color w:val="000000" w:themeColor="text1"/>
                      <w:sz w:val="24"/>
                      <w:szCs w:val="24"/>
                    </w:rPr>
                    <m:t>d</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LV</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num>
                <m:den>
                  <m:r>
                    <w:rPr>
                      <w:rFonts w:ascii="Cambria Math" w:hAnsi="Cambria Math" w:cs="Times New Roman"/>
                      <w:color w:val="000000" w:themeColor="text1"/>
                      <w:sz w:val="24"/>
                      <w:szCs w:val="24"/>
                    </w:rPr>
                    <m:t>dt</m:t>
                  </m:r>
                </m:den>
              </m:f>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q</m:t>
                  </m:r>
                </m:e>
                <m:sub>
                  <m:r>
                    <w:rPr>
                      <w:rFonts w:ascii="Cambria Math" w:hAnsi="Cambria Math" w:cs="Times New Roman"/>
                      <w:color w:val="000000" w:themeColor="text1"/>
                      <w:sz w:val="24"/>
                      <w:szCs w:val="24"/>
                    </w:rPr>
                    <m:t>mv</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q</m:t>
                  </m:r>
                </m:e>
                <m:sub>
                  <m:r>
                    <w:rPr>
                      <w:rFonts w:ascii="Cambria Math" w:hAnsi="Cambria Math" w:cs="Times New Roman"/>
                      <w:color w:val="000000" w:themeColor="text1"/>
                      <w:sz w:val="24"/>
                      <w:szCs w:val="24"/>
                    </w:rPr>
                    <m:t>ao</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oMath>
            <w:r w:rsidR="003A03F8" w:rsidRPr="0018770A">
              <w:rPr>
                <w:rFonts w:ascii="Times New Roman" w:hAnsi="Times New Roman" w:cs="Times New Roman"/>
                <w:bCs/>
                <w:color w:val="000000" w:themeColor="text1"/>
                <w:sz w:val="24"/>
                <w:szCs w:val="24"/>
              </w:rPr>
              <w:t xml:space="preserve"> </w:t>
            </w:r>
          </w:p>
        </w:tc>
        <w:tc>
          <w:tcPr>
            <w:tcW w:w="1710" w:type="dxa"/>
          </w:tcPr>
          <w:p w14:paraId="7FA8E654" w14:textId="77777777" w:rsidR="003A03F8" w:rsidRPr="0018770A" w:rsidRDefault="003A03F8" w:rsidP="003A03F8">
            <w:pPr>
              <w:spacing w:after="160"/>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(1b)</w:t>
            </w:r>
          </w:p>
        </w:tc>
      </w:tr>
      <w:tr w:rsidR="003A03F8" w:rsidRPr="0018770A" w14:paraId="67C54773" w14:textId="77777777" w:rsidTr="00A75BBE">
        <w:tc>
          <w:tcPr>
            <w:tcW w:w="6925" w:type="dxa"/>
          </w:tcPr>
          <w:p w14:paraId="475ED5CD" w14:textId="77777777" w:rsidR="003A03F8" w:rsidRPr="0018770A" w:rsidRDefault="007E3733" w:rsidP="003A03F8">
            <w:pPr>
              <w:spacing w:after="160"/>
              <w:jc w:val="both"/>
              <w:rPr>
                <w:rFonts w:ascii="Times New Roman" w:hAnsi="Times New Roman" w:cs="Times New Roman"/>
                <w:bCs/>
                <w:color w:val="000000" w:themeColor="text1"/>
                <w:sz w:val="24"/>
                <w:szCs w:val="24"/>
              </w:rPr>
            </w:pPr>
            <m:oMath>
              <m:f>
                <m:fPr>
                  <m:ctrlPr>
                    <w:rPr>
                      <w:rFonts w:ascii="Cambria Math" w:hAnsi="Cambria Math" w:cs="Times New Roman"/>
                      <w:bCs/>
                      <w:color w:val="000000" w:themeColor="text1"/>
                      <w:sz w:val="24"/>
                      <w:szCs w:val="24"/>
                    </w:rPr>
                  </m:ctrlPr>
                </m:fPr>
                <m:num>
                  <m:r>
                    <w:rPr>
                      <w:rFonts w:ascii="Cambria Math" w:hAnsi="Cambria Math" w:cs="Times New Roman"/>
                      <w:color w:val="000000" w:themeColor="text1"/>
                      <w:sz w:val="24"/>
                      <w:szCs w:val="24"/>
                    </w:rPr>
                    <m:t>d</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a,p</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num>
                <m:den>
                  <m:r>
                    <w:rPr>
                      <w:rFonts w:ascii="Cambria Math" w:hAnsi="Cambria Math" w:cs="Times New Roman"/>
                      <w:color w:val="000000" w:themeColor="text1"/>
                      <w:sz w:val="24"/>
                      <w:szCs w:val="24"/>
                    </w:rPr>
                    <m:t>dt</m:t>
                  </m:r>
                </m:den>
              </m:f>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q</m:t>
                  </m:r>
                </m:e>
                <m:sub>
                  <m:r>
                    <w:rPr>
                      <w:rFonts w:ascii="Cambria Math" w:hAnsi="Cambria Math" w:cs="Times New Roman"/>
                      <w:color w:val="000000" w:themeColor="text1"/>
                      <w:sz w:val="24"/>
                      <w:szCs w:val="24"/>
                    </w:rPr>
                    <m:t>ao</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q</m:t>
                  </m:r>
                </m:e>
                <m:sub>
                  <m:r>
                    <w:rPr>
                      <w:rFonts w:ascii="Cambria Math" w:hAnsi="Cambria Math" w:cs="Times New Roman"/>
                      <w:color w:val="000000" w:themeColor="text1"/>
                      <w:sz w:val="24"/>
                      <w:szCs w:val="24"/>
                    </w:rPr>
                    <m:t>a,p</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oMath>
            <w:r w:rsidR="003A03F8" w:rsidRPr="0018770A">
              <w:rPr>
                <w:rFonts w:ascii="Times New Roman" w:hAnsi="Times New Roman" w:cs="Times New Roman"/>
                <w:bCs/>
                <w:color w:val="000000" w:themeColor="text1"/>
                <w:sz w:val="24"/>
                <w:szCs w:val="24"/>
              </w:rPr>
              <w:t xml:space="preserve"> </w:t>
            </w:r>
          </w:p>
        </w:tc>
        <w:tc>
          <w:tcPr>
            <w:tcW w:w="1710" w:type="dxa"/>
          </w:tcPr>
          <w:p w14:paraId="1C3CE90D" w14:textId="77777777" w:rsidR="003A03F8" w:rsidRPr="0018770A" w:rsidRDefault="003A03F8" w:rsidP="003A03F8">
            <w:pPr>
              <w:spacing w:after="160"/>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(1c)</w:t>
            </w:r>
          </w:p>
        </w:tc>
      </w:tr>
      <w:tr w:rsidR="003A03F8" w:rsidRPr="0018770A" w14:paraId="39E8E175" w14:textId="77777777" w:rsidTr="00A75BBE">
        <w:tc>
          <w:tcPr>
            <w:tcW w:w="6925" w:type="dxa"/>
          </w:tcPr>
          <w:p w14:paraId="1652FBAB" w14:textId="77777777" w:rsidR="003A03F8" w:rsidRPr="0018770A" w:rsidRDefault="007E3733" w:rsidP="003A03F8">
            <w:pPr>
              <w:spacing w:after="160"/>
              <w:jc w:val="both"/>
              <w:rPr>
                <w:rFonts w:ascii="Times New Roman" w:hAnsi="Times New Roman" w:cs="Times New Roman"/>
                <w:bCs/>
                <w:color w:val="000000" w:themeColor="text1"/>
                <w:sz w:val="24"/>
                <w:szCs w:val="24"/>
              </w:rPr>
            </w:pPr>
            <m:oMath>
              <m:f>
                <m:fPr>
                  <m:ctrlPr>
                    <w:rPr>
                      <w:rFonts w:ascii="Cambria Math" w:hAnsi="Cambria Math" w:cs="Times New Roman"/>
                      <w:bCs/>
                      <w:color w:val="000000" w:themeColor="text1"/>
                      <w:sz w:val="24"/>
                      <w:szCs w:val="24"/>
                    </w:rPr>
                  </m:ctrlPr>
                </m:fPr>
                <m:num>
                  <m:r>
                    <w:rPr>
                      <w:rFonts w:ascii="Cambria Math" w:hAnsi="Cambria Math" w:cs="Times New Roman"/>
                      <w:color w:val="000000" w:themeColor="text1"/>
                      <w:sz w:val="24"/>
                      <w:szCs w:val="24"/>
                    </w:rPr>
                    <m:t>d</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a,d</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num>
                <m:den>
                  <m:r>
                    <w:rPr>
                      <w:rFonts w:ascii="Cambria Math" w:hAnsi="Cambria Math" w:cs="Times New Roman"/>
                      <w:color w:val="000000" w:themeColor="text1"/>
                      <w:sz w:val="24"/>
                      <w:szCs w:val="24"/>
                    </w:rPr>
                    <m:t>dt</m:t>
                  </m:r>
                </m:den>
              </m:f>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q</m:t>
                  </m:r>
                </m:e>
                <m:sub>
                  <m:r>
                    <w:rPr>
                      <w:rFonts w:ascii="Cambria Math" w:hAnsi="Cambria Math" w:cs="Times New Roman"/>
                      <w:color w:val="000000" w:themeColor="text1"/>
                      <w:sz w:val="24"/>
                      <w:szCs w:val="24"/>
                    </w:rPr>
                    <m:t>a,p</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q</m:t>
                  </m:r>
                </m:e>
                <m:sub>
                  <m:r>
                    <w:rPr>
                      <w:rFonts w:ascii="Cambria Math" w:hAnsi="Cambria Math" w:cs="Times New Roman"/>
                      <w:color w:val="000000" w:themeColor="text1"/>
                      <w:sz w:val="24"/>
                      <w:szCs w:val="24"/>
                    </w:rPr>
                    <m:t>a,d</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oMath>
            <w:r w:rsidR="003A03F8" w:rsidRPr="0018770A">
              <w:rPr>
                <w:rFonts w:ascii="Times New Roman" w:hAnsi="Times New Roman" w:cs="Times New Roman"/>
                <w:bCs/>
                <w:color w:val="000000" w:themeColor="text1"/>
                <w:sz w:val="24"/>
                <w:szCs w:val="24"/>
              </w:rPr>
              <w:t xml:space="preserve"> </w:t>
            </w:r>
          </w:p>
        </w:tc>
        <w:tc>
          <w:tcPr>
            <w:tcW w:w="1710" w:type="dxa"/>
          </w:tcPr>
          <w:p w14:paraId="088D9063" w14:textId="77777777" w:rsidR="003A03F8" w:rsidRPr="0018770A" w:rsidRDefault="003A03F8" w:rsidP="003A03F8">
            <w:pPr>
              <w:spacing w:after="160"/>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(1d)</w:t>
            </w:r>
          </w:p>
        </w:tc>
      </w:tr>
      <w:tr w:rsidR="003A03F8" w:rsidRPr="0018770A" w14:paraId="46A24881" w14:textId="77777777" w:rsidTr="00A75BBE">
        <w:tc>
          <w:tcPr>
            <w:tcW w:w="6925" w:type="dxa"/>
          </w:tcPr>
          <w:p w14:paraId="361E27E3" w14:textId="358C3449" w:rsidR="003A03F8" w:rsidRPr="0018770A" w:rsidRDefault="007E3733" w:rsidP="003A03F8">
            <w:pPr>
              <w:spacing w:after="160"/>
              <w:jc w:val="both"/>
              <w:rPr>
                <w:rFonts w:ascii="Times New Roman" w:hAnsi="Times New Roman" w:cs="Times New Roman"/>
                <w:bCs/>
                <w:color w:val="000000" w:themeColor="text1"/>
                <w:sz w:val="24"/>
                <w:szCs w:val="24"/>
              </w:rPr>
            </w:pPr>
            <m:oMath>
              <m:f>
                <m:fPr>
                  <m:ctrlPr>
                    <w:rPr>
                      <w:rFonts w:ascii="Cambria Math" w:hAnsi="Cambria Math" w:cs="Times New Roman"/>
                      <w:bCs/>
                      <w:color w:val="000000" w:themeColor="text1"/>
                      <w:sz w:val="24"/>
                      <w:szCs w:val="24"/>
                    </w:rPr>
                  </m:ctrlPr>
                </m:fPr>
                <m:num>
                  <m:r>
                    <w:rPr>
                      <w:rFonts w:ascii="Cambria Math" w:hAnsi="Cambria Math" w:cs="Times New Roman"/>
                      <w:color w:val="000000" w:themeColor="text1"/>
                      <w:sz w:val="24"/>
                      <w:szCs w:val="24"/>
                    </w:rPr>
                    <m:t>d</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ven</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num>
                <m:den>
                  <m:r>
                    <w:rPr>
                      <w:rFonts w:ascii="Cambria Math" w:hAnsi="Cambria Math" w:cs="Times New Roman"/>
                      <w:color w:val="000000" w:themeColor="text1"/>
                      <w:sz w:val="24"/>
                      <w:szCs w:val="24"/>
                    </w:rPr>
                    <m:t>dt</m:t>
                  </m:r>
                </m:den>
              </m:f>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q</m:t>
                  </m:r>
                </m:e>
                <m:sub>
                  <m:r>
                    <w:rPr>
                      <w:rFonts w:ascii="Cambria Math" w:hAnsi="Cambria Math" w:cs="Times New Roman"/>
                      <w:color w:val="000000" w:themeColor="text1"/>
                      <w:sz w:val="24"/>
                      <w:szCs w:val="24"/>
                    </w:rPr>
                    <m:t>a,d</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q</m:t>
                  </m:r>
                </m:e>
                <m:sub>
                  <m:r>
                    <w:rPr>
                      <w:rFonts w:ascii="Cambria Math" w:hAnsi="Cambria Math" w:cs="Times New Roman"/>
                      <w:color w:val="000000" w:themeColor="text1"/>
                      <w:sz w:val="24"/>
                      <w:szCs w:val="24"/>
                    </w:rPr>
                    <m:t>ven</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oMath>
            <w:r w:rsidR="003A03F8" w:rsidRPr="0018770A">
              <w:rPr>
                <w:rFonts w:ascii="Times New Roman" w:hAnsi="Times New Roman" w:cs="Times New Roman"/>
                <w:bCs/>
                <w:color w:val="000000" w:themeColor="text1"/>
                <w:sz w:val="24"/>
                <w:szCs w:val="24"/>
              </w:rPr>
              <w:t xml:space="preserve"> </w:t>
            </w:r>
          </w:p>
        </w:tc>
        <w:tc>
          <w:tcPr>
            <w:tcW w:w="1710" w:type="dxa"/>
          </w:tcPr>
          <w:p w14:paraId="3DECF5E6" w14:textId="77777777" w:rsidR="003A03F8" w:rsidRPr="0018770A" w:rsidRDefault="003A03F8" w:rsidP="003A03F8">
            <w:pPr>
              <w:spacing w:after="160"/>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(1e)</w:t>
            </w:r>
          </w:p>
        </w:tc>
      </w:tr>
    </w:tbl>
    <w:p w14:paraId="5AC44F6F" w14:textId="07D92480" w:rsidR="003A03F8" w:rsidRPr="0018770A" w:rsidRDefault="003A03F8" w:rsidP="00F463F2">
      <w:pPr>
        <w:spacing w:line="240" w:lineRule="auto"/>
        <w:ind w:firstLine="720"/>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Flow</w:t>
      </w:r>
      <w:r w:rsidR="008E75D2">
        <w:rPr>
          <w:rFonts w:ascii="Times New Roman" w:hAnsi="Times New Roman" w:cs="Times New Roman"/>
          <w:bCs/>
          <w:color w:val="000000" w:themeColor="text1"/>
          <w:sz w:val="24"/>
          <w:szCs w:val="24"/>
        </w:rPr>
        <w:t xml:space="preserve"> </w:t>
      </w:r>
      <w:r w:rsidRPr="0018770A">
        <w:rPr>
          <w:rFonts w:ascii="Times New Roman" w:hAnsi="Times New Roman" w:cs="Times New Roman"/>
          <w:bCs/>
          <w:color w:val="000000" w:themeColor="text1"/>
          <w:sz w:val="24"/>
          <w:szCs w:val="24"/>
        </w:rPr>
        <w:t xml:space="preserve">rate </w:t>
      </w:r>
      <w:r w:rsidR="00A9485F">
        <w:rPr>
          <w:rFonts w:ascii="Times New Roman" w:hAnsi="Times New Roman" w:cs="Times New Roman"/>
          <w:bCs/>
          <w:color w:val="000000" w:themeColor="text1"/>
          <w:sz w:val="24"/>
          <w:szCs w:val="24"/>
        </w:rPr>
        <w:t xml:space="preserve">associated with the </w:t>
      </w:r>
      <w:r w:rsidR="00B437C8">
        <w:rPr>
          <w:rFonts w:ascii="Times New Roman" w:hAnsi="Times New Roman" w:cs="Times New Roman"/>
          <w:bCs/>
          <w:color w:val="000000" w:themeColor="text1"/>
          <w:sz w:val="24"/>
          <w:szCs w:val="24"/>
        </w:rPr>
        <w:t>compartment</w:t>
      </w:r>
      <w:r w:rsidR="00A9485F">
        <w:rPr>
          <w:rFonts w:ascii="Times New Roman" w:hAnsi="Times New Roman" w:cs="Times New Roman"/>
          <w:bCs/>
          <w:color w:val="000000" w:themeColor="text1"/>
          <w:sz w:val="24"/>
          <w:szCs w:val="24"/>
        </w:rPr>
        <w:t>s</w:t>
      </w:r>
      <w:r w:rsidRPr="0018770A">
        <w:rPr>
          <w:rFonts w:ascii="Times New Roman" w:hAnsi="Times New Roman" w:cs="Times New Roman"/>
          <w:bCs/>
          <w:color w:val="000000" w:themeColor="text1"/>
          <w:sz w:val="24"/>
          <w:szCs w:val="24"/>
        </w:rPr>
        <w:t xml:space="preserve"> of the circulatory system depend</w:t>
      </w:r>
      <w:r w:rsidR="0059654F">
        <w:rPr>
          <w:rFonts w:ascii="Times New Roman" w:hAnsi="Times New Roman" w:cs="Times New Roman"/>
          <w:bCs/>
          <w:color w:val="000000" w:themeColor="text1"/>
          <w:sz w:val="24"/>
          <w:szCs w:val="24"/>
        </w:rPr>
        <w:t>s</w:t>
      </w:r>
      <w:r w:rsidRPr="0018770A">
        <w:rPr>
          <w:rFonts w:ascii="Times New Roman" w:hAnsi="Times New Roman" w:cs="Times New Roman"/>
          <w:bCs/>
          <w:color w:val="000000" w:themeColor="text1"/>
          <w:sz w:val="24"/>
          <w:szCs w:val="24"/>
        </w:rPr>
        <w:t xml:space="preserve"> on the prescribed </w:t>
      </w:r>
      <w:r w:rsidR="00B437C8">
        <w:rPr>
          <w:rFonts w:ascii="Times New Roman" w:hAnsi="Times New Roman" w:cs="Times New Roman"/>
          <w:bCs/>
          <w:color w:val="000000" w:themeColor="text1"/>
          <w:sz w:val="24"/>
          <w:szCs w:val="24"/>
        </w:rPr>
        <w:t>compartment</w:t>
      </w:r>
      <w:r w:rsidRPr="0018770A">
        <w:rPr>
          <w:rFonts w:ascii="Times New Roman" w:hAnsi="Times New Roman" w:cs="Times New Roman"/>
          <w:bCs/>
          <w:color w:val="000000" w:themeColor="text1"/>
          <w:sz w:val="24"/>
          <w:szCs w:val="24"/>
        </w:rPr>
        <w:t xml:space="preserve">’s resistance </w:t>
      </w:r>
      <w:r w:rsidRPr="0018770A">
        <w:rPr>
          <w:rFonts w:ascii="Times New Roman" w:hAnsi="Times New Roman" w:cs="Times New Roman"/>
          <w:bCs/>
          <w:iCs/>
          <w:color w:val="000000" w:themeColor="text1"/>
          <w:sz w:val="24"/>
          <w:szCs w:val="24"/>
        </w:rPr>
        <w:t>(</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mv</m:t>
            </m:r>
          </m:sub>
        </m:sSub>
      </m:oMath>
      <w:r w:rsidRPr="0018770A">
        <w:rPr>
          <w:rFonts w:ascii="Times New Roman" w:hAnsi="Times New Roman" w:cs="Times New Roman"/>
          <w:bCs/>
          <w:color w:val="000000" w:themeColor="text1"/>
          <w:sz w:val="24"/>
          <w:szCs w:val="24"/>
        </w:rPr>
        <w:t xml:space="preserve">,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ao</m:t>
            </m:r>
          </m:sub>
        </m:sSub>
      </m:oMath>
      <w:r w:rsidRPr="0018770A">
        <w:rPr>
          <w:rFonts w:ascii="Times New Roman" w:hAnsi="Times New Roman" w:cs="Times New Roman"/>
          <w:bCs/>
          <w:color w:val="000000" w:themeColor="text1"/>
          <w:sz w:val="24"/>
          <w:szCs w:val="24"/>
        </w:rPr>
        <w:t>,</w:t>
      </w:r>
      <m:oMath>
        <m:r>
          <m:rPr>
            <m:sty m:val="p"/>
          </m:rPr>
          <w:rPr>
            <w:rFonts w:ascii="Cambria Math" w:hAnsi="Cambria Math" w:cs="Times New Roman"/>
            <w:color w:val="000000" w:themeColor="text1"/>
            <w:sz w:val="24"/>
            <w:szCs w:val="24"/>
          </w:rPr>
          <m:t xml:space="preserve"> </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a,p</m:t>
            </m:r>
          </m:sub>
        </m:sSub>
      </m:oMath>
      <w:r w:rsidRPr="0018770A">
        <w:rPr>
          <w:rFonts w:ascii="Times New Roman" w:hAnsi="Times New Roman" w:cs="Times New Roman"/>
          <w:bCs/>
          <w:color w:val="000000" w:themeColor="text1"/>
          <w:sz w:val="24"/>
          <w:szCs w:val="24"/>
        </w:rPr>
        <w:t xml:space="preserve">,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a,d</m:t>
            </m:r>
          </m:sub>
        </m:sSub>
      </m:oMath>
      <w:r w:rsidRPr="0018770A">
        <w:rPr>
          <w:rFonts w:ascii="Times New Roman" w:hAnsi="Times New Roman" w:cs="Times New Roman"/>
          <w:bCs/>
          <w:color w:val="000000" w:themeColor="text1"/>
          <w:sz w:val="24"/>
          <w:szCs w:val="24"/>
        </w:rPr>
        <w:t>,</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ven</m:t>
            </m:r>
          </m:sub>
        </m:sSub>
      </m:oMath>
      <w:r w:rsidRPr="0018770A">
        <w:rPr>
          <w:rFonts w:ascii="Times New Roman" w:hAnsi="Times New Roman" w:cs="Times New Roman"/>
          <w:bCs/>
          <w:color w:val="000000" w:themeColor="text1"/>
          <w:sz w:val="24"/>
          <w:szCs w:val="24"/>
        </w:rPr>
        <w:t xml:space="preserve">)  and the pressure difference across the </w:t>
      </w:r>
      <w:r w:rsidR="00B437C8">
        <w:rPr>
          <w:rFonts w:ascii="Times New Roman" w:hAnsi="Times New Roman" w:cs="Times New Roman"/>
          <w:bCs/>
          <w:color w:val="000000" w:themeColor="text1"/>
          <w:sz w:val="24"/>
          <w:szCs w:val="24"/>
        </w:rPr>
        <w:t>compartment</w:t>
      </w:r>
      <w:r w:rsidRPr="0018770A">
        <w:rPr>
          <w:rFonts w:ascii="Times New Roman" w:hAnsi="Times New Roman" w:cs="Times New Roman"/>
          <w:bCs/>
          <w:color w:val="000000" w:themeColor="text1"/>
          <w:sz w:val="24"/>
          <w:szCs w:val="24"/>
        </w:rPr>
        <w:t xml:space="preserve"> (i.e., pressure gradient)</w:t>
      </w:r>
      <w:r w:rsidR="008E75D2">
        <w:rPr>
          <w:rFonts w:ascii="Times New Roman" w:hAnsi="Times New Roman" w:cs="Times New Roman"/>
          <w:bCs/>
          <w:color w:val="000000" w:themeColor="text1"/>
          <w:sz w:val="24"/>
          <w:szCs w:val="24"/>
        </w:rPr>
        <w:t xml:space="preserve">. The flow rates are given as </w:t>
      </w:r>
    </w:p>
    <w:tbl>
      <w:tblPr>
        <w:tblW w:w="8635" w:type="dxa"/>
        <w:tblInd w:w="720" w:type="dxa"/>
        <w:tblLook w:val="04A0" w:firstRow="1" w:lastRow="0" w:firstColumn="1" w:lastColumn="0" w:noHBand="0" w:noVBand="1"/>
      </w:tblPr>
      <w:tblGrid>
        <w:gridCol w:w="6925"/>
        <w:gridCol w:w="1710"/>
      </w:tblGrid>
      <w:tr w:rsidR="003A03F8" w:rsidRPr="0018770A" w14:paraId="26312973" w14:textId="77777777" w:rsidTr="00A75BBE">
        <w:tc>
          <w:tcPr>
            <w:tcW w:w="6925" w:type="dxa"/>
          </w:tcPr>
          <w:p w14:paraId="3828359C" w14:textId="45A8ECB9" w:rsidR="003A03F8" w:rsidRPr="0018770A" w:rsidRDefault="007E3733" w:rsidP="003A03F8">
            <w:pPr>
              <w:spacing w:line="240" w:lineRule="auto"/>
              <w:jc w:val="both"/>
              <w:rPr>
                <w:rFonts w:ascii="Times New Roman" w:hAnsi="Times New Roman" w:cs="Times New Roman"/>
                <w:bCs/>
                <w:color w:val="000000" w:themeColor="text1"/>
                <w:sz w:val="24"/>
                <w:szCs w:val="24"/>
              </w:rPr>
            </w:pP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q</m:t>
                  </m:r>
                </m:e>
                <m:sub>
                  <m:r>
                    <w:rPr>
                      <w:rFonts w:ascii="Cambria Math" w:hAnsi="Cambria Math" w:cs="Times New Roman"/>
                      <w:color w:val="000000" w:themeColor="text1"/>
                      <w:sz w:val="24"/>
                      <w:szCs w:val="24"/>
                    </w:rPr>
                    <m:t>ao</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d>
                <m:dPr>
                  <m:begChr m:val="{"/>
                  <m:endChr m:val=""/>
                  <m:ctrlPr>
                    <w:rPr>
                      <w:rFonts w:ascii="Cambria Math" w:hAnsi="Cambria Math" w:cs="Times New Roman"/>
                      <w:bCs/>
                      <w:color w:val="000000" w:themeColor="text1"/>
                      <w:sz w:val="24"/>
                      <w:szCs w:val="24"/>
                    </w:rPr>
                  </m:ctrlPr>
                </m:dPr>
                <m:e>
                  <m:eqArr>
                    <m:eqArrPr>
                      <m:ctrlPr>
                        <w:rPr>
                          <w:rFonts w:ascii="Cambria Math" w:hAnsi="Cambria Math" w:cs="Times New Roman"/>
                          <w:bCs/>
                          <w:color w:val="000000" w:themeColor="text1"/>
                          <w:sz w:val="24"/>
                          <w:szCs w:val="24"/>
                        </w:rPr>
                      </m:ctrlPr>
                    </m:eqArrPr>
                    <m:e>
                      <m:f>
                        <m:fPr>
                          <m:ctrlPr>
                            <w:rPr>
                              <w:rFonts w:ascii="Cambria Math" w:hAnsi="Cambria Math" w:cs="Times New Roman"/>
                              <w:bCs/>
                              <w:color w:val="000000" w:themeColor="text1"/>
                              <w:sz w:val="24"/>
                              <w:szCs w:val="24"/>
                            </w:rPr>
                          </m:ctrlPr>
                        </m:fPr>
                        <m:num>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LV</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a,p</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num>
                        <m:den>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ao</m:t>
                              </m:r>
                            </m:sub>
                          </m:sSub>
                        </m:den>
                      </m:f>
                      <m:r>
                        <w:rPr>
                          <w:rFonts w:ascii="Cambria Math" w:hAnsi="Cambria Math" w:cs="Times New Roman"/>
                          <w:color w:val="000000" w:themeColor="text1"/>
                          <w:sz w:val="24"/>
                          <w:szCs w:val="24"/>
                        </w:rPr>
                        <m:t>;   if</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LV</m:t>
                          </m:r>
                        </m:sub>
                      </m:sSub>
                      <m:r>
                        <w:rPr>
                          <w:rFonts w:ascii="Cambria Math" w:hAnsi="Cambria Math" w:cs="Times New Roman"/>
                          <w:color w:val="000000" w:themeColor="text1"/>
                          <w:sz w:val="24"/>
                          <w:szCs w:val="24"/>
                        </w:rPr>
                        <m:t>&gt;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a,p</m:t>
                          </m:r>
                        </m:sub>
                      </m:sSub>
                    </m:e>
                    <m:e>
                      <m:r>
                        <w:rPr>
                          <w:rFonts w:ascii="Cambria Math" w:hAnsi="Cambria Math" w:cs="Times New Roman"/>
                          <w:color w:val="000000" w:themeColor="text1"/>
                          <w:sz w:val="24"/>
                          <w:szCs w:val="24"/>
                        </w:rPr>
                        <m:t xml:space="preserve">                    0;   if</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LV</m:t>
                          </m:r>
                        </m:sub>
                      </m:sSub>
                      <m:r>
                        <w:rPr>
                          <w:rFonts w:ascii="Cambria Math" w:hAnsi="Cambria Math" w:cs="Times New Roman"/>
                          <w:color w:val="000000" w:themeColor="text1"/>
                          <w:sz w:val="24"/>
                          <w:szCs w:val="24"/>
                        </w:rPr>
                        <m:t>&lt;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a,p</m:t>
                          </m:r>
                        </m:sub>
                      </m:sSub>
                    </m:e>
                  </m:eqArr>
                  <m:r>
                    <w:rPr>
                      <w:rFonts w:ascii="Cambria Math" w:hAnsi="Cambria Math" w:cs="Times New Roman"/>
                      <w:color w:val="000000" w:themeColor="text1"/>
                      <w:sz w:val="24"/>
                      <w:szCs w:val="24"/>
                    </w:rPr>
                    <m:t>,</m:t>
                  </m:r>
                </m:e>
              </m:d>
            </m:oMath>
            <w:r w:rsidR="003A03F8" w:rsidRPr="0018770A">
              <w:rPr>
                <w:rFonts w:ascii="Times New Roman" w:hAnsi="Times New Roman" w:cs="Times New Roman"/>
                <w:bCs/>
                <w:color w:val="000000" w:themeColor="text1"/>
                <w:sz w:val="24"/>
                <w:szCs w:val="24"/>
              </w:rPr>
              <w:t xml:space="preserve"> </w:t>
            </w:r>
          </w:p>
        </w:tc>
        <w:tc>
          <w:tcPr>
            <w:tcW w:w="1710" w:type="dxa"/>
          </w:tcPr>
          <w:p w14:paraId="799D64CE" w14:textId="77777777" w:rsidR="003A03F8" w:rsidRPr="0018770A" w:rsidRDefault="003A03F8" w:rsidP="003A03F8">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(2a)</w:t>
            </w:r>
          </w:p>
        </w:tc>
      </w:tr>
      <w:tr w:rsidR="003A03F8" w:rsidRPr="0018770A" w14:paraId="565F5ABB" w14:textId="77777777" w:rsidTr="00A75BBE">
        <w:tc>
          <w:tcPr>
            <w:tcW w:w="6925" w:type="dxa"/>
          </w:tcPr>
          <w:p w14:paraId="470FE8EF" w14:textId="77777777" w:rsidR="003A03F8" w:rsidRPr="0018770A" w:rsidRDefault="007E3733" w:rsidP="003A03F8">
            <w:pPr>
              <w:spacing w:line="240" w:lineRule="auto"/>
              <w:jc w:val="both"/>
              <w:rPr>
                <w:rFonts w:ascii="Times New Roman" w:hAnsi="Times New Roman" w:cs="Times New Roman"/>
                <w:bCs/>
                <w:color w:val="000000" w:themeColor="text1"/>
                <w:sz w:val="24"/>
                <w:szCs w:val="24"/>
              </w:rPr>
            </w:pP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q</m:t>
                  </m:r>
                </m:e>
                <m:sub>
                  <m:r>
                    <w:rPr>
                      <w:rFonts w:ascii="Cambria Math" w:hAnsi="Cambria Math" w:cs="Times New Roman"/>
                      <w:color w:val="000000" w:themeColor="text1"/>
                      <w:sz w:val="24"/>
                      <w:szCs w:val="24"/>
                    </w:rPr>
                    <m:t>a,p</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f>
                <m:fPr>
                  <m:ctrlPr>
                    <w:rPr>
                      <w:rFonts w:ascii="Cambria Math" w:hAnsi="Cambria Math" w:cs="Times New Roman"/>
                      <w:bCs/>
                      <w:color w:val="000000" w:themeColor="text1"/>
                      <w:sz w:val="24"/>
                      <w:szCs w:val="24"/>
                    </w:rPr>
                  </m:ctrlPr>
                </m:fPr>
                <m:num>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a,p</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a,d</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num>
                <m:den>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a,p</m:t>
                      </m:r>
                    </m:sub>
                  </m:sSub>
                </m:den>
              </m:f>
            </m:oMath>
            <w:r w:rsidR="003A03F8" w:rsidRPr="0018770A">
              <w:rPr>
                <w:rFonts w:ascii="Times New Roman" w:hAnsi="Times New Roman" w:cs="Times New Roman"/>
                <w:bCs/>
                <w:color w:val="000000" w:themeColor="text1"/>
                <w:sz w:val="24"/>
                <w:szCs w:val="24"/>
              </w:rPr>
              <w:t>,</w:t>
            </w:r>
          </w:p>
        </w:tc>
        <w:tc>
          <w:tcPr>
            <w:tcW w:w="1710" w:type="dxa"/>
          </w:tcPr>
          <w:p w14:paraId="4867EF97" w14:textId="77777777" w:rsidR="003A03F8" w:rsidRPr="0018770A" w:rsidRDefault="003A03F8" w:rsidP="003A03F8">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(2b)</w:t>
            </w:r>
          </w:p>
        </w:tc>
      </w:tr>
      <w:tr w:rsidR="003A03F8" w:rsidRPr="0018770A" w14:paraId="1A51535C" w14:textId="77777777" w:rsidTr="00A75BBE">
        <w:tc>
          <w:tcPr>
            <w:tcW w:w="6925" w:type="dxa"/>
          </w:tcPr>
          <w:p w14:paraId="2328A0D6" w14:textId="77777777" w:rsidR="003A03F8" w:rsidRPr="0018770A" w:rsidRDefault="007E3733" w:rsidP="003A03F8">
            <w:pPr>
              <w:spacing w:line="240" w:lineRule="auto"/>
              <w:jc w:val="both"/>
              <w:rPr>
                <w:rFonts w:ascii="Times New Roman" w:hAnsi="Times New Roman" w:cs="Times New Roman"/>
                <w:bCs/>
                <w:color w:val="000000" w:themeColor="text1"/>
                <w:sz w:val="24"/>
                <w:szCs w:val="24"/>
              </w:rPr>
            </w:pP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q</m:t>
                  </m:r>
                </m:e>
                <m:sub>
                  <m:r>
                    <w:rPr>
                      <w:rFonts w:ascii="Cambria Math" w:hAnsi="Cambria Math" w:cs="Times New Roman"/>
                      <w:color w:val="000000" w:themeColor="text1"/>
                      <w:sz w:val="24"/>
                      <w:szCs w:val="24"/>
                    </w:rPr>
                    <m:t>a,d</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f>
                <m:fPr>
                  <m:ctrlPr>
                    <w:rPr>
                      <w:rFonts w:ascii="Cambria Math" w:hAnsi="Cambria Math" w:cs="Times New Roman"/>
                      <w:bCs/>
                      <w:color w:val="000000" w:themeColor="text1"/>
                      <w:sz w:val="24"/>
                      <w:szCs w:val="24"/>
                    </w:rPr>
                  </m:ctrlPr>
                </m:fPr>
                <m:num>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a,d</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ven</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num>
                <m:den>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a,d</m:t>
                      </m:r>
                    </m:sub>
                  </m:sSub>
                </m:den>
              </m:f>
            </m:oMath>
            <w:r w:rsidR="003A03F8" w:rsidRPr="0018770A">
              <w:rPr>
                <w:rFonts w:ascii="Times New Roman" w:hAnsi="Times New Roman" w:cs="Times New Roman"/>
                <w:bCs/>
                <w:color w:val="000000" w:themeColor="text1"/>
                <w:sz w:val="24"/>
                <w:szCs w:val="24"/>
              </w:rPr>
              <w:t>,</w:t>
            </w:r>
          </w:p>
        </w:tc>
        <w:tc>
          <w:tcPr>
            <w:tcW w:w="1710" w:type="dxa"/>
          </w:tcPr>
          <w:p w14:paraId="68AEF09B" w14:textId="77777777" w:rsidR="003A03F8" w:rsidRPr="0018770A" w:rsidRDefault="003A03F8" w:rsidP="003A03F8">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(2c)</w:t>
            </w:r>
          </w:p>
        </w:tc>
      </w:tr>
      <w:tr w:rsidR="003A03F8" w:rsidRPr="0018770A" w14:paraId="67D6D980" w14:textId="77777777" w:rsidTr="00A75BBE">
        <w:tc>
          <w:tcPr>
            <w:tcW w:w="6925" w:type="dxa"/>
          </w:tcPr>
          <w:p w14:paraId="3CF7BD39" w14:textId="77777777" w:rsidR="003A03F8" w:rsidRPr="0018770A" w:rsidRDefault="007E3733" w:rsidP="003A03F8">
            <w:pPr>
              <w:spacing w:line="240" w:lineRule="auto"/>
              <w:jc w:val="both"/>
              <w:rPr>
                <w:rFonts w:ascii="Times New Roman" w:hAnsi="Times New Roman" w:cs="Times New Roman"/>
                <w:bCs/>
                <w:color w:val="000000" w:themeColor="text1"/>
                <w:sz w:val="24"/>
                <w:szCs w:val="24"/>
              </w:rPr>
            </w:pP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q</m:t>
                  </m:r>
                </m:e>
                <m:sub>
                  <m:r>
                    <w:rPr>
                      <w:rFonts w:ascii="Cambria Math" w:hAnsi="Cambria Math" w:cs="Times New Roman"/>
                      <w:color w:val="000000" w:themeColor="text1"/>
                      <w:sz w:val="24"/>
                      <w:szCs w:val="24"/>
                    </w:rPr>
                    <m:t>ven</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f>
                <m:fPr>
                  <m:ctrlPr>
                    <w:rPr>
                      <w:rFonts w:ascii="Cambria Math" w:hAnsi="Cambria Math" w:cs="Times New Roman"/>
                      <w:bCs/>
                      <w:color w:val="000000" w:themeColor="text1"/>
                      <w:sz w:val="24"/>
                      <w:szCs w:val="24"/>
                    </w:rPr>
                  </m:ctrlPr>
                </m:fPr>
                <m:num>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ven</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LA</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num>
                <m:den>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ven</m:t>
                      </m:r>
                    </m:sub>
                  </m:sSub>
                </m:den>
              </m:f>
            </m:oMath>
            <w:r w:rsidR="003A03F8" w:rsidRPr="0018770A">
              <w:rPr>
                <w:rFonts w:ascii="Times New Roman" w:hAnsi="Times New Roman" w:cs="Times New Roman"/>
                <w:bCs/>
                <w:color w:val="000000" w:themeColor="text1"/>
                <w:sz w:val="24"/>
                <w:szCs w:val="24"/>
              </w:rPr>
              <w:t>,</w:t>
            </w:r>
          </w:p>
        </w:tc>
        <w:tc>
          <w:tcPr>
            <w:tcW w:w="1710" w:type="dxa"/>
          </w:tcPr>
          <w:p w14:paraId="07231485" w14:textId="77777777" w:rsidR="003A03F8" w:rsidRPr="0018770A" w:rsidRDefault="003A03F8" w:rsidP="003A03F8">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(2d)</w:t>
            </w:r>
          </w:p>
        </w:tc>
      </w:tr>
      <w:tr w:rsidR="003A03F8" w:rsidRPr="0018770A" w14:paraId="0E53EF51" w14:textId="77777777" w:rsidTr="00A75BBE">
        <w:tc>
          <w:tcPr>
            <w:tcW w:w="6925" w:type="dxa"/>
          </w:tcPr>
          <w:p w14:paraId="386303A1" w14:textId="314E667A" w:rsidR="003A03F8" w:rsidRPr="0018770A" w:rsidRDefault="007E3733" w:rsidP="003A03F8">
            <w:pPr>
              <w:spacing w:line="240" w:lineRule="auto"/>
              <w:jc w:val="both"/>
              <w:rPr>
                <w:rFonts w:ascii="Times New Roman" w:hAnsi="Times New Roman" w:cs="Times New Roman"/>
                <w:bCs/>
                <w:color w:val="000000" w:themeColor="text1"/>
                <w:sz w:val="24"/>
                <w:szCs w:val="24"/>
              </w:rPr>
            </w:pP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q</m:t>
                  </m:r>
                </m:e>
                <m:sub>
                  <m:r>
                    <w:rPr>
                      <w:rFonts w:ascii="Cambria Math" w:hAnsi="Cambria Math" w:cs="Times New Roman"/>
                      <w:color w:val="000000" w:themeColor="text1"/>
                      <w:sz w:val="24"/>
                      <w:szCs w:val="24"/>
                    </w:rPr>
                    <m:t>mv</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d>
                <m:dPr>
                  <m:begChr m:val="{"/>
                  <m:endChr m:val=""/>
                  <m:ctrlPr>
                    <w:rPr>
                      <w:rFonts w:ascii="Cambria Math" w:hAnsi="Cambria Math" w:cs="Times New Roman"/>
                      <w:bCs/>
                      <w:color w:val="000000" w:themeColor="text1"/>
                      <w:sz w:val="24"/>
                      <w:szCs w:val="24"/>
                    </w:rPr>
                  </m:ctrlPr>
                </m:dPr>
                <m:e>
                  <m:eqArr>
                    <m:eqArrPr>
                      <m:ctrlPr>
                        <w:rPr>
                          <w:rFonts w:ascii="Cambria Math" w:hAnsi="Cambria Math" w:cs="Times New Roman"/>
                          <w:bCs/>
                          <w:color w:val="000000" w:themeColor="text1"/>
                          <w:sz w:val="24"/>
                          <w:szCs w:val="24"/>
                        </w:rPr>
                      </m:ctrlPr>
                    </m:eqArrPr>
                    <m:e>
                      <m:f>
                        <m:fPr>
                          <m:ctrlPr>
                            <w:rPr>
                              <w:rFonts w:ascii="Cambria Math" w:hAnsi="Cambria Math" w:cs="Times New Roman"/>
                              <w:bCs/>
                              <w:color w:val="000000" w:themeColor="text1"/>
                              <w:sz w:val="24"/>
                              <w:szCs w:val="24"/>
                            </w:rPr>
                          </m:ctrlPr>
                        </m:fPr>
                        <m:num>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LA</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LV</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num>
                        <m:den>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mv</m:t>
                              </m:r>
                            </m:sub>
                          </m:sSub>
                        </m:den>
                      </m:f>
                      <m:r>
                        <w:rPr>
                          <w:rFonts w:ascii="Cambria Math" w:hAnsi="Cambria Math" w:cs="Times New Roman"/>
                          <w:color w:val="000000" w:themeColor="text1"/>
                          <w:sz w:val="24"/>
                          <w:szCs w:val="24"/>
                        </w:rPr>
                        <m:t>;  if</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LA</m:t>
                          </m:r>
                        </m:sub>
                      </m:sSub>
                      <m:r>
                        <w:rPr>
                          <w:rFonts w:ascii="Cambria Math" w:hAnsi="Cambria Math" w:cs="Times New Roman"/>
                          <w:color w:val="000000" w:themeColor="text1"/>
                          <w:sz w:val="24"/>
                          <w:szCs w:val="24"/>
                        </w:rPr>
                        <m:t>&gt;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LV</m:t>
                          </m:r>
                        </m:sub>
                      </m:sSub>
                    </m:e>
                    <m:e>
                      <m:r>
                        <w:rPr>
                          <w:rFonts w:ascii="Cambria Math" w:hAnsi="Cambria Math" w:cs="Times New Roman"/>
                          <w:color w:val="000000" w:themeColor="text1"/>
                          <w:sz w:val="24"/>
                          <w:szCs w:val="24"/>
                        </w:rPr>
                        <m:t xml:space="preserve">           0;          if</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LA</m:t>
                          </m:r>
                        </m:sub>
                      </m:sSub>
                      <m:r>
                        <w:rPr>
                          <w:rFonts w:ascii="Cambria Math" w:hAnsi="Cambria Math" w:cs="Times New Roman"/>
                          <w:color w:val="000000" w:themeColor="text1"/>
                          <w:sz w:val="24"/>
                          <w:szCs w:val="24"/>
                        </w:rPr>
                        <m:t>&lt;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LV</m:t>
                          </m:r>
                        </m:sub>
                      </m:sSub>
                    </m:e>
                  </m:eqArr>
                </m:e>
              </m:d>
            </m:oMath>
            <w:r w:rsidR="003A03F8" w:rsidRPr="0018770A">
              <w:rPr>
                <w:rFonts w:ascii="Times New Roman" w:hAnsi="Times New Roman" w:cs="Times New Roman"/>
                <w:bCs/>
                <w:color w:val="000000" w:themeColor="text1"/>
                <w:sz w:val="24"/>
                <w:szCs w:val="24"/>
              </w:rPr>
              <w:t>,</w:t>
            </w:r>
          </w:p>
        </w:tc>
        <w:tc>
          <w:tcPr>
            <w:tcW w:w="1710" w:type="dxa"/>
          </w:tcPr>
          <w:p w14:paraId="498F0231" w14:textId="77777777" w:rsidR="003A03F8" w:rsidRPr="0018770A" w:rsidRDefault="003A03F8" w:rsidP="003A03F8">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(2e)</w:t>
            </w:r>
          </w:p>
        </w:tc>
      </w:tr>
    </w:tbl>
    <w:p w14:paraId="5165D170" w14:textId="0A035F6D" w:rsidR="00B437C8" w:rsidRDefault="00F67F57" w:rsidP="003A03F8">
      <w:pPr>
        <w:spacing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w:t>
      </w:r>
      <w:r w:rsidR="003A03F8" w:rsidRPr="0018770A">
        <w:rPr>
          <w:rFonts w:ascii="Times New Roman" w:hAnsi="Times New Roman" w:cs="Times New Roman"/>
          <w:bCs/>
          <w:color w:val="000000" w:themeColor="text1"/>
          <w:sz w:val="24"/>
          <w:szCs w:val="24"/>
        </w:rPr>
        <w:t xml:space="preserve">here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ao</m:t>
            </m:r>
          </m:sub>
        </m:sSub>
      </m:oMath>
      <w:r w:rsidR="003A03F8" w:rsidRPr="0018770A">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and</w:t>
      </w:r>
      <m:oMath>
        <m:r>
          <w:rPr>
            <w:rFonts w:ascii="Cambria Math" w:hAnsi="Cambria Math" w:cs="Times New Roman"/>
            <w:color w:val="000000" w:themeColor="text1"/>
            <w:sz w:val="24"/>
            <w:szCs w:val="24"/>
          </w:rPr>
          <m:t xml:space="preserve"> </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R</m:t>
            </m:r>
          </m:e>
          <m:sub>
            <m:r>
              <w:rPr>
                <w:rFonts w:ascii="Cambria Math" w:hAnsi="Cambria Math" w:cs="Times New Roman"/>
                <w:color w:val="000000" w:themeColor="text1"/>
                <w:sz w:val="24"/>
                <w:szCs w:val="24"/>
              </w:rPr>
              <m:t>mv</m:t>
            </m:r>
          </m:sub>
        </m:sSub>
      </m:oMath>
      <w:r w:rsidRPr="0018770A">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are</w:t>
      </w:r>
      <w:r w:rsidR="003A03F8" w:rsidRPr="0018770A">
        <w:rPr>
          <w:rFonts w:ascii="Times New Roman" w:hAnsi="Times New Roman" w:cs="Times New Roman"/>
          <w:bCs/>
          <w:color w:val="000000" w:themeColor="text1"/>
          <w:sz w:val="24"/>
          <w:szCs w:val="24"/>
        </w:rPr>
        <w:t xml:space="preserve"> the resistance of aortic </w:t>
      </w:r>
      <w:r>
        <w:rPr>
          <w:rFonts w:ascii="Times New Roman" w:hAnsi="Times New Roman" w:cs="Times New Roman"/>
          <w:bCs/>
          <w:color w:val="000000" w:themeColor="text1"/>
          <w:sz w:val="24"/>
          <w:szCs w:val="24"/>
        </w:rPr>
        <w:t xml:space="preserve">and mitral </w:t>
      </w:r>
      <w:r w:rsidR="003A03F8" w:rsidRPr="0018770A">
        <w:rPr>
          <w:rFonts w:ascii="Times New Roman" w:hAnsi="Times New Roman" w:cs="Times New Roman"/>
          <w:bCs/>
          <w:color w:val="000000" w:themeColor="text1"/>
          <w:sz w:val="24"/>
          <w:szCs w:val="24"/>
        </w:rPr>
        <w:t>valve</w:t>
      </w:r>
      <w:r>
        <w:rPr>
          <w:rFonts w:ascii="Times New Roman" w:hAnsi="Times New Roman" w:cs="Times New Roman"/>
          <w:bCs/>
          <w:color w:val="000000" w:themeColor="text1"/>
          <w:sz w:val="24"/>
          <w:szCs w:val="24"/>
        </w:rPr>
        <w:t>, respectively.</w:t>
      </w:r>
      <w:r w:rsidR="003A03F8" w:rsidRPr="0018770A">
        <w:rPr>
          <w:rFonts w:ascii="Times New Roman" w:hAnsi="Times New Roman" w:cs="Times New Roman"/>
          <w:bCs/>
          <w:color w:val="000000" w:themeColor="text1"/>
          <w:sz w:val="24"/>
          <w:szCs w:val="24"/>
        </w:rPr>
        <w:t xml:space="preserve"> </w:t>
      </w:r>
    </w:p>
    <w:p w14:paraId="45109DEA" w14:textId="495694E5" w:rsidR="003A03F8" w:rsidRPr="0018770A" w:rsidRDefault="003A03F8" w:rsidP="00F463F2">
      <w:pPr>
        <w:spacing w:line="240" w:lineRule="auto"/>
        <w:ind w:firstLine="720"/>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 xml:space="preserve">Contraction of the left atrium (LA) was described </w:t>
      </w:r>
      <w:r w:rsidR="0059654F">
        <w:rPr>
          <w:rFonts w:ascii="Times New Roman" w:hAnsi="Times New Roman" w:cs="Times New Roman"/>
          <w:bCs/>
          <w:color w:val="000000" w:themeColor="text1"/>
          <w:sz w:val="24"/>
          <w:szCs w:val="24"/>
        </w:rPr>
        <w:t>using</w:t>
      </w:r>
      <w:r w:rsidR="0059654F" w:rsidRPr="0018770A">
        <w:rPr>
          <w:rFonts w:ascii="Times New Roman" w:hAnsi="Times New Roman" w:cs="Times New Roman"/>
          <w:bCs/>
          <w:color w:val="000000" w:themeColor="text1"/>
          <w:sz w:val="24"/>
          <w:szCs w:val="24"/>
        </w:rPr>
        <w:t xml:space="preserve"> </w:t>
      </w:r>
      <w:r w:rsidRPr="0018770A">
        <w:rPr>
          <w:rFonts w:ascii="Times New Roman" w:hAnsi="Times New Roman" w:cs="Times New Roman"/>
          <w:bCs/>
          <w:color w:val="000000" w:themeColor="text1"/>
          <w:sz w:val="24"/>
          <w:szCs w:val="24"/>
        </w:rPr>
        <w:t xml:space="preserve">a time varying elastance function </w:t>
      </w:r>
      <m:oMath>
        <m:r>
          <w:rPr>
            <w:rFonts w:ascii="Cambria Math" w:hAnsi="Cambria Math" w:cs="Times New Roman"/>
            <w:color w:val="000000" w:themeColor="text1"/>
            <w:sz w:val="24"/>
            <w:szCs w:val="24"/>
          </w:rPr>
          <m:t>e</m:t>
        </m:r>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oMath>
      <w:r w:rsidR="00917CBB">
        <w:rPr>
          <w:rFonts w:ascii="Times New Roman" w:eastAsiaTheme="minorEastAsia" w:hAnsi="Times New Roman" w:cs="Times New Roman"/>
          <w:bCs/>
          <w:color w:val="000000" w:themeColor="text1"/>
          <w:sz w:val="24"/>
          <w:szCs w:val="24"/>
        </w:rPr>
        <w:t xml:space="preserve"> </w:t>
      </w:r>
      <w:r w:rsidRPr="0018770A">
        <w:rPr>
          <w:rFonts w:ascii="Times New Roman" w:hAnsi="Times New Roman" w:cs="Times New Roman"/>
          <w:bCs/>
          <w:color w:val="000000" w:themeColor="text1"/>
          <w:sz w:val="24"/>
          <w:szCs w:val="24"/>
        </w:rPr>
        <w:fldChar w:fldCharType="begin" w:fldLock="1"/>
      </w:r>
      <w:r w:rsidR="007161F5">
        <w:rPr>
          <w:rFonts w:ascii="Times New Roman" w:hAnsi="Times New Roman" w:cs="Times New Roman"/>
          <w:bCs/>
          <w:color w:val="000000" w:themeColor="text1"/>
          <w:sz w:val="24"/>
          <w:szCs w:val="24"/>
        </w:rPr>
        <w:instrText>ADDIN CSL_CITATION {"citationItems":[{"id":"ITEM-1","itemData":{"DOI":"10.1152/ajpheart.1991.260.1.H146","ISSN":"0002-9513 (Print)","PMID":"1992793","abstract":"Because of close anatomic association, the pressure and volume in one ventricle can  directly influence the pressure and volume in the opposite ventricle. To examine the importance of ventricular interdependence in controlling the circulation, we developed a computer model in which ventricular interdependence could be turned on and off. Left ventricular chamber contractility, as judged by maximal elastance (Emax), was enhanced on the order of 10% as a result of ventricular interaction, whereas right ventricular Emax was affected by as much as 60% under physiological conditions. With increases in systemic vascular resistance, ventricular interaction caused a smaller stroke volume (SV) decrease than with no interaction. For canine data (SV = 21.4 ml), doubling systemic vascular resistance decreased SV by 3.7 without ventricular interdependence, 3.5 with diastolic ventricular interdependence, and 3.3 ml with diastolic and systolic ventricular interdependence. In contrast, with increases in pulmonary vascular resistance, ventricular interaction caused a greater decrease in SV than with no interaction present. Decreasing left ventricular free wall elastance or right ventricular free wall elastance decreased SV. Diastolic ventricular interdependence reduced the SV changes, whereas systolic ventricular interdependence accentuated the SV changes with alterations in right and left ventricular free-wall elastance. The results of the present simulation demonstrate the importance of ventricular interdependence in the observed responses of the right ventricle to volume overload, pressure overload, and ischemia.","author":[{"dropping-particle":"","family":"Santamore","given":"W P","non-dropping-particle":"","parse-names":false,"suffix":""},{"dropping-particle":"","family":"Burkhoff","given":"D","non-dropping-particle":"","parse-names":false,"suffix":""}],"container-title":"The American journal of physiology","id":"ITEM-1","issue":"1 Pt 2","issued":{"date-parts":[["1991","1"]]},"language":"eng","page":"H146-57","publisher-place":"United States","title":"Hemodynamic consequences of ventricular interaction as assessed by model analysis.","type":"article-journal","volume":"260"},"uris":["http://www.mendeley.com/documents/?uuid=b291245b-0c0c-477f-9cf6-4f816a9dd2f5"]},{"id":"ITEM-2","itemData":{"DOI":"10.1007/s12265-018-9793-1","ISSN":"1937-5395 (Electronic)","PMID":"29550925","abstract":"The ability to predict long-term growth and remodeling of the heart in individual  patients could have important clinical implications, but the time to customize and run current models makes them impractical for routine clinical use. Therefore, we adapted a published growth relation for use in a compartmental model of the left ventricle (LV). The model was coupled to a circuit model of the circulation to simulate hemodynamic overload in dogs. We automatically tuned control and acute model parameters based on experimentally reported hemodynamic data and fit growth parameters to changes in LV dimensions from two experimental overload studies (one pressure, one volume). The fitted model successfully predicted the reported time course of LV dilation and thickening not only in independent studies of pressure and volume overload but also following myocardial infarction. Implemented in MATLAB on a desktop PC, the model required just 6 min to simulate 3 months of growth.","author":[{"dropping-particle":"","family":"Witzenburg","given":"Colleen M","non-dropping-particle":"","parse-names":false,"suffix":""},{"dropping-particle":"","family":"Holmes","given":"Jeffrey W","non-dropping-particle":"","parse-names":false,"suffix":""}],"container-title":"Journal of cardiovascular translational research","id":"ITEM-2","issue":"2","issued":{"date-parts":[["2018","4"]]},"language":"eng","page":"109-122","title":"Predicting the Time Course of Ventricular Dilation and Thickening Using a Rapid  Compartmental Model.","type":"article-journal","volume":"11"},"uris":["http://www.mendeley.com/documents/?uuid=777d99d9-c656-458b-8841-e5a6af386d83"]},{"id":"ITEM-3","itemData":{"DOI":"10.3389/fphys.2018.00119","ISSN":"1664042X","abstract":"While it has long been recognized that bi-directional interaction between the heart and the vasculature plays a critical role in the proper functioning of the cardiovascular system, a comprehensive study of this interaction has largely been hampered by a lack of modeling framework capable of simultaneously accommodating high-resolution models of the heart and vasculature. Here, we address this issue and present a computational modeling framework that couples finite element (FE) models of the left ventricle (LV) and aorta to elucidate ventricular-arterial coupling in the systemic circulation. We show in a baseline simulation that the framework predictions of (1) LV pressure-volume loop, (2) aorta pressure-diameter relationship, (3) pressure-waveforms of the aorta, LV, and left atrium (LA) over the cardiac cycle are consistent with the physiological measurements found in healthy human. To develop insights of ventricular-arterial interactions, the framework was then used to simulate how alterations in the geometrical or, material parameter(s) of the aorta affect the LV and vice versa. We show that changing the geometry and microstructure of the aorta model in the framework led to changes in the functional behaviors of both LV and aorta that are consistent with experimental observations. On the other hand, changing contractility and passive stiffness of the LV model in the framework also produced changes in both the LV and aorta functional behaviors that are consistent with physiology principles.","author":[{"dropping-particle":"","family":"Shavik","given":"Sheikh Mohammad","non-dropping-particle":"","parse-names":false,"suffix":""},{"dropping-particle":"","family":"Jiang","given":"Zhenxiang","non-dropping-particle":"","parse-names":false,"suffix":""},{"dropping-particle":"","family":"Baek","given":"Seungik","non-dropping-particle":"","parse-names":false,"suffix":""},{"dropping-particle":"","family":"Lee","given":"Lik Chuan","non-dropping-particle":"","parse-names":false,"suffix":""}],"container-title":"Frontiers in Physiology","id":"ITEM-3","issued":{"date-parts":[["2018"]]},"title":"High spatial resolution multi-organ finite element modeling of ventricular-arterial coupling","type":"article-journal"},"uris":["http://www.mendeley.com/documents/?uuid=80b7a08b-c103-4141-8f85-01deb2a8b8c9"]}],"mendeley":{"formattedCitation":"[39]–[41]","plainTextFormattedCitation":"[39]–[41]","previouslyFormattedCitation":"[39]–[41]"},"properties":{"noteIndex":0},"schema":"https://github.com/citation-style-language/schema/raw/master/csl-citation.json"}</w:instrText>
      </w:r>
      <w:r w:rsidRPr="0018770A">
        <w:rPr>
          <w:rFonts w:ascii="Times New Roman" w:hAnsi="Times New Roman" w:cs="Times New Roman"/>
          <w:bCs/>
          <w:color w:val="000000" w:themeColor="text1"/>
          <w:sz w:val="24"/>
          <w:szCs w:val="24"/>
        </w:rPr>
        <w:fldChar w:fldCharType="separate"/>
      </w:r>
      <w:r w:rsidR="00E220C9" w:rsidRPr="00E220C9">
        <w:rPr>
          <w:rFonts w:ascii="Times New Roman" w:hAnsi="Times New Roman" w:cs="Times New Roman"/>
          <w:bCs/>
          <w:noProof/>
          <w:color w:val="000000" w:themeColor="text1"/>
          <w:sz w:val="24"/>
          <w:szCs w:val="24"/>
        </w:rPr>
        <w:t>[39]–[41]</w:t>
      </w:r>
      <w:r w:rsidRPr="0018770A">
        <w:rPr>
          <w:rFonts w:ascii="Times New Roman" w:hAnsi="Times New Roman" w:cs="Times New Roman"/>
          <w:color w:val="000000" w:themeColor="text1"/>
          <w:sz w:val="24"/>
          <w:szCs w:val="24"/>
        </w:rPr>
        <w:fldChar w:fldCharType="end"/>
      </w:r>
      <w:r w:rsidRPr="0018770A">
        <w:rPr>
          <w:rFonts w:ascii="Times New Roman" w:hAnsi="Times New Roman" w:cs="Times New Roman"/>
          <w:bCs/>
          <w:color w:val="000000" w:themeColor="text1"/>
          <w:sz w:val="24"/>
          <w:szCs w:val="24"/>
        </w:rPr>
        <w:t xml:space="preserve">. Specifically, pressure in the atria </w:t>
      </w:r>
      <m:oMath>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LA</m:t>
            </m:r>
          </m:sub>
        </m:sSub>
        <m:d>
          <m:dPr>
            <m:ctrlPr>
              <w:rPr>
                <w:rFonts w:ascii="Cambria Math" w:hAnsi="Cambria Math" w:cs="Times New Roman"/>
                <w:bCs/>
                <w:i/>
                <w:color w:val="000000" w:themeColor="text1"/>
                <w:sz w:val="24"/>
                <w:szCs w:val="24"/>
              </w:rPr>
            </m:ctrlPr>
          </m:dPr>
          <m:e>
            <m:r>
              <w:rPr>
                <w:rFonts w:ascii="Cambria Math" w:hAnsi="Cambria Math" w:cs="Times New Roman"/>
                <w:color w:val="000000" w:themeColor="text1"/>
                <w:sz w:val="24"/>
                <w:szCs w:val="24"/>
              </w:rPr>
              <m:t>t</m:t>
            </m:r>
          </m:e>
        </m:d>
      </m:oMath>
      <w:r w:rsidRPr="0018770A">
        <w:rPr>
          <w:rFonts w:ascii="Times New Roman" w:hAnsi="Times New Roman" w:cs="Times New Roman"/>
          <w:bCs/>
          <w:color w:val="000000" w:themeColor="text1"/>
          <w:sz w:val="24"/>
          <w:szCs w:val="24"/>
        </w:rPr>
        <w:t xml:space="preserve"> was pr</w:t>
      </w:r>
      <w:r w:rsidR="00B437C8">
        <w:rPr>
          <w:rFonts w:ascii="Times New Roman" w:hAnsi="Times New Roman" w:cs="Times New Roman"/>
          <w:bCs/>
          <w:color w:val="000000" w:themeColor="text1"/>
          <w:sz w:val="24"/>
          <w:szCs w:val="24"/>
        </w:rPr>
        <w:t>escribed to be function of the</w:t>
      </w:r>
      <w:r w:rsidRPr="0018770A">
        <w:rPr>
          <w:rFonts w:ascii="Times New Roman" w:hAnsi="Times New Roman" w:cs="Times New Roman"/>
          <w:bCs/>
          <w:color w:val="000000" w:themeColor="text1"/>
          <w:sz w:val="24"/>
          <w:szCs w:val="24"/>
        </w:rPr>
        <w:t xml:space="preserve"> volume </w:t>
      </w:r>
      <m:oMath>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LA</m:t>
            </m:r>
          </m:sub>
        </m:sSub>
        <m:d>
          <m:dPr>
            <m:ctrlPr>
              <w:rPr>
                <w:rFonts w:ascii="Cambria Math" w:hAnsi="Cambria Math" w:cs="Times New Roman"/>
                <w:bCs/>
                <w:i/>
                <w:color w:val="000000" w:themeColor="text1"/>
                <w:sz w:val="24"/>
                <w:szCs w:val="24"/>
              </w:rPr>
            </m:ctrlPr>
          </m:dPr>
          <m:e>
            <m:r>
              <w:rPr>
                <w:rFonts w:ascii="Cambria Math" w:hAnsi="Cambria Math" w:cs="Times New Roman"/>
                <w:color w:val="000000" w:themeColor="text1"/>
                <w:sz w:val="24"/>
                <w:szCs w:val="24"/>
              </w:rPr>
              <m:t>t</m:t>
            </m:r>
          </m:e>
        </m:d>
      </m:oMath>
      <w:r w:rsidR="00B437C8">
        <w:rPr>
          <w:rFonts w:ascii="Times New Roman" w:hAnsi="Times New Roman" w:cs="Times New Roman"/>
          <w:bCs/>
          <w:color w:val="000000" w:themeColor="text1"/>
          <w:sz w:val="24"/>
          <w:szCs w:val="24"/>
        </w:rPr>
        <w:t xml:space="preserve"> by the</w:t>
      </w:r>
      <w:r w:rsidRPr="0018770A">
        <w:rPr>
          <w:rFonts w:ascii="Times New Roman" w:hAnsi="Times New Roman" w:cs="Times New Roman"/>
          <w:bCs/>
          <w:color w:val="000000" w:themeColor="text1"/>
          <w:sz w:val="24"/>
          <w:szCs w:val="24"/>
        </w:rPr>
        <w:t xml:space="preserve"> followi</w:t>
      </w:r>
      <w:r w:rsidR="00B437C8">
        <w:rPr>
          <w:rFonts w:ascii="Times New Roman" w:hAnsi="Times New Roman" w:cs="Times New Roman"/>
          <w:bCs/>
          <w:color w:val="000000" w:themeColor="text1"/>
          <w:sz w:val="24"/>
          <w:szCs w:val="24"/>
        </w:rPr>
        <w:t xml:space="preserve">ng equations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05"/>
        <w:gridCol w:w="1735"/>
      </w:tblGrid>
      <w:tr w:rsidR="003A03F8" w:rsidRPr="0018770A" w14:paraId="01EFE4AC" w14:textId="77777777" w:rsidTr="00A75BBE">
        <w:tc>
          <w:tcPr>
            <w:tcW w:w="7285" w:type="dxa"/>
            <w:tcBorders>
              <w:top w:val="nil"/>
              <w:left w:val="nil"/>
              <w:bottom w:val="nil"/>
              <w:right w:val="nil"/>
            </w:tcBorders>
          </w:tcPr>
          <w:p w14:paraId="2986E949" w14:textId="77777777" w:rsidR="003A03F8" w:rsidRPr="0018770A" w:rsidRDefault="007E3733" w:rsidP="003A03F8">
            <w:pPr>
              <w:spacing w:line="240" w:lineRule="auto"/>
              <w:jc w:val="both"/>
              <w:rPr>
                <w:rFonts w:ascii="Times New Roman" w:hAnsi="Times New Roman" w:cs="Times New Roman"/>
                <w:bCs/>
                <w:color w:val="000000" w:themeColor="text1"/>
                <w:sz w:val="24"/>
                <w:szCs w:val="24"/>
              </w:rPr>
            </w:pP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LA</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=e</m:t>
              </m:r>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es,LA</m:t>
                  </m:r>
                </m:sub>
              </m:sSub>
              <m:d>
                <m:dPr>
                  <m:ctrlPr>
                    <w:rPr>
                      <w:rFonts w:ascii="Cambria Math" w:hAnsi="Cambria Math" w:cs="Times New Roman"/>
                      <w:bCs/>
                      <w:color w:val="000000" w:themeColor="text1"/>
                      <w:sz w:val="24"/>
                      <w:szCs w:val="24"/>
                    </w:rPr>
                  </m:ctrlPr>
                </m:dPr>
                <m:e>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LA</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e>
              </m:d>
              <m:r>
                <w:rPr>
                  <w:rFonts w:ascii="Cambria Math" w:hAnsi="Cambria Math" w:cs="Times New Roman"/>
                  <w:color w:val="000000" w:themeColor="text1"/>
                  <w:sz w:val="24"/>
                  <w:szCs w:val="24"/>
                </w:rPr>
                <m:t>+</m:t>
              </m:r>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1-e</m:t>
                  </m:r>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e>
              </m:d>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ed,LA</m:t>
                  </m:r>
                </m:sub>
              </m:sSub>
              <m:d>
                <m:dPr>
                  <m:ctrlPr>
                    <w:rPr>
                      <w:rFonts w:ascii="Cambria Math" w:hAnsi="Cambria Math" w:cs="Times New Roman"/>
                      <w:bCs/>
                      <w:color w:val="000000" w:themeColor="text1"/>
                      <w:sz w:val="24"/>
                      <w:szCs w:val="24"/>
                    </w:rPr>
                  </m:ctrlPr>
                </m:dPr>
                <m:e>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LA</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e>
              </m:d>
            </m:oMath>
            <w:r w:rsidR="003A03F8" w:rsidRPr="0018770A">
              <w:rPr>
                <w:rFonts w:ascii="Times New Roman" w:hAnsi="Times New Roman" w:cs="Times New Roman"/>
                <w:bCs/>
                <w:color w:val="000000" w:themeColor="text1"/>
                <w:sz w:val="24"/>
                <w:szCs w:val="24"/>
              </w:rPr>
              <w:t>,</w:t>
            </w:r>
          </w:p>
        </w:tc>
        <w:tc>
          <w:tcPr>
            <w:tcW w:w="1957" w:type="dxa"/>
            <w:tcBorders>
              <w:top w:val="nil"/>
              <w:left w:val="nil"/>
              <w:bottom w:val="nil"/>
              <w:right w:val="nil"/>
            </w:tcBorders>
          </w:tcPr>
          <w:p w14:paraId="37B04FBD" w14:textId="77777777" w:rsidR="003A03F8" w:rsidRPr="0018770A" w:rsidRDefault="003A03F8" w:rsidP="003A03F8">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(3a)</w:t>
            </w:r>
          </w:p>
        </w:tc>
      </w:tr>
      <w:tr w:rsidR="003A03F8" w:rsidRPr="0018770A" w14:paraId="608A4E2B" w14:textId="77777777" w:rsidTr="00A75BBE">
        <w:tc>
          <w:tcPr>
            <w:tcW w:w="7285" w:type="dxa"/>
            <w:tcBorders>
              <w:top w:val="nil"/>
              <w:left w:val="nil"/>
              <w:bottom w:val="nil"/>
              <w:right w:val="nil"/>
            </w:tcBorders>
          </w:tcPr>
          <w:p w14:paraId="6B245A3F" w14:textId="77777777" w:rsidR="003A03F8" w:rsidRPr="0018770A" w:rsidRDefault="007E3733" w:rsidP="003A03F8">
            <w:pPr>
              <w:spacing w:line="240" w:lineRule="auto"/>
              <w:jc w:val="both"/>
              <w:rPr>
                <w:rFonts w:ascii="Times New Roman" w:hAnsi="Times New Roman" w:cs="Times New Roman"/>
                <w:bCs/>
                <w:color w:val="000000" w:themeColor="text1"/>
                <w:sz w:val="24"/>
                <w:szCs w:val="24"/>
              </w:rPr>
            </w:pP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es,LA</m:t>
                  </m:r>
                </m:sub>
              </m:sSub>
              <m:d>
                <m:dPr>
                  <m:ctrlPr>
                    <w:rPr>
                      <w:rFonts w:ascii="Cambria Math" w:hAnsi="Cambria Math" w:cs="Times New Roman"/>
                      <w:bCs/>
                      <w:color w:val="000000" w:themeColor="text1"/>
                      <w:sz w:val="24"/>
                      <w:szCs w:val="24"/>
                    </w:rPr>
                  </m:ctrlPr>
                </m:dPr>
                <m:e>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LA</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E</m:t>
                  </m:r>
                </m:e>
                <m:sub>
                  <m:r>
                    <w:rPr>
                      <w:rFonts w:ascii="Cambria Math" w:hAnsi="Cambria Math" w:cs="Times New Roman"/>
                      <w:color w:val="000000" w:themeColor="text1"/>
                      <w:sz w:val="24"/>
                      <w:szCs w:val="24"/>
                    </w:rPr>
                    <m:t>es,LA</m:t>
                  </m:r>
                </m:sub>
              </m:sSub>
              <m:d>
                <m:dPr>
                  <m:ctrlPr>
                    <w:rPr>
                      <w:rFonts w:ascii="Cambria Math" w:hAnsi="Cambria Math" w:cs="Times New Roman"/>
                      <w:bCs/>
                      <w:color w:val="000000" w:themeColor="text1"/>
                      <w:sz w:val="24"/>
                      <w:szCs w:val="24"/>
                    </w:rPr>
                  </m:ctrlPr>
                </m:dPr>
                <m:e>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LA</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0,LA</m:t>
                      </m:r>
                    </m:sub>
                  </m:sSub>
                </m:e>
              </m:d>
            </m:oMath>
            <w:r w:rsidR="003A03F8" w:rsidRPr="0018770A">
              <w:rPr>
                <w:rFonts w:ascii="Times New Roman" w:hAnsi="Times New Roman" w:cs="Times New Roman"/>
                <w:bCs/>
                <w:color w:val="000000" w:themeColor="text1"/>
                <w:sz w:val="24"/>
                <w:szCs w:val="24"/>
              </w:rPr>
              <w:t>,</w:t>
            </w:r>
          </w:p>
        </w:tc>
        <w:tc>
          <w:tcPr>
            <w:tcW w:w="1957" w:type="dxa"/>
            <w:tcBorders>
              <w:top w:val="nil"/>
              <w:left w:val="nil"/>
              <w:bottom w:val="nil"/>
              <w:right w:val="nil"/>
            </w:tcBorders>
          </w:tcPr>
          <w:p w14:paraId="6CA712D4" w14:textId="77777777" w:rsidR="003A03F8" w:rsidRPr="0018770A" w:rsidRDefault="003A03F8" w:rsidP="003A03F8">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(3b)</w:t>
            </w:r>
          </w:p>
        </w:tc>
      </w:tr>
      <w:tr w:rsidR="003A03F8" w:rsidRPr="0018770A" w14:paraId="72068EBE" w14:textId="77777777" w:rsidTr="00A75BBE">
        <w:tc>
          <w:tcPr>
            <w:tcW w:w="7285" w:type="dxa"/>
            <w:tcBorders>
              <w:top w:val="nil"/>
              <w:left w:val="nil"/>
              <w:bottom w:val="nil"/>
              <w:right w:val="nil"/>
            </w:tcBorders>
          </w:tcPr>
          <w:p w14:paraId="34E5AAE7" w14:textId="77777777" w:rsidR="003A03F8" w:rsidRPr="0018770A" w:rsidRDefault="007E3733" w:rsidP="003A03F8">
            <w:pPr>
              <w:spacing w:line="240" w:lineRule="auto"/>
              <w:jc w:val="both"/>
              <w:rPr>
                <w:rFonts w:ascii="Times New Roman" w:hAnsi="Times New Roman" w:cs="Times New Roman"/>
                <w:bCs/>
                <w:color w:val="000000" w:themeColor="text1"/>
                <w:sz w:val="24"/>
                <w:szCs w:val="24"/>
              </w:rPr>
            </w:pP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ed,LA</m:t>
                  </m:r>
                </m:sub>
              </m:sSub>
              <m:d>
                <m:dPr>
                  <m:ctrlPr>
                    <w:rPr>
                      <w:rFonts w:ascii="Cambria Math" w:hAnsi="Cambria Math" w:cs="Times New Roman"/>
                      <w:bCs/>
                      <w:color w:val="000000" w:themeColor="text1"/>
                      <w:sz w:val="24"/>
                      <w:szCs w:val="24"/>
                    </w:rPr>
                  </m:ctrlPr>
                </m:dPr>
                <m:e>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LA</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LA</m:t>
                  </m:r>
                </m:sub>
              </m:sSub>
              <m:d>
                <m:dPr>
                  <m:ctrlPr>
                    <w:rPr>
                      <w:rFonts w:ascii="Cambria Math" w:hAnsi="Cambria Math" w:cs="Times New Roman"/>
                      <w:bCs/>
                      <w:color w:val="000000" w:themeColor="text1"/>
                      <w:sz w:val="24"/>
                      <w:szCs w:val="24"/>
                    </w:rPr>
                  </m:ctrlPr>
                </m:dPr>
                <m:e>
                  <m:sSup>
                    <m:sSupPr>
                      <m:ctrlPr>
                        <w:rPr>
                          <w:rFonts w:ascii="Cambria Math" w:hAnsi="Cambria Math" w:cs="Times New Roman"/>
                          <w:bCs/>
                          <w:color w:val="000000" w:themeColor="text1"/>
                          <w:sz w:val="24"/>
                          <w:szCs w:val="24"/>
                        </w:rPr>
                      </m:ctrlPr>
                    </m:sSupPr>
                    <m:e>
                      <m:r>
                        <w:rPr>
                          <w:rFonts w:ascii="Cambria Math" w:hAnsi="Cambria Math" w:cs="Times New Roman"/>
                          <w:color w:val="000000" w:themeColor="text1"/>
                          <w:sz w:val="24"/>
                          <w:szCs w:val="24"/>
                        </w:rPr>
                        <m:t>e</m:t>
                      </m:r>
                    </m:e>
                    <m:sup>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B</m:t>
                          </m:r>
                        </m:e>
                        <m:sub>
                          <m:r>
                            <w:rPr>
                              <w:rFonts w:ascii="Cambria Math" w:hAnsi="Cambria Math" w:cs="Times New Roman"/>
                              <w:color w:val="000000" w:themeColor="text1"/>
                              <w:sz w:val="24"/>
                              <w:szCs w:val="24"/>
                            </w:rPr>
                            <m:t>LA</m:t>
                          </m:r>
                        </m:sub>
                      </m:sSub>
                      <m:d>
                        <m:dPr>
                          <m:ctrlPr>
                            <w:rPr>
                              <w:rFonts w:ascii="Cambria Math" w:hAnsi="Cambria Math" w:cs="Times New Roman"/>
                              <w:bCs/>
                              <w:color w:val="000000" w:themeColor="text1"/>
                              <w:sz w:val="24"/>
                              <w:szCs w:val="24"/>
                            </w:rPr>
                          </m:ctrlPr>
                        </m:dPr>
                        <m:e>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LA</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0,LA</m:t>
                              </m:r>
                            </m:sub>
                          </m:sSub>
                        </m:e>
                      </m:d>
                    </m:sup>
                  </m:sSup>
                  <m:r>
                    <w:rPr>
                      <w:rFonts w:ascii="Cambria Math" w:hAnsi="Cambria Math" w:cs="Times New Roman"/>
                      <w:color w:val="000000" w:themeColor="text1"/>
                      <w:sz w:val="24"/>
                      <w:szCs w:val="24"/>
                    </w:rPr>
                    <m:t>-1</m:t>
                  </m:r>
                </m:e>
              </m:d>
            </m:oMath>
            <w:r w:rsidR="003A03F8" w:rsidRPr="0018770A">
              <w:rPr>
                <w:rFonts w:ascii="Times New Roman" w:hAnsi="Times New Roman" w:cs="Times New Roman"/>
                <w:bCs/>
                <w:color w:val="000000" w:themeColor="text1"/>
                <w:sz w:val="24"/>
                <w:szCs w:val="24"/>
              </w:rPr>
              <w:t>,</w:t>
            </w:r>
          </w:p>
        </w:tc>
        <w:tc>
          <w:tcPr>
            <w:tcW w:w="1957" w:type="dxa"/>
            <w:tcBorders>
              <w:top w:val="nil"/>
              <w:left w:val="nil"/>
              <w:bottom w:val="nil"/>
              <w:right w:val="nil"/>
            </w:tcBorders>
          </w:tcPr>
          <w:p w14:paraId="69DA2D3E" w14:textId="77777777" w:rsidR="003A03F8" w:rsidRPr="0018770A" w:rsidRDefault="003A03F8" w:rsidP="003A03F8">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(3c)</w:t>
            </w:r>
          </w:p>
        </w:tc>
      </w:tr>
      <w:tr w:rsidR="003A03F8" w:rsidRPr="0018770A" w14:paraId="4F13C533" w14:textId="77777777" w:rsidTr="00A75BBE">
        <w:tc>
          <w:tcPr>
            <w:tcW w:w="7285" w:type="dxa"/>
            <w:tcBorders>
              <w:top w:val="nil"/>
              <w:left w:val="nil"/>
              <w:bottom w:val="nil"/>
              <w:right w:val="nil"/>
            </w:tcBorders>
          </w:tcPr>
          <w:p w14:paraId="009F0C75" w14:textId="7EE8C3F9" w:rsidR="003A03F8" w:rsidRPr="0018770A" w:rsidRDefault="003A03F8" w:rsidP="003A03F8">
            <w:pPr>
              <w:spacing w:line="240" w:lineRule="auto"/>
              <w:jc w:val="both"/>
              <w:rPr>
                <w:rFonts w:ascii="Times New Roman" w:hAnsi="Times New Roman" w:cs="Times New Roman"/>
                <w:bCs/>
                <w:color w:val="000000" w:themeColor="text1"/>
                <w:sz w:val="24"/>
                <w:szCs w:val="24"/>
              </w:rPr>
            </w:pPr>
            <m:oMathPara>
              <m:oMath>
                <m:r>
                  <w:rPr>
                    <w:rFonts w:ascii="Cambria Math" w:hAnsi="Cambria Math" w:cs="Times New Roman"/>
                    <w:color w:val="000000" w:themeColor="text1"/>
                    <w:sz w:val="24"/>
                    <w:szCs w:val="24"/>
                  </w:rPr>
                  <m:t>e</m:t>
                </m:r>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d>
                  <m:dPr>
                    <m:begChr m:val="{"/>
                    <m:endChr m:val=""/>
                    <m:ctrlPr>
                      <w:rPr>
                        <w:rFonts w:ascii="Cambria Math" w:hAnsi="Cambria Math" w:cs="Times New Roman"/>
                        <w:bCs/>
                        <w:color w:val="000000" w:themeColor="text1"/>
                        <w:sz w:val="24"/>
                        <w:szCs w:val="24"/>
                      </w:rPr>
                    </m:ctrlPr>
                  </m:dPr>
                  <m:e>
                    <m:eqArr>
                      <m:eqArrPr>
                        <m:ctrlPr>
                          <w:rPr>
                            <w:rFonts w:ascii="Cambria Math" w:hAnsi="Cambria Math" w:cs="Times New Roman"/>
                            <w:bCs/>
                            <w:color w:val="000000" w:themeColor="text1"/>
                            <w:sz w:val="24"/>
                            <w:szCs w:val="24"/>
                          </w:rPr>
                        </m:ctrlPr>
                      </m:eqArrPr>
                      <m:e>
                        <m:f>
                          <m:fPr>
                            <m:ctrlPr>
                              <w:rPr>
                                <w:rFonts w:ascii="Cambria Math" w:hAnsi="Cambria Math" w:cs="Times New Roman"/>
                                <w:bCs/>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2</m:t>
                            </m:r>
                          </m:den>
                        </m:f>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sin</m:t>
                            </m:r>
                            <m:d>
                              <m:dPr>
                                <m:begChr m:val="["/>
                                <m:endChr m:val="]"/>
                                <m:ctrlPr>
                                  <w:rPr>
                                    <w:rFonts w:ascii="Cambria Math" w:hAnsi="Cambria Math" w:cs="Times New Roman"/>
                                    <w:bCs/>
                                    <w:color w:val="000000" w:themeColor="text1"/>
                                    <w:sz w:val="24"/>
                                    <w:szCs w:val="24"/>
                                  </w:rPr>
                                </m:ctrlPr>
                              </m:dPr>
                              <m:e>
                                <m:d>
                                  <m:dPr>
                                    <m:ctrlPr>
                                      <w:rPr>
                                        <w:rFonts w:ascii="Cambria Math" w:hAnsi="Cambria Math" w:cs="Times New Roman"/>
                                        <w:bCs/>
                                        <w:color w:val="000000" w:themeColor="text1"/>
                                        <w:sz w:val="24"/>
                                        <w:szCs w:val="24"/>
                                      </w:rPr>
                                    </m:ctrlPr>
                                  </m:dPr>
                                  <m:e>
                                    <m:f>
                                      <m:fPr>
                                        <m:ctrlPr>
                                          <w:rPr>
                                            <w:rFonts w:ascii="Cambria Math" w:hAnsi="Cambria Math" w:cs="Times New Roman"/>
                                            <w:bCs/>
                                            <w:color w:val="000000" w:themeColor="text1"/>
                                            <w:sz w:val="24"/>
                                            <w:szCs w:val="24"/>
                                          </w:rPr>
                                        </m:ctrlPr>
                                      </m:fPr>
                                      <m:num>
                                        <m:r>
                                          <w:rPr>
                                            <w:rFonts w:ascii="Cambria Math" w:hAnsi="Cambria Math" w:cs="Times New Roman"/>
                                            <w:color w:val="000000" w:themeColor="text1"/>
                                            <w:sz w:val="24"/>
                                            <w:szCs w:val="24"/>
                                          </w:rPr>
                                          <m:t>π</m:t>
                                        </m:r>
                                      </m:num>
                                      <m:den>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max</m:t>
                                            </m:r>
                                          </m:sub>
                                        </m:sSub>
                                      </m:den>
                                    </m:f>
                                  </m:e>
                                </m:d>
                                <m:r>
                                  <w:rPr>
                                    <w:rFonts w:ascii="Cambria Math" w:hAnsi="Cambria Math" w:cs="Times New Roman"/>
                                    <w:color w:val="000000" w:themeColor="text1"/>
                                    <w:sz w:val="24"/>
                                    <w:szCs w:val="24"/>
                                  </w:rPr>
                                  <m:t>t-</m:t>
                                </m:r>
                                <m:f>
                                  <m:fPr>
                                    <m:ctrlPr>
                                      <w:rPr>
                                        <w:rFonts w:ascii="Cambria Math" w:hAnsi="Cambria Math" w:cs="Times New Roman"/>
                                        <w:bCs/>
                                        <w:color w:val="000000" w:themeColor="text1"/>
                                        <w:sz w:val="24"/>
                                        <w:szCs w:val="24"/>
                                      </w:rPr>
                                    </m:ctrlPr>
                                  </m:fPr>
                                  <m:num>
                                    <m:r>
                                      <w:rPr>
                                        <w:rFonts w:ascii="Cambria Math" w:hAnsi="Cambria Math" w:cs="Times New Roman"/>
                                        <w:color w:val="000000" w:themeColor="text1"/>
                                        <w:sz w:val="24"/>
                                        <w:szCs w:val="24"/>
                                      </w:rPr>
                                      <m:t>π</m:t>
                                    </m:r>
                                  </m:num>
                                  <m:den>
                                    <m:r>
                                      <w:rPr>
                                        <w:rFonts w:ascii="Cambria Math" w:hAnsi="Cambria Math" w:cs="Times New Roman"/>
                                        <w:color w:val="000000" w:themeColor="text1"/>
                                        <w:sz w:val="24"/>
                                        <w:szCs w:val="24"/>
                                      </w:rPr>
                                      <m:t>2</m:t>
                                    </m:r>
                                  </m:den>
                                </m:f>
                              </m:e>
                            </m:d>
                            <m:r>
                              <w:rPr>
                                <w:rFonts w:ascii="Cambria Math" w:hAnsi="Cambria Math" w:cs="Times New Roman"/>
                                <w:color w:val="000000" w:themeColor="text1"/>
                                <w:sz w:val="24"/>
                                <w:szCs w:val="24"/>
                              </w:rPr>
                              <m:t>+1</m:t>
                            </m:r>
                          </m:e>
                        </m:d>
                        <m:r>
                          <w:rPr>
                            <w:rFonts w:ascii="Cambria Math" w:hAnsi="Cambria Math" w:cs="Times New Roman"/>
                            <w:color w:val="000000" w:themeColor="text1"/>
                            <w:sz w:val="24"/>
                            <w:szCs w:val="24"/>
                          </w:rPr>
                          <m:t>;0&lt;t≤</m:t>
                        </m:r>
                        <m:f>
                          <m:fPr>
                            <m:ctrlPr>
                              <w:rPr>
                                <w:rFonts w:ascii="Cambria Math" w:hAnsi="Cambria Math" w:cs="Times New Roman"/>
                                <w:bCs/>
                                <w:color w:val="000000" w:themeColor="text1"/>
                                <w:sz w:val="24"/>
                                <w:szCs w:val="24"/>
                              </w:rPr>
                            </m:ctrlPr>
                          </m:fPr>
                          <m:num>
                            <m:r>
                              <w:rPr>
                                <w:rFonts w:ascii="Cambria Math" w:hAnsi="Cambria Math" w:cs="Times New Roman"/>
                                <w:color w:val="000000" w:themeColor="text1"/>
                                <w:sz w:val="24"/>
                                <w:szCs w:val="24"/>
                              </w:rPr>
                              <m:t>3</m:t>
                            </m:r>
                          </m:num>
                          <m:den>
                            <m:r>
                              <w:rPr>
                                <w:rFonts w:ascii="Cambria Math" w:hAnsi="Cambria Math" w:cs="Times New Roman"/>
                                <w:color w:val="000000" w:themeColor="text1"/>
                                <w:sz w:val="24"/>
                                <w:szCs w:val="24"/>
                              </w:rPr>
                              <m:t>2</m:t>
                            </m:r>
                          </m:den>
                        </m:f>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max</m:t>
                            </m:r>
                          </m:sub>
                        </m:sSub>
                      </m:e>
                      <m:e>
                        <m:f>
                          <m:fPr>
                            <m:ctrlPr>
                              <w:rPr>
                                <w:rFonts w:ascii="Cambria Math" w:hAnsi="Cambria Math" w:cs="Times New Roman"/>
                                <w:bCs/>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2</m:t>
                            </m:r>
                          </m:den>
                        </m:f>
                        <m:sSup>
                          <m:sSupPr>
                            <m:ctrlPr>
                              <w:rPr>
                                <w:rFonts w:ascii="Cambria Math" w:hAnsi="Cambria Math" w:cs="Times New Roman"/>
                                <w:bCs/>
                                <w:color w:val="000000" w:themeColor="text1"/>
                                <w:sz w:val="24"/>
                                <w:szCs w:val="24"/>
                              </w:rPr>
                            </m:ctrlPr>
                          </m:sSupPr>
                          <m:e>
                            <m:r>
                              <w:rPr>
                                <w:rFonts w:ascii="Cambria Math" w:hAnsi="Cambria Math" w:cs="Times New Roman"/>
                                <w:color w:val="000000" w:themeColor="text1"/>
                                <w:sz w:val="24"/>
                                <w:szCs w:val="24"/>
                              </w:rPr>
                              <m:t>e</m:t>
                            </m:r>
                          </m:e>
                          <m:sup>
                            <m:f>
                              <m:fPr>
                                <m:type m:val="lin"/>
                                <m:ctrlPr>
                                  <w:rPr>
                                    <w:rFonts w:ascii="Cambria Math" w:hAnsi="Cambria Math" w:cs="Times New Roman"/>
                                    <w:bCs/>
                                    <w:color w:val="000000" w:themeColor="text1"/>
                                    <w:sz w:val="24"/>
                                    <w:szCs w:val="24"/>
                                  </w:rPr>
                                </m:ctrlPr>
                              </m:fPr>
                              <m:num>
                                <m:r>
                                  <w:rPr>
                                    <w:rFonts w:ascii="Cambria Math" w:hAnsi="Cambria Math" w:cs="Times New Roman"/>
                                    <w:color w:val="000000" w:themeColor="text1"/>
                                    <w:sz w:val="24"/>
                                    <w:szCs w:val="24"/>
                                  </w:rPr>
                                  <m:t>-</m:t>
                                </m:r>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f>
                                      <m:fPr>
                                        <m:ctrlPr>
                                          <w:rPr>
                                            <w:rFonts w:ascii="Cambria Math" w:hAnsi="Cambria Math" w:cs="Times New Roman"/>
                                            <w:bCs/>
                                            <w:color w:val="000000" w:themeColor="text1"/>
                                            <w:sz w:val="24"/>
                                            <w:szCs w:val="24"/>
                                          </w:rPr>
                                        </m:ctrlPr>
                                      </m:fPr>
                                      <m:num>
                                        <m:r>
                                          <w:rPr>
                                            <w:rFonts w:ascii="Cambria Math" w:hAnsi="Cambria Math" w:cs="Times New Roman"/>
                                            <w:color w:val="000000" w:themeColor="text1"/>
                                            <w:sz w:val="24"/>
                                            <w:szCs w:val="24"/>
                                          </w:rPr>
                                          <m:t>3</m:t>
                                        </m:r>
                                      </m:num>
                                      <m:den>
                                        <m:r>
                                          <w:rPr>
                                            <w:rFonts w:ascii="Cambria Math" w:hAnsi="Cambria Math" w:cs="Times New Roman"/>
                                            <w:color w:val="000000" w:themeColor="text1"/>
                                            <w:sz w:val="24"/>
                                            <w:szCs w:val="24"/>
                                          </w:rPr>
                                          <m:t>2</m:t>
                                        </m:r>
                                      </m:den>
                                    </m:f>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 xml:space="preserve"> t</m:t>
                                        </m:r>
                                      </m:e>
                                      <m:sub>
                                        <m:r>
                                          <w:rPr>
                                            <w:rFonts w:ascii="Cambria Math" w:hAnsi="Cambria Math" w:cs="Times New Roman"/>
                                            <w:color w:val="000000" w:themeColor="text1"/>
                                            <w:sz w:val="24"/>
                                            <w:szCs w:val="24"/>
                                          </w:rPr>
                                          <m:t>max</m:t>
                                        </m:r>
                                      </m:sub>
                                    </m:sSub>
                                  </m:e>
                                </m:d>
                              </m:num>
                              <m:den>
                                <m:r>
                                  <w:rPr>
                                    <w:rFonts w:ascii="Cambria Math" w:hAnsi="Cambria Math" w:cs="Times New Roman"/>
                                    <w:color w:val="000000" w:themeColor="text1"/>
                                    <w:sz w:val="24"/>
                                    <w:szCs w:val="24"/>
                                  </w:rPr>
                                  <m:t>τ</m:t>
                                </m:r>
                              </m:den>
                            </m:f>
                          </m:sup>
                        </m:sSup>
                        <m:r>
                          <w:rPr>
                            <w:rFonts w:ascii="Cambria Math" w:hAnsi="Cambria Math" w:cs="Times New Roman"/>
                            <w:color w:val="000000" w:themeColor="text1"/>
                            <w:sz w:val="24"/>
                            <w:szCs w:val="24"/>
                          </w:rPr>
                          <m:t>;             t&gt;</m:t>
                        </m:r>
                        <m:f>
                          <m:fPr>
                            <m:ctrlPr>
                              <w:rPr>
                                <w:rFonts w:ascii="Cambria Math" w:hAnsi="Cambria Math" w:cs="Times New Roman"/>
                                <w:bCs/>
                                <w:color w:val="000000" w:themeColor="text1"/>
                                <w:sz w:val="24"/>
                                <w:szCs w:val="24"/>
                              </w:rPr>
                            </m:ctrlPr>
                          </m:fPr>
                          <m:num>
                            <m:r>
                              <w:rPr>
                                <w:rFonts w:ascii="Cambria Math" w:hAnsi="Cambria Math" w:cs="Times New Roman"/>
                                <w:color w:val="000000" w:themeColor="text1"/>
                                <w:sz w:val="24"/>
                                <w:szCs w:val="24"/>
                              </w:rPr>
                              <m:t>3</m:t>
                            </m:r>
                          </m:num>
                          <m:den>
                            <m:r>
                              <w:rPr>
                                <w:rFonts w:ascii="Cambria Math" w:hAnsi="Cambria Math" w:cs="Times New Roman"/>
                                <w:color w:val="000000" w:themeColor="text1"/>
                                <w:sz w:val="24"/>
                                <w:szCs w:val="24"/>
                              </w:rPr>
                              <m:t>2</m:t>
                            </m:r>
                          </m:den>
                        </m:f>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max</m:t>
                            </m:r>
                          </m:sub>
                        </m:sSub>
                      </m:e>
                    </m:eqArr>
                  </m:e>
                </m:d>
                <m:r>
                  <w:rPr>
                    <w:rFonts w:ascii="Cambria Math" w:hAnsi="Cambria Math" w:cs="Times New Roman"/>
                    <w:color w:val="000000" w:themeColor="text1"/>
                    <w:sz w:val="24"/>
                    <w:szCs w:val="24"/>
                  </w:rPr>
                  <m:t>.</m:t>
                </m:r>
              </m:oMath>
            </m:oMathPara>
          </w:p>
        </w:tc>
        <w:tc>
          <w:tcPr>
            <w:tcW w:w="1957" w:type="dxa"/>
            <w:tcBorders>
              <w:top w:val="nil"/>
              <w:left w:val="nil"/>
              <w:bottom w:val="nil"/>
              <w:right w:val="nil"/>
            </w:tcBorders>
          </w:tcPr>
          <w:p w14:paraId="70AD9AAD" w14:textId="77777777" w:rsidR="003A03F8" w:rsidRPr="0018770A" w:rsidRDefault="003A03F8" w:rsidP="003A03F8">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(3d)</w:t>
            </w:r>
          </w:p>
        </w:tc>
      </w:tr>
    </w:tbl>
    <w:p w14:paraId="44811F8D" w14:textId="63552926" w:rsidR="003A03F8" w:rsidRPr="0018770A" w:rsidRDefault="003A03F8" w:rsidP="00F463F2">
      <w:pPr>
        <w:spacing w:line="240" w:lineRule="auto"/>
        <w:ind w:firstLine="720"/>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 xml:space="preserve">In Eq. (3a-d), </w:t>
      </w:r>
      <m:oMath>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E</m:t>
            </m:r>
          </m:e>
          <m:sub>
            <m:r>
              <w:rPr>
                <w:rFonts w:ascii="Cambria Math" w:hAnsi="Cambria Math" w:cs="Times New Roman"/>
                <w:color w:val="000000" w:themeColor="text1"/>
                <w:sz w:val="24"/>
                <w:szCs w:val="24"/>
              </w:rPr>
              <m:t>es,LA</m:t>
            </m:r>
          </m:sub>
        </m:sSub>
      </m:oMath>
      <w:r w:rsidRPr="0018770A">
        <w:rPr>
          <w:rFonts w:ascii="Times New Roman" w:hAnsi="Times New Roman" w:cs="Times New Roman"/>
          <w:bCs/>
          <w:color w:val="000000" w:themeColor="text1"/>
          <w:sz w:val="24"/>
          <w:szCs w:val="24"/>
        </w:rPr>
        <w:t xml:space="preserve"> is the end-systolic elastance of the atria, </w:t>
      </w:r>
      <m:oMath>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0,LA</m:t>
            </m:r>
          </m:sub>
        </m:sSub>
      </m:oMath>
      <w:r w:rsidRPr="0018770A">
        <w:rPr>
          <w:rFonts w:ascii="Times New Roman" w:hAnsi="Times New Roman" w:cs="Times New Roman"/>
          <w:bCs/>
          <w:color w:val="000000" w:themeColor="text1"/>
          <w:sz w:val="24"/>
          <w:szCs w:val="24"/>
        </w:rPr>
        <w:t xml:space="preserve"> is the volume</w:t>
      </w:r>
      <w:r w:rsidR="00976A30">
        <w:rPr>
          <w:rFonts w:ascii="Times New Roman" w:hAnsi="Times New Roman" w:cs="Times New Roman"/>
          <w:bCs/>
          <w:color w:val="000000" w:themeColor="text1"/>
          <w:sz w:val="24"/>
          <w:szCs w:val="24"/>
        </w:rPr>
        <w:t>-</w:t>
      </w:r>
      <w:r w:rsidRPr="0018770A">
        <w:rPr>
          <w:rFonts w:ascii="Times New Roman" w:hAnsi="Times New Roman" w:cs="Times New Roman"/>
          <w:bCs/>
          <w:color w:val="000000" w:themeColor="text1"/>
          <w:sz w:val="24"/>
          <w:szCs w:val="24"/>
        </w:rPr>
        <w:t xml:space="preserve">intercept of the end-systolic pressure volume relationship (ESPVR), and both </w:t>
      </w:r>
      <m:oMath>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LA</m:t>
            </m:r>
          </m:sub>
        </m:sSub>
      </m:oMath>
      <w:r w:rsidRPr="0018770A">
        <w:rPr>
          <w:rFonts w:ascii="Times New Roman" w:hAnsi="Times New Roman" w:cs="Times New Roman"/>
          <w:bCs/>
          <w:color w:val="000000" w:themeColor="text1"/>
          <w:sz w:val="24"/>
          <w:szCs w:val="24"/>
        </w:rPr>
        <w:t xml:space="preserve"> and </w:t>
      </w:r>
      <m:oMath>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B</m:t>
            </m:r>
          </m:e>
          <m:sub>
            <m:r>
              <w:rPr>
                <w:rFonts w:ascii="Cambria Math" w:hAnsi="Cambria Math" w:cs="Times New Roman"/>
                <w:color w:val="000000" w:themeColor="text1"/>
                <w:sz w:val="24"/>
                <w:szCs w:val="24"/>
              </w:rPr>
              <m:t>LA</m:t>
            </m:r>
          </m:sub>
        </m:sSub>
      </m:oMath>
      <w:r w:rsidRPr="0018770A">
        <w:rPr>
          <w:rFonts w:ascii="Times New Roman" w:hAnsi="Times New Roman" w:cs="Times New Roman"/>
          <w:bCs/>
          <w:color w:val="000000" w:themeColor="text1"/>
          <w:sz w:val="24"/>
          <w:szCs w:val="24"/>
        </w:rPr>
        <w:t xml:space="preserve"> are parameters of the end-diastolic pressure volume relationship (EDPVR) of the atria. </w:t>
      </w:r>
      <w:r w:rsidR="00153013">
        <w:rPr>
          <w:rFonts w:ascii="Times New Roman" w:hAnsi="Times New Roman" w:cs="Times New Roman"/>
          <w:bCs/>
          <w:color w:val="000000" w:themeColor="text1"/>
          <w:sz w:val="24"/>
          <w:szCs w:val="24"/>
        </w:rPr>
        <w:t>In t</w:t>
      </w:r>
      <w:r w:rsidRPr="0018770A">
        <w:rPr>
          <w:rFonts w:ascii="Times New Roman" w:hAnsi="Times New Roman" w:cs="Times New Roman"/>
          <w:bCs/>
          <w:color w:val="000000" w:themeColor="text1"/>
          <w:sz w:val="24"/>
          <w:szCs w:val="24"/>
        </w:rPr>
        <w:t xml:space="preserve">he </w:t>
      </w:r>
      <w:r w:rsidR="00153013">
        <w:rPr>
          <w:rFonts w:ascii="Times New Roman" w:hAnsi="Times New Roman" w:cs="Times New Roman"/>
          <w:bCs/>
          <w:color w:val="000000" w:themeColor="text1"/>
          <w:sz w:val="24"/>
          <w:szCs w:val="24"/>
        </w:rPr>
        <w:t>elastance</w:t>
      </w:r>
      <w:r w:rsidRPr="0018770A">
        <w:rPr>
          <w:rFonts w:ascii="Times New Roman" w:hAnsi="Times New Roman" w:cs="Times New Roman"/>
          <w:bCs/>
          <w:color w:val="000000" w:themeColor="text1"/>
          <w:sz w:val="24"/>
          <w:szCs w:val="24"/>
        </w:rPr>
        <w:t xml:space="preserve"> function</w:t>
      </w:r>
      <m:oMath>
        <m:r>
          <w:rPr>
            <w:rFonts w:ascii="Cambria Math" w:hAnsi="Cambria Math" w:cs="Times New Roman"/>
            <w:color w:val="000000" w:themeColor="text1"/>
            <w:sz w:val="24"/>
            <w:szCs w:val="24"/>
          </w:rPr>
          <m:t xml:space="preserve"> e</m:t>
        </m:r>
        <m:d>
          <m:dPr>
            <m:ctrlPr>
              <w:rPr>
                <w:rFonts w:ascii="Cambria Math" w:hAnsi="Cambria Math" w:cs="Times New Roman"/>
                <w:bCs/>
                <w:i/>
                <w:color w:val="000000" w:themeColor="text1"/>
                <w:sz w:val="24"/>
                <w:szCs w:val="24"/>
              </w:rPr>
            </m:ctrlPr>
          </m:dPr>
          <m:e>
            <m:r>
              <w:rPr>
                <w:rFonts w:ascii="Cambria Math" w:hAnsi="Cambria Math" w:cs="Times New Roman"/>
                <w:color w:val="000000" w:themeColor="text1"/>
                <w:sz w:val="24"/>
                <w:szCs w:val="24"/>
              </w:rPr>
              <m:t>t</m:t>
            </m:r>
          </m:e>
        </m:d>
      </m:oMath>
      <w:r w:rsidR="00153013">
        <w:rPr>
          <w:rFonts w:ascii="Times New Roman" w:hAnsi="Times New Roman" w:cs="Times New Roman"/>
          <w:bCs/>
          <w:color w:val="000000" w:themeColor="text1"/>
          <w:sz w:val="24"/>
          <w:szCs w:val="24"/>
        </w:rPr>
        <w:t xml:space="preserve"> </w:t>
      </w:r>
      <w:r w:rsidRPr="0018770A">
        <w:rPr>
          <w:rFonts w:ascii="Times New Roman" w:hAnsi="Times New Roman" w:cs="Times New Roman"/>
          <w:bCs/>
          <w:color w:val="000000" w:themeColor="text1"/>
          <w:sz w:val="24"/>
          <w:szCs w:val="24"/>
        </w:rPr>
        <w:t>given in Eq. (3d)</w:t>
      </w:r>
      <w:r w:rsidR="00153013">
        <w:rPr>
          <w:rFonts w:ascii="Times New Roman" w:hAnsi="Times New Roman" w:cs="Times New Roman"/>
          <w:bCs/>
          <w:color w:val="000000" w:themeColor="text1"/>
          <w:sz w:val="24"/>
          <w:szCs w:val="24"/>
        </w:rPr>
        <w:t>,</w:t>
      </w:r>
      <w:r w:rsidRPr="0018770A">
        <w:rPr>
          <w:rFonts w:ascii="Times New Roman" w:hAnsi="Times New Roman" w:cs="Times New Roman"/>
          <w:bCs/>
          <w:color w:val="000000" w:themeColor="text1"/>
          <w:sz w:val="24"/>
          <w:szCs w:val="24"/>
        </w:rPr>
        <w:t xml:space="preserve"> </w:t>
      </w:r>
      <m:oMath>
        <m:sSub>
          <m:sSubPr>
            <m:ctrlPr>
              <w:rPr>
                <w:rFonts w:ascii="Cambria Math" w:hAnsi="Cambria Math" w:cs="Times New Roman"/>
                <w:bCs/>
                <w:i/>
                <w:color w:val="000000" w:themeColor="text1"/>
                <w:sz w:val="24"/>
                <w:szCs w:val="24"/>
                <w:lang w:val="de-DE"/>
              </w:rPr>
            </m:ctrlPr>
          </m:sSubPr>
          <m:e>
            <m:r>
              <w:rPr>
                <w:rFonts w:ascii="Cambria Math" w:hAnsi="Cambria Math" w:cs="Times New Roman"/>
                <w:color w:val="000000" w:themeColor="text1"/>
                <w:sz w:val="24"/>
                <w:szCs w:val="24"/>
                <w:lang w:val="de-DE"/>
              </w:rPr>
              <m:t>t</m:t>
            </m:r>
          </m:e>
          <m:sub>
            <m:r>
              <w:rPr>
                <w:rFonts w:ascii="Cambria Math" w:hAnsi="Cambria Math" w:cs="Times New Roman"/>
                <w:color w:val="000000" w:themeColor="text1"/>
                <w:sz w:val="24"/>
                <w:szCs w:val="24"/>
                <w:lang w:val="de-DE"/>
              </w:rPr>
              <m:t>max</m:t>
            </m:r>
          </m:sub>
        </m:sSub>
      </m:oMath>
      <w:r w:rsidRPr="0018770A">
        <w:rPr>
          <w:rFonts w:ascii="Times New Roman" w:hAnsi="Times New Roman" w:cs="Times New Roman"/>
          <w:bCs/>
          <w:color w:val="000000" w:themeColor="text1"/>
          <w:sz w:val="24"/>
          <w:szCs w:val="24"/>
        </w:rPr>
        <w:t xml:space="preserve"> and </w:t>
      </w:r>
      <m:oMath>
        <m:r>
          <w:rPr>
            <w:rFonts w:ascii="Cambria Math" w:hAnsi="Cambria Math" w:cs="Times New Roman"/>
            <w:color w:val="000000" w:themeColor="text1"/>
            <w:sz w:val="24"/>
            <w:szCs w:val="24"/>
            <w:lang w:val="de-DE"/>
          </w:rPr>
          <m:t>τ</m:t>
        </m:r>
      </m:oMath>
      <w:r w:rsidR="00153013">
        <w:rPr>
          <w:rFonts w:ascii="Times New Roman" w:hAnsi="Times New Roman" w:cs="Times New Roman"/>
          <w:bCs/>
          <w:color w:val="000000" w:themeColor="text1"/>
          <w:sz w:val="24"/>
          <w:szCs w:val="24"/>
        </w:rPr>
        <w:t xml:space="preserve"> are</w:t>
      </w:r>
      <w:r w:rsidRPr="0018770A">
        <w:rPr>
          <w:rFonts w:ascii="Times New Roman" w:hAnsi="Times New Roman" w:cs="Times New Roman"/>
          <w:bCs/>
          <w:color w:val="000000" w:themeColor="text1"/>
          <w:sz w:val="24"/>
          <w:szCs w:val="24"/>
        </w:rPr>
        <w:t xml:space="preserve"> </w:t>
      </w:r>
      <w:r w:rsidR="00153013" w:rsidRPr="00153013">
        <w:rPr>
          <w:rFonts w:ascii="Times New Roman" w:hAnsi="Times New Roman" w:cs="Times New Roman"/>
          <w:bCs/>
          <w:color w:val="000000" w:themeColor="text1"/>
          <w:sz w:val="24"/>
          <w:szCs w:val="24"/>
        </w:rPr>
        <w:t xml:space="preserve">the </w:t>
      </w:r>
      <w:r w:rsidR="00976A30">
        <w:rPr>
          <w:rFonts w:ascii="Times New Roman" w:hAnsi="Times New Roman" w:cs="Times New Roman"/>
          <w:bCs/>
          <w:color w:val="000000" w:themeColor="text1"/>
          <w:sz w:val="24"/>
          <w:szCs w:val="24"/>
        </w:rPr>
        <w:t xml:space="preserve">time taken to reach </w:t>
      </w:r>
      <w:r w:rsidR="00153013" w:rsidRPr="00153013">
        <w:rPr>
          <w:rFonts w:ascii="Times New Roman" w:hAnsi="Times New Roman" w:cs="Times New Roman"/>
          <w:bCs/>
          <w:color w:val="000000" w:themeColor="text1"/>
          <w:sz w:val="24"/>
          <w:szCs w:val="24"/>
        </w:rPr>
        <w:t xml:space="preserve">maximal chamber elastance </w:t>
      </w:r>
      <w:r w:rsidR="00153013">
        <w:rPr>
          <w:rFonts w:ascii="Times New Roman" w:hAnsi="Times New Roman" w:cs="Times New Roman"/>
          <w:bCs/>
          <w:color w:val="000000" w:themeColor="text1"/>
          <w:sz w:val="24"/>
          <w:szCs w:val="24"/>
        </w:rPr>
        <w:t xml:space="preserve">and </w:t>
      </w:r>
      <w:r w:rsidRPr="0018770A">
        <w:rPr>
          <w:rFonts w:ascii="Times New Roman" w:hAnsi="Times New Roman" w:cs="Times New Roman"/>
          <w:bCs/>
          <w:color w:val="000000" w:themeColor="text1"/>
          <w:sz w:val="24"/>
          <w:szCs w:val="24"/>
        </w:rPr>
        <w:t>t</w:t>
      </w:r>
      <w:r w:rsidR="00153013">
        <w:rPr>
          <w:rFonts w:ascii="Times New Roman" w:hAnsi="Times New Roman" w:cs="Times New Roman"/>
          <w:bCs/>
          <w:color w:val="000000" w:themeColor="text1"/>
          <w:sz w:val="24"/>
          <w:szCs w:val="24"/>
        </w:rPr>
        <w:t>he</w:t>
      </w:r>
      <w:r w:rsidR="00976A30" w:rsidRPr="00976A30">
        <w:rPr>
          <w:rFonts w:ascii="Times New Roman" w:hAnsi="Times New Roman" w:cs="Times New Roman"/>
          <w:bCs/>
          <w:color w:val="000000" w:themeColor="text1"/>
          <w:sz w:val="24"/>
          <w:szCs w:val="24"/>
        </w:rPr>
        <w:t xml:space="preserve"> </w:t>
      </w:r>
      <w:r w:rsidR="00976A30">
        <w:rPr>
          <w:rFonts w:ascii="Times New Roman" w:hAnsi="Times New Roman" w:cs="Times New Roman"/>
          <w:bCs/>
          <w:color w:val="000000" w:themeColor="text1"/>
          <w:sz w:val="24"/>
          <w:szCs w:val="24"/>
        </w:rPr>
        <w:t>relaxation</w:t>
      </w:r>
      <w:r w:rsidR="00153013">
        <w:rPr>
          <w:rFonts w:ascii="Times New Roman" w:hAnsi="Times New Roman" w:cs="Times New Roman"/>
          <w:bCs/>
          <w:color w:val="000000" w:themeColor="text1"/>
          <w:sz w:val="24"/>
          <w:szCs w:val="24"/>
        </w:rPr>
        <w:t xml:space="preserve"> time constant, respectively.</w:t>
      </w:r>
    </w:p>
    <w:p w14:paraId="28A43EE3" w14:textId="1BB42D1A" w:rsidR="003A03F8" w:rsidRPr="0018770A" w:rsidRDefault="003A03F8" w:rsidP="00F463F2">
      <w:pPr>
        <w:spacing w:line="240" w:lineRule="auto"/>
        <w:ind w:firstLine="720"/>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lastRenderedPageBreak/>
        <w:t>On the other hand, pressure in each (arterial and venous) compartment depends on its prescribed compliance and the difference between the instantaneous volume and its prescribed resting volume</w:t>
      </w:r>
      <w:r w:rsidR="008E75D2">
        <w:rPr>
          <w:rFonts w:ascii="Times New Roman" w:hAnsi="Times New Roman" w:cs="Times New Roman"/>
          <w:bCs/>
          <w:color w:val="000000" w:themeColor="text1"/>
          <w:sz w:val="24"/>
          <w:szCs w:val="24"/>
        </w:rPr>
        <w:t xml:space="preserve"> by</w:t>
      </w:r>
    </w:p>
    <w:tbl>
      <w:tblPr>
        <w:tblW w:w="0" w:type="auto"/>
        <w:tblInd w:w="720" w:type="dxa"/>
        <w:tblLook w:val="04A0" w:firstRow="1" w:lastRow="0" w:firstColumn="1" w:lastColumn="0" w:noHBand="0" w:noVBand="1"/>
      </w:tblPr>
      <w:tblGrid>
        <w:gridCol w:w="6798"/>
        <w:gridCol w:w="1842"/>
      </w:tblGrid>
      <w:tr w:rsidR="003A03F8" w:rsidRPr="0018770A" w14:paraId="7D566424" w14:textId="77777777" w:rsidTr="00F463F2">
        <w:tc>
          <w:tcPr>
            <w:tcW w:w="7285" w:type="dxa"/>
          </w:tcPr>
          <w:p w14:paraId="400D5C10" w14:textId="77777777" w:rsidR="003A03F8" w:rsidRPr="0018770A" w:rsidRDefault="007E3733" w:rsidP="003A03F8">
            <w:pPr>
              <w:spacing w:line="240" w:lineRule="auto"/>
              <w:jc w:val="both"/>
              <w:rPr>
                <w:rFonts w:ascii="Times New Roman" w:hAnsi="Times New Roman" w:cs="Times New Roman"/>
                <w:bCs/>
                <w:color w:val="000000" w:themeColor="text1"/>
                <w:sz w:val="24"/>
                <w:szCs w:val="24"/>
              </w:rPr>
            </w:pP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ven</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f>
                <m:fPr>
                  <m:ctrlPr>
                    <w:rPr>
                      <w:rFonts w:ascii="Cambria Math" w:hAnsi="Cambria Math" w:cs="Times New Roman"/>
                      <w:bCs/>
                      <w:color w:val="000000" w:themeColor="text1"/>
                      <w:sz w:val="24"/>
                      <w:szCs w:val="24"/>
                    </w:rPr>
                  </m:ctrlPr>
                </m:fPr>
                <m:num>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ven</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ven,0</m:t>
                      </m:r>
                    </m:sub>
                  </m:sSub>
                </m:num>
                <m:den>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ven</m:t>
                      </m:r>
                    </m:sub>
                  </m:sSub>
                </m:den>
              </m:f>
              <m:r>
                <w:rPr>
                  <w:rFonts w:ascii="Cambria Math" w:hAnsi="Cambria Math" w:cs="Times New Roman"/>
                  <w:color w:val="000000" w:themeColor="text1"/>
                  <w:sz w:val="24"/>
                  <w:szCs w:val="24"/>
                </w:rPr>
                <m:t>,</m:t>
              </m:r>
            </m:oMath>
            <w:r w:rsidR="003A03F8" w:rsidRPr="0018770A">
              <w:rPr>
                <w:rFonts w:ascii="Times New Roman" w:hAnsi="Times New Roman" w:cs="Times New Roman"/>
                <w:bCs/>
                <w:color w:val="000000" w:themeColor="text1"/>
                <w:sz w:val="24"/>
                <w:szCs w:val="24"/>
              </w:rPr>
              <w:t xml:space="preserve"> </w:t>
            </w:r>
          </w:p>
        </w:tc>
        <w:tc>
          <w:tcPr>
            <w:tcW w:w="1957" w:type="dxa"/>
          </w:tcPr>
          <w:p w14:paraId="5B91A43B" w14:textId="77777777" w:rsidR="003A03F8" w:rsidRPr="0018770A" w:rsidRDefault="003A03F8" w:rsidP="003A03F8">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(4a)</w:t>
            </w:r>
          </w:p>
        </w:tc>
      </w:tr>
      <w:tr w:rsidR="003A03F8" w:rsidRPr="0018770A" w14:paraId="5E841952" w14:textId="77777777" w:rsidTr="00F463F2">
        <w:tc>
          <w:tcPr>
            <w:tcW w:w="7285" w:type="dxa"/>
          </w:tcPr>
          <w:p w14:paraId="764CAAD1" w14:textId="77777777" w:rsidR="003A03F8" w:rsidRPr="0018770A" w:rsidRDefault="007E3733" w:rsidP="003A03F8">
            <w:pPr>
              <w:spacing w:line="240" w:lineRule="auto"/>
              <w:jc w:val="both"/>
              <w:rPr>
                <w:rFonts w:ascii="Times New Roman" w:hAnsi="Times New Roman" w:cs="Times New Roman"/>
                <w:bCs/>
                <w:color w:val="000000" w:themeColor="text1"/>
                <w:sz w:val="24"/>
                <w:szCs w:val="24"/>
              </w:rPr>
            </w:pP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a,p</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f>
                <m:fPr>
                  <m:ctrlPr>
                    <w:rPr>
                      <w:rFonts w:ascii="Cambria Math" w:hAnsi="Cambria Math" w:cs="Times New Roman"/>
                      <w:bCs/>
                      <w:color w:val="000000" w:themeColor="text1"/>
                      <w:sz w:val="24"/>
                      <w:szCs w:val="24"/>
                    </w:rPr>
                  </m:ctrlPr>
                </m:fPr>
                <m:num>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a,p</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a,p,0</m:t>
                      </m:r>
                    </m:sub>
                  </m:sSub>
                </m:num>
                <m:den>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a,p</m:t>
                      </m:r>
                    </m:sub>
                  </m:sSub>
                </m:den>
              </m:f>
            </m:oMath>
            <w:r w:rsidR="003A03F8" w:rsidRPr="0018770A">
              <w:rPr>
                <w:rFonts w:ascii="Times New Roman" w:hAnsi="Times New Roman" w:cs="Times New Roman"/>
                <w:bCs/>
                <w:color w:val="000000" w:themeColor="text1"/>
                <w:sz w:val="24"/>
                <w:szCs w:val="24"/>
              </w:rPr>
              <w:t>,</w:t>
            </w:r>
          </w:p>
        </w:tc>
        <w:tc>
          <w:tcPr>
            <w:tcW w:w="1957" w:type="dxa"/>
          </w:tcPr>
          <w:p w14:paraId="764209EF" w14:textId="77777777" w:rsidR="003A03F8" w:rsidRPr="0018770A" w:rsidRDefault="003A03F8" w:rsidP="003A03F8">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(4b)</w:t>
            </w:r>
          </w:p>
        </w:tc>
      </w:tr>
      <w:tr w:rsidR="003A03F8" w:rsidRPr="0018770A" w14:paraId="5B20548C" w14:textId="77777777" w:rsidTr="00F463F2">
        <w:tc>
          <w:tcPr>
            <w:tcW w:w="7285" w:type="dxa"/>
          </w:tcPr>
          <w:p w14:paraId="0CCC569A" w14:textId="77777777" w:rsidR="003A03F8" w:rsidRPr="0018770A" w:rsidRDefault="007E3733" w:rsidP="003A03F8">
            <w:pPr>
              <w:spacing w:line="240" w:lineRule="auto"/>
              <w:jc w:val="both"/>
              <w:rPr>
                <w:rFonts w:ascii="Times New Roman" w:hAnsi="Times New Roman" w:cs="Times New Roman"/>
                <w:bCs/>
                <w:color w:val="000000" w:themeColor="text1"/>
                <w:sz w:val="24"/>
                <w:szCs w:val="24"/>
              </w:rPr>
            </w:pP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a,d</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f>
                <m:fPr>
                  <m:ctrlPr>
                    <w:rPr>
                      <w:rFonts w:ascii="Cambria Math" w:hAnsi="Cambria Math" w:cs="Times New Roman"/>
                      <w:bCs/>
                      <w:color w:val="000000" w:themeColor="text1"/>
                      <w:sz w:val="24"/>
                      <w:szCs w:val="24"/>
                    </w:rPr>
                  </m:ctrlPr>
                </m:fPr>
                <m:num>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a,d</m:t>
                      </m:r>
                    </m:sub>
                  </m:sSub>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a,d,0</m:t>
                      </m:r>
                    </m:sub>
                  </m:sSub>
                </m:num>
                <m:den>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a,d</m:t>
                      </m:r>
                    </m:sub>
                  </m:sSub>
                </m:den>
              </m:f>
            </m:oMath>
            <w:r w:rsidR="003A03F8" w:rsidRPr="0018770A">
              <w:rPr>
                <w:rFonts w:ascii="Times New Roman" w:hAnsi="Times New Roman" w:cs="Times New Roman"/>
                <w:bCs/>
                <w:color w:val="000000" w:themeColor="text1"/>
                <w:sz w:val="24"/>
                <w:szCs w:val="24"/>
              </w:rPr>
              <w:t>,</w:t>
            </w:r>
          </w:p>
        </w:tc>
        <w:tc>
          <w:tcPr>
            <w:tcW w:w="1957" w:type="dxa"/>
          </w:tcPr>
          <w:p w14:paraId="1623166F" w14:textId="77777777" w:rsidR="003A03F8" w:rsidRPr="0018770A" w:rsidRDefault="003A03F8" w:rsidP="003A03F8">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(4c)</w:t>
            </w:r>
          </w:p>
        </w:tc>
      </w:tr>
      <w:tr w:rsidR="00102802" w:rsidRPr="0018770A" w14:paraId="33F009F8" w14:textId="77777777" w:rsidTr="00F463F2">
        <w:tc>
          <w:tcPr>
            <w:tcW w:w="7285" w:type="dxa"/>
          </w:tcPr>
          <w:p w14:paraId="3987E422" w14:textId="27355362" w:rsidR="00102802" w:rsidRPr="00102802" w:rsidRDefault="007E3733">
            <w:pPr>
              <w:spacing w:line="240" w:lineRule="auto"/>
              <w:jc w:val="both"/>
              <w:rPr>
                <w:rFonts w:ascii="Calibri" w:eastAsia="Calibri" w:hAnsi="Calibri" w:cs="Times New Roman"/>
                <w:bCs/>
                <w:color w:val="000000" w:themeColor="text1"/>
                <w:sz w:val="24"/>
                <w:szCs w:val="24"/>
              </w:rPr>
            </w:pP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LV</m:t>
                  </m:r>
                </m:sub>
              </m:sSub>
              <m:d>
                <m:dPr>
                  <m:ctrlPr>
                    <w:rPr>
                      <w:rFonts w:ascii="Cambria Math" w:hAnsi="Cambria Math" w:cs="Times New Roman"/>
                      <w:bCs/>
                      <w:i/>
                      <w:color w:val="000000" w:themeColor="text1"/>
                      <w:sz w:val="24"/>
                      <w:szCs w:val="24"/>
                    </w:rPr>
                  </m:ctrlPr>
                </m:dPr>
                <m:e>
                  <m:r>
                    <w:rPr>
                      <w:rFonts w:ascii="Cambria Math" w:hAnsi="Cambria Math" w:cs="Times New Roman"/>
                      <w:color w:val="000000" w:themeColor="text1"/>
                      <w:sz w:val="24"/>
                      <w:szCs w:val="24"/>
                    </w:rPr>
                    <m:t>t</m:t>
                  </m:r>
                </m:e>
              </m:d>
              <m:r>
                <w:rPr>
                  <w:rFonts w:ascii="Cambria Math" w:hAnsi="Cambria Math" w:cs="Times New Roman"/>
                  <w:color w:val="000000" w:themeColor="text1"/>
                  <w:sz w:val="24"/>
                  <w:szCs w:val="24"/>
                </w:rPr>
                <m:t xml:space="preserve">= </m:t>
              </m:r>
              <m:sSup>
                <m:sSupPr>
                  <m:ctrlPr>
                    <w:rPr>
                      <w:rFonts w:ascii="Cambria Math" w:hAnsi="Cambria Math" w:cs="Times New Roman"/>
                      <w:bCs/>
                      <w:color w:val="000000" w:themeColor="text1"/>
                      <w:sz w:val="24"/>
                      <w:szCs w:val="24"/>
                    </w:rPr>
                  </m:ctrlPr>
                </m:sSupPr>
                <m:e>
                  <m:r>
                    <w:rPr>
                      <w:rFonts w:ascii="Cambria Math" w:hAnsi="Cambria Math" w:cs="Times New Roman"/>
                      <w:color w:val="000000" w:themeColor="text1"/>
                      <w:sz w:val="24"/>
                      <w:szCs w:val="24"/>
                    </w:rPr>
                    <m:t>f</m:t>
                  </m:r>
                </m:e>
                <m:sup>
                  <m:r>
                    <w:rPr>
                      <w:rFonts w:ascii="Cambria Math" w:hAnsi="Cambria Math" w:cs="Times New Roman"/>
                      <w:color w:val="000000" w:themeColor="text1"/>
                      <w:sz w:val="24"/>
                      <w:szCs w:val="24"/>
                    </w:rPr>
                    <m:t>FE</m:t>
                  </m:r>
                </m:sup>
              </m:sSup>
              <m:d>
                <m:dPr>
                  <m:ctrlPr>
                    <w:rPr>
                      <w:rFonts w:ascii="Cambria Math" w:hAnsi="Cambria Math" w:cs="Times New Roman"/>
                      <w:bCs/>
                      <w:i/>
                      <w:color w:val="000000" w:themeColor="text1"/>
                      <w:sz w:val="24"/>
                      <w:szCs w:val="24"/>
                    </w:rPr>
                  </m:ctrlPr>
                </m:dPr>
                <m:e>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LV</m:t>
                      </m:r>
                    </m:sub>
                  </m:sSub>
                  <m:d>
                    <m:dPr>
                      <m:ctrlPr>
                        <w:rPr>
                          <w:rFonts w:ascii="Cambria Math" w:hAnsi="Cambria Math" w:cs="Times New Roman"/>
                          <w:bCs/>
                          <w:i/>
                          <w:color w:val="000000" w:themeColor="text1"/>
                          <w:sz w:val="24"/>
                          <w:szCs w:val="24"/>
                        </w:rPr>
                      </m:ctrlPr>
                    </m:dPr>
                    <m:e>
                      <m:r>
                        <w:rPr>
                          <w:rFonts w:ascii="Cambria Math" w:hAnsi="Cambria Math" w:cs="Times New Roman"/>
                          <w:color w:val="000000" w:themeColor="text1"/>
                          <w:sz w:val="24"/>
                          <w:szCs w:val="24"/>
                        </w:rPr>
                        <m:t>t</m:t>
                      </m:r>
                    </m:e>
                  </m:d>
                </m:e>
              </m:d>
            </m:oMath>
            <w:r w:rsidR="00917CBB">
              <w:rPr>
                <w:rFonts w:ascii="Calibri" w:eastAsia="Calibri" w:hAnsi="Calibri" w:cs="Times New Roman"/>
                <w:color w:val="000000" w:themeColor="text1"/>
                <w:sz w:val="24"/>
                <w:szCs w:val="24"/>
              </w:rPr>
              <w:t>,</w:t>
            </w:r>
          </w:p>
        </w:tc>
        <w:tc>
          <w:tcPr>
            <w:tcW w:w="1957" w:type="dxa"/>
          </w:tcPr>
          <w:p w14:paraId="2D47BB7A" w14:textId="4A8DF109" w:rsidR="00102802" w:rsidRPr="0018770A" w:rsidRDefault="00102802" w:rsidP="003A03F8">
            <w:pPr>
              <w:spacing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(4d)</w:t>
            </w:r>
          </w:p>
        </w:tc>
      </w:tr>
    </w:tbl>
    <w:p w14:paraId="02586FDB" w14:textId="0402433B" w:rsidR="003A03F8" w:rsidRDefault="003A03F8" w:rsidP="003A03F8">
      <w:pPr>
        <w:spacing w:line="240" w:lineRule="auto"/>
        <w:jc w:val="both"/>
        <w:rPr>
          <w:rFonts w:ascii="Times New Roman" w:hAnsi="Times New Roman" w:cs="Times New Roman"/>
          <w:bCs/>
          <w:iCs/>
          <w:color w:val="000000" w:themeColor="text1"/>
          <w:sz w:val="24"/>
          <w:szCs w:val="24"/>
        </w:rPr>
      </w:pPr>
      <w:r w:rsidRPr="0018770A">
        <w:rPr>
          <w:rFonts w:ascii="Times New Roman" w:hAnsi="Times New Roman" w:cs="Times New Roman"/>
          <w:bCs/>
          <w:color w:val="000000" w:themeColor="text1"/>
          <w:sz w:val="24"/>
          <w:szCs w:val="24"/>
        </w:rPr>
        <w:t xml:space="preserve">where,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ven,0</m:t>
            </m:r>
          </m:sub>
        </m:sSub>
        <m:r>
          <w:rPr>
            <w:rFonts w:ascii="Cambria Math" w:hAnsi="Cambria Math" w:cs="Times New Roman"/>
            <w:color w:val="000000" w:themeColor="text1"/>
            <w:sz w:val="24"/>
            <w:szCs w:val="24"/>
          </w:rPr>
          <m:t xml:space="preserve">, </m:t>
        </m:r>
        <m:r>
          <m:rPr>
            <m:sty m:val="p"/>
          </m:rPr>
          <w:rPr>
            <w:rFonts w:ascii="Cambria Math" w:hAnsi="Cambria Math" w:cs="Times New Roman"/>
            <w:color w:val="000000" w:themeColor="text1"/>
            <w:sz w:val="24"/>
            <w:szCs w:val="24"/>
          </w:rPr>
          <m:t xml:space="preserve"> </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a,p,0</m:t>
            </m:r>
          </m:sub>
        </m:sSub>
        <m:r>
          <w:rPr>
            <w:rFonts w:ascii="Cambria Math" w:hAnsi="Cambria Math" w:cs="Times New Roman"/>
            <w:color w:val="000000" w:themeColor="text1"/>
            <w:sz w:val="24"/>
            <w:szCs w:val="24"/>
          </w:rPr>
          <m:t xml:space="preserve">, </m:t>
        </m:r>
        <m:r>
          <m:rPr>
            <m:sty m:val="p"/>
          </m:rPr>
          <w:rPr>
            <w:rFonts w:ascii="Cambria Math" w:hAnsi="Cambria Math" w:cs="Times New Roman"/>
            <w:color w:val="000000" w:themeColor="text1"/>
            <w:sz w:val="24"/>
            <w:szCs w:val="24"/>
          </w:rPr>
          <m:t xml:space="preserve"> </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a,d,0</m:t>
            </m:r>
          </m:sub>
        </m:sSub>
        <m:r>
          <w:rPr>
            <w:rFonts w:ascii="Cambria Math" w:hAnsi="Cambria Math" w:cs="Times New Roman"/>
            <w:color w:val="000000" w:themeColor="text1"/>
            <w:sz w:val="24"/>
            <w:szCs w:val="24"/>
          </w:rPr>
          <m:t xml:space="preserve"> </m:t>
        </m:r>
      </m:oMath>
      <w:r w:rsidRPr="0018770A">
        <w:rPr>
          <w:rFonts w:ascii="Times New Roman" w:hAnsi="Times New Roman" w:cs="Times New Roman"/>
          <w:bCs/>
          <w:color w:val="000000" w:themeColor="text1"/>
          <w:sz w:val="24"/>
          <w:szCs w:val="24"/>
        </w:rPr>
        <w:t xml:space="preserve"> are constants representing the resting volumes and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ven</m:t>
            </m:r>
          </m:sub>
        </m:sSub>
        <m:r>
          <w:rPr>
            <w:rFonts w:ascii="Cambria Math" w:hAnsi="Cambria Math" w:cs="Times New Roman"/>
            <w:color w:val="000000" w:themeColor="text1"/>
            <w:sz w:val="24"/>
            <w:szCs w:val="24"/>
          </w:rPr>
          <m:t xml:space="preserve">, </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a,p</m:t>
            </m:r>
          </m:sub>
        </m:sSub>
        <m:r>
          <w:rPr>
            <w:rFonts w:ascii="Cambria Math" w:hAnsi="Cambria Math" w:cs="Times New Roman"/>
            <w:color w:val="000000" w:themeColor="text1"/>
            <w:sz w:val="24"/>
            <w:szCs w:val="24"/>
          </w:rPr>
          <m:t xml:space="preserve">, </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a,d</m:t>
            </m:r>
          </m:sub>
        </m:sSub>
      </m:oMath>
      <w:r w:rsidRPr="0018770A">
        <w:rPr>
          <w:rFonts w:ascii="Times New Roman" w:hAnsi="Times New Roman" w:cs="Times New Roman"/>
          <w:bCs/>
          <w:color w:val="000000" w:themeColor="text1"/>
          <w:sz w:val="24"/>
          <w:szCs w:val="24"/>
        </w:rPr>
        <w:t xml:space="preserve"> are the total compliance of venous, proximal and distal arteries, respectively. Finally, pressure in the LV,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LV</m:t>
            </m:r>
          </m:sub>
        </m:sSub>
        <m:d>
          <m:dPr>
            <m:ctrlPr>
              <w:rPr>
                <w:rFonts w:ascii="Cambria Math" w:hAnsi="Cambria Math" w:cs="Times New Roman"/>
                <w:bCs/>
                <w:i/>
                <w:color w:val="000000" w:themeColor="text1"/>
                <w:sz w:val="24"/>
                <w:szCs w:val="24"/>
              </w:rPr>
            </m:ctrlPr>
          </m:dPr>
          <m:e>
            <m:r>
              <w:rPr>
                <w:rFonts w:ascii="Cambria Math" w:hAnsi="Cambria Math" w:cs="Times New Roman"/>
                <w:color w:val="000000" w:themeColor="text1"/>
                <w:sz w:val="24"/>
                <w:szCs w:val="24"/>
              </w:rPr>
              <m:t>t</m:t>
            </m:r>
          </m:e>
        </m:d>
      </m:oMath>
      <w:r w:rsidRPr="0018770A">
        <w:rPr>
          <w:rFonts w:ascii="Times New Roman" w:hAnsi="Times New Roman" w:cs="Times New Roman"/>
          <w:bCs/>
          <w:color w:val="000000" w:themeColor="text1"/>
          <w:sz w:val="24"/>
          <w:szCs w:val="24"/>
        </w:rPr>
        <w:t xml:space="preserve">, </w:t>
      </w:r>
      <w:r w:rsidR="008E75D2">
        <w:rPr>
          <w:rFonts w:ascii="Times New Roman" w:hAnsi="Times New Roman" w:cs="Times New Roman"/>
          <w:bCs/>
          <w:color w:val="000000" w:themeColor="text1"/>
          <w:sz w:val="24"/>
          <w:szCs w:val="24"/>
        </w:rPr>
        <w:t>was</w:t>
      </w:r>
      <w:r w:rsidR="008E75D2" w:rsidRPr="0018770A">
        <w:rPr>
          <w:rFonts w:ascii="Times New Roman" w:hAnsi="Times New Roman" w:cs="Times New Roman"/>
          <w:bCs/>
          <w:color w:val="000000" w:themeColor="text1"/>
          <w:sz w:val="24"/>
          <w:szCs w:val="24"/>
        </w:rPr>
        <w:t xml:space="preserve"> </w:t>
      </w:r>
      <w:r w:rsidR="0070734F">
        <w:rPr>
          <w:rFonts w:ascii="Times New Roman" w:hAnsi="Times New Roman" w:cs="Times New Roman"/>
          <w:bCs/>
          <w:color w:val="000000" w:themeColor="text1"/>
          <w:sz w:val="24"/>
          <w:szCs w:val="24"/>
        </w:rPr>
        <w:t>calculated from</w:t>
      </w:r>
      <w:r w:rsidR="008E75D2">
        <w:rPr>
          <w:rFonts w:ascii="Times New Roman" w:hAnsi="Times New Roman" w:cs="Times New Roman"/>
          <w:bCs/>
          <w:color w:val="000000" w:themeColor="text1"/>
          <w:sz w:val="24"/>
          <w:szCs w:val="24"/>
        </w:rPr>
        <w:t xml:space="preserve"> the</w:t>
      </w:r>
      <w:r w:rsidR="0070734F">
        <w:rPr>
          <w:rFonts w:ascii="Times New Roman" w:hAnsi="Times New Roman" w:cs="Times New Roman"/>
          <w:bCs/>
          <w:color w:val="000000" w:themeColor="text1"/>
          <w:sz w:val="24"/>
          <w:szCs w:val="24"/>
        </w:rPr>
        <w:t xml:space="preserve"> FE model as described in the next section</w:t>
      </w:r>
      <w:r w:rsidR="0070734F" w:rsidRPr="0018770A" w:rsidDel="0070734F">
        <w:rPr>
          <w:rFonts w:ascii="Times New Roman" w:hAnsi="Times New Roman" w:cs="Times New Roman"/>
          <w:bCs/>
          <w:color w:val="000000" w:themeColor="text1"/>
          <w:sz w:val="24"/>
          <w:szCs w:val="24"/>
        </w:rPr>
        <w:t xml:space="preserve"> </w:t>
      </w:r>
      <w:r w:rsidR="0070734F">
        <w:rPr>
          <w:rFonts w:ascii="Times New Roman" w:hAnsi="Times New Roman" w:cs="Times New Roman"/>
          <w:bCs/>
          <w:color w:val="000000" w:themeColor="text1"/>
          <w:sz w:val="24"/>
          <w:szCs w:val="24"/>
        </w:rPr>
        <w:t>with the</w:t>
      </w:r>
      <w:r w:rsidRPr="0018770A">
        <w:rPr>
          <w:rFonts w:ascii="Times New Roman" w:hAnsi="Times New Roman" w:cs="Times New Roman"/>
          <w:bCs/>
          <w:color w:val="000000" w:themeColor="text1"/>
          <w:sz w:val="24"/>
          <w:szCs w:val="24"/>
        </w:rPr>
        <w:t xml:space="preserve"> instantaneous volume,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LV</m:t>
            </m:r>
          </m:sub>
        </m:sSub>
        <m:d>
          <m:dPr>
            <m:ctrlPr>
              <w:rPr>
                <w:rFonts w:ascii="Cambria Math" w:hAnsi="Cambria Math" w:cs="Times New Roman"/>
                <w:bCs/>
                <w:i/>
                <w:color w:val="000000" w:themeColor="text1"/>
                <w:sz w:val="24"/>
                <w:szCs w:val="24"/>
              </w:rPr>
            </m:ctrlPr>
          </m:dPr>
          <m:e>
            <m:r>
              <w:rPr>
                <w:rFonts w:ascii="Cambria Math" w:hAnsi="Cambria Math" w:cs="Times New Roman"/>
                <w:color w:val="000000" w:themeColor="text1"/>
                <w:sz w:val="24"/>
                <w:szCs w:val="24"/>
              </w:rPr>
              <m:t>t</m:t>
            </m:r>
          </m:e>
        </m:d>
      </m:oMath>
      <w:r w:rsidRPr="0018770A">
        <w:rPr>
          <w:rFonts w:ascii="Times New Roman" w:hAnsi="Times New Roman" w:cs="Times New Roman"/>
          <w:bCs/>
          <w:color w:val="000000" w:themeColor="text1"/>
          <w:sz w:val="24"/>
          <w:szCs w:val="24"/>
        </w:rPr>
        <w:t xml:space="preserve">, </w:t>
      </w:r>
      <w:r w:rsidR="0070734F">
        <w:rPr>
          <w:rFonts w:ascii="Times New Roman" w:hAnsi="Times New Roman" w:cs="Times New Roman"/>
          <w:bCs/>
          <w:color w:val="000000" w:themeColor="text1"/>
          <w:sz w:val="24"/>
          <w:szCs w:val="24"/>
        </w:rPr>
        <w:t>as the input</w:t>
      </w:r>
      <w:r w:rsidR="00102802">
        <w:rPr>
          <w:rFonts w:ascii="Times New Roman" w:hAnsi="Times New Roman" w:cs="Times New Roman"/>
          <w:bCs/>
          <w:color w:val="000000" w:themeColor="text1"/>
          <w:sz w:val="24"/>
          <w:szCs w:val="24"/>
        </w:rPr>
        <w:t>.</w:t>
      </w:r>
      <w:r w:rsidR="00102802" w:rsidRPr="00102802">
        <w:rPr>
          <w:rFonts w:ascii="Times New Roman" w:hAnsi="Times New Roman" w:cs="Times New Roman"/>
          <w:bCs/>
          <w:iCs/>
          <w:color w:val="000000" w:themeColor="text1"/>
          <w:sz w:val="24"/>
          <w:szCs w:val="24"/>
        </w:rPr>
        <w:t xml:space="preserve"> </w:t>
      </w:r>
      <w:r w:rsidR="00102802">
        <w:rPr>
          <w:rFonts w:ascii="Times New Roman" w:hAnsi="Times New Roman" w:cs="Times New Roman"/>
          <w:bCs/>
          <w:iCs/>
          <w:color w:val="000000" w:themeColor="text1"/>
          <w:sz w:val="24"/>
          <w:szCs w:val="24"/>
        </w:rPr>
        <w:t>The ODEs in Eq. (1) were solved using an explicit time integration scheme.</w:t>
      </w:r>
    </w:p>
    <w:p w14:paraId="391CEA71" w14:textId="77777777" w:rsidR="00102802" w:rsidRPr="0018770A" w:rsidRDefault="00102802" w:rsidP="00102802">
      <w:pPr>
        <w:spacing w:line="240" w:lineRule="auto"/>
        <w:jc w:val="both"/>
        <w:rPr>
          <w:rFonts w:ascii="Times New Roman" w:hAnsi="Times New Roman" w:cs="Times New Roman"/>
          <w:b/>
          <w:bCs/>
          <w:i/>
          <w:color w:val="000000" w:themeColor="text1"/>
          <w:sz w:val="24"/>
          <w:szCs w:val="24"/>
          <w:u w:val="single"/>
        </w:rPr>
      </w:pPr>
      <w:r w:rsidRPr="0018770A">
        <w:rPr>
          <w:rFonts w:ascii="Times New Roman" w:hAnsi="Times New Roman" w:cs="Times New Roman"/>
          <w:b/>
          <w:bCs/>
          <w:i/>
          <w:color w:val="000000" w:themeColor="text1"/>
          <w:sz w:val="24"/>
          <w:szCs w:val="24"/>
          <w:u w:val="single"/>
        </w:rPr>
        <w:t>Finite element model formulation:</w:t>
      </w:r>
    </w:p>
    <w:p w14:paraId="255ACBB7" w14:textId="65D9EFEB" w:rsidR="00102802" w:rsidRPr="0018770A" w:rsidRDefault="00102802" w:rsidP="00F463F2">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 xml:space="preserve">Finite element formulation of the LV model has been described previously </w:t>
      </w:r>
      <w:r w:rsidRPr="0018770A">
        <w:rPr>
          <w:rFonts w:ascii="Times New Roman" w:hAnsi="Times New Roman" w:cs="Times New Roman"/>
          <w:bCs/>
          <w:color w:val="000000" w:themeColor="text1"/>
          <w:sz w:val="24"/>
          <w:szCs w:val="24"/>
        </w:rPr>
        <w:fldChar w:fldCharType="begin" w:fldLock="1"/>
      </w:r>
      <w:r w:rsidR="007161F5">
        <w:rPr>
          <w:rFonts w:ascii="Times New Roman" w:hAnsi="Times New Roman" w:cs="Times New Roman"/>
          <w:bCs/>
          <w:color w:val="000000" w:themeColor="text1"/>
          <w:sz w:val="24"/>
          <w:szCs w:val="24"/>
        </w:rPr>
        <w:instrText>ADDIN CSL_CITATION {"citationItems":[{"id":"ITEM-1","itemData":{"DOI":"10.1038/s41598-019-48670-8","ISSN":"2045-2322","abstract":"Based on recent single-cell experiments showing that longitudinal myocyte stretch produces both parallel and serial addition of sarcomeres, we developed an anisotropic growth constitutive model with elastic myofiber stretch as the growth stimuli to simulate long-term changes in biventricular geometry associated with alterations in cardiac electromechanics. The constitutive model is developed based on the volumetric growth framework. In the model, local growth evolutions of the myocyte's longitudinal and transverse directions are driven by the deviations of maximum elastic myofiber stretch over a cardiac cycle from its corresponding local homeostatic set point, but with different sensitivities. Local homeostatic set point is determined from a simulation with normal activation pattern. The growth constitutive model is coupled to an electromechanics model and calibrated based on both global and local ventricular geometrical changes associated with chronic left ventricular free wall pacing found in previous animal experiments. We show that the coupled electromechanics-growth model can quantitatively reproduce the following: (1) Thinning and thickening of the ventricular wall respectively at early and late activated regions and (2) Global left ventricular dilation as measured in experiments. These findings reinforce the role of elastic myofiber stretch as a growth stimulant at both cellular level and tissue-level.","author":[{"dropping-particle":"","family":"Arumugam","given":"Jayavel","non-dropping-particle":"","parse-names":false,"suffix":""},{"dropping-particle":"","family":"Mojumder","given":"Joy","non-dropping-particle":"","parse-names":false,"suffix":""},{"dropping-particle":"","family":"Kassab","given":"Ghassan","non-dropping-particle":"","parse-names":false,"suffix":""},{"dropping-particle":"","family":"Lee","given":"Lik Chuan","non-dropping-particle":"","parse-names":false,"suffix":""}],"container-title":"Scientific Reports","id":"ITEM-1","issue":"1","issued":{"date-parts":[["2019"]]},"title":"Model of Anisotropic Reverse Cardiac Growth in Mechanical Dyssynchrony","type":"article-journal","volume":"9"},"uris":["http://www.mendeley.com/documents/?uuid=a535e363-c882-4607-9618-997f26a3d498"]},{"id":"ITEM-2","itemData":{"DOI":"10.1007/s12265-021-10130-y","ISSN":"1937-5395","abstract":"Global longitudinal strain and circumferential strain are found to be reduced in HFpEF, which some have interpreted that the global left ventricular (LV) contractility is impaired. This finding is, however, contradicted by a preserved ejection fraction (EF) and confounded by changes in LV geometry and afterload resistance that may also affect the global strains. To reconcile these issues, we used a validated computational framework consisting of a finite element LV model to isolate the effects of HFpEF features in affecting systolic function metrics. Simulations were performed to quantify the effects on myocardial strains due to changes in LV geometry, active tension developed by the tissue, and afterload. We found that only a reduction in myocardial contractility and an increase in afterload can simultaneously reproduce the blood pressures, EF and strains measured in HFpEF patients. This finding suggests that it is likely that the myocardial contractility is reduced in HFpEF patients.","author":[{"dropping-particle":"","family":"Shavik","given":"Sheikh Mohammad","non-dropping-particle":"","parse-names":false,"suffix":""},{"dropping-particle":"","family":"Wall","given":"Samuel","non-dropping-particle":"","parse-names":false,"suffix":""},{"dropping-particle":"","family":"Sundnes","given":"Joakim","non-dropping-particle":"","parse-names":false,"suffix":""},{"dropping-particle":"","family":"Guccione","given":"Julius M","non-dropping-particle":"","parse-names":false,"suffix":""},{"dropping-particle":"","family":"Sengupta","given":"Partho","non-dropping-particle":"","parse-names":false,"suffix":""},{"dropping-particle":"","family":"Solomon","given":"Scott D","non-dropping-particle":"","parse-names":false,"suffix":""},{"dropping-particle":"","family":"Burkhoff","given":"Daniel","non-dropping-particle":"","parse-names":false,"suffix":""},{"dropping-particle":"","family":"Lee","given":"Lik Chuan","non-dropping-particle":"","parse-names":false,"suffix":""}],"container-title":"Journal of Cardiovascular Translational Research","id":"ITEM-2","issued":{"date-parts":[["2021"]]},"title":"Computational Modeling Studies of the Roles of Left Ventricular Geometry, Afterload, and Muscle Contractility on Myocardial Strains in Heart Failure with Preserved Ejection Fraction","type":"article-journal"},"uris":["http://www.mendeley.com/documents/?uuid=3188690b-ca28-41e2-9736-dbe6a5ac2e4d"]},{"id":"ITEM-3","itemData":{"DOI":"10.1016/j.compbiomed.2021.105050","ISSN":"1879-0534 (Electronic)","PMID":"34823858","abstract":"Cardiac resynchronization therapy (CRT) is an established treatment for left bundle  branch block (LBBB) resulting in mechanical dyssynchrony. Approximately 1/3 of patients with CRT, however, are non-responders. To understand factors affecting CRT response, an electromechanics-perfusion computational model based on animal-specific left ventricular (LV) geometry and coronary vascular networks located in the septum and LV free wall is developed. The model considers contractility-flow and preload-activation time relationships, and is calibrated to simultaneously match the experimental measurements in terms of the LV pressure, volume waveforms and total coronary flow in the left anterior descending and left circumflex territories from 2 swine models under right atrium and right ventricular pacing. The model is then applied to investigate the responses of CRT indexed by peak LV pressure and (dP/dt)(max) at multiple pacing sites with different degrees of perfusion in the LV free wall. Without the presence of ischemia, the model predicts that basal-lateral endocardial region is the optimal pacing site that can best improve (dP/dt)(max) by 20%, and is associated with the shortest activation time. In the presence of ischemia, a non-ischemic region becomes the optimal pacing site when coronary flow in the ischemic region fell below 30% of its original value. Pacing at the ischemic region produces little response at that perfusion level. The optimal pacing site is associated with one that optimizes the LV activation time. These findings suggest that CRT response is affected by both pacing site and coronary perfusion, which may have clinical implication in improving CRT responder rates.","author":[{"dropping-particle":"","family":"Fan","given":"Lei","non-dropping-particle":"","parse-names":false,"suffix":""},{"dropping-particle":"","family":"Choy","given":"Jenny S","non-dropping-particle":"","parse-names":false,"suffix":""},{"dropping-particle":"","family":"Raissi","given":"Farshad","non-dropping-particle":"","parse-names":false,"suffix":""},{"dropping-particle":"","family":"Kassab","given":"Ghassan S","non-dropping-particle":"","parse-names":false,"suffix":""},{"dropping-particle":"","family":"Lee","given":"Lik Chuan","non-dropping-particle":"","parse-names":false,"suffix":""}],"container-title":"Computers in biology and medicine","id":"ITEM-3","issued":{"date-parts":[["2021","11"]]},"language":"eng","page":"105050","publisher-place":"United States","title":"Optimization of cardiac resynchronization therapy based on a cardiac  electromechanics-perfusion computational model.","type":"article-journal"},"uris":["http://www.mendeley.com/documents/?uuid=8efb1bb5-312c-4610-b61a-730a464d6501"]},{"id":"ITEM-4","itemData":{"DOI":"10.1007/s11340-020-00643-z","ISSN":"0014-4851 (Print)","PMID":"33746236","abstract":"BACKGROUND: The mechanical stimulus (i.e. stress or stretch) for growth occurring in  the pressure-overloaded left ventricle (LV) is not exactly known. OBJECTIVE: To address this issue, we investigate the correlation between local ventricular growth (indexed by local wall thickness) and the local acute changes in mechanical stimuli after aortic banding. METHODS: LV geometric data were extracted from 3D echo measurements at baseline and 2 weeks in the aortic banding swine model (n = 4). We developed and calibrated animal-specific finite element (FE) model of LV mechanics against pressure and volume waveforms measured at baseline. After the simulation of the acute effects of pressure-overload, the local changes of maximum, mean and minimum myocardial stretches and stresses in three orthogonal material directions (i.e., fiber, sheet and sheet-normal) over a cardiac cycle were quantified. Correlation between mechanical quantities and the corresponding measured local changes in wall thickness was quantified using the Pearson correlation number (PCN) and Spearman rank correlation number (SCN). RESULTS: At 2 weeks after banding, the average septum thickness decreased from 10.6 ± 2.92mm to 9.49 ± 2.02mm, whereas the LV free-wall thickness increased from 8.69 ± 1.64mm to 9.4 ± 1.22mm. The FE results show strong correlation of growth with the changes in maximum fiber stress (PCN = 0.5471, SCN = 0.5111) and changes in the mean sheet-normal stress (PCN= 0.5266, SCN = 0.5256). Myocardial stretches, however, do not have good correlation with growth. CONCLUSION: These results suggest that fiber stress is the mechanical stimuli for LV growth in pressure-overload.","author":[{"dropping-particle":"","family":"Mojumder","given":"J","non-dropping-particle":"","parse-names":false,"suffix":""},{"dropping-particle":"","family":"Choy","given":"J S","non-dropping-particle":"","parse-names":false,"suffix":""},{"dropping-particle":"","family":"Leng","given":"S","non-dropping-particle":"","parse-names":false,"suffix":""},{"dropping-particle":"","family":"Zhong","given":"L","non-dropping-particle":"","parse-names":false,"suffix":""},{"dropping-particle":"","family":"Kassab","given":"G S","non-dropping-particle":"","parse-names":false,"suffix":""},{"dropping-particle":"","family":"Lee","given":"L C","non-dropping-particle":"","parse-names":false,"suffix":""}],"container-title":"Experimental mechanics","id":"ITEM-4","issue":"1","issued":{"date-parts":[["2021","1"]]},"language":"eng","page":"131-146","title":"Mechanical stimuli for left ventricular growth during pressure overload.","type":"article-journal","volume":"61"},"uris":["http://www.mendeley.com/documents/?uuid=a080a86e-7daf-4d88-8682-222d3b8c3638"]}],"mendeley":{"formattedCitation":"[36], [42]–[44]","plainTextFormattedCitation":"[36], [42]–[44]","previouslyFormattedCitation":"[36], [42]–[44]"},"properties":{"noteIndex":0},"schema":"https://github.com/citation-style-language/schema/raw/master/csl-citation.json"}</w:instrText>
      </w:r>
      <w:r w:rsidRPr="0018770A">
        <w:rPr>
          <w:rFonts w:ascii="Times New Roman" w:hAnsi="Times New Roman" w:cs="Times New Roman"/>
          <w:bCs/>
          <w:color w:val="000000" w:themeColor="text1"/>
          <w:sz w:val="24"/>
          <w:szCs w:val="24"/>
        </w:rPr>
        <w:fldChar w:fldCharType="separate"/>
      </w:r>
      <w:r w:rsidR="00E220C9" w:rsidRPr="00E220C9">
        <w:rPr>
          <w:rFonts w:ascii="Times New Roman" w:hAnsi="Times New Roman" w:cs="Times New Roman"/>
          <w:bCs/>
          <w:noProof/>
          <w:color w:val="000000" w:themeColor="text1"/>
          <w:sz w:val="24"/>
          <w:szCs w:val="24"/>
        </w:rPr>
        <w:t>[36], [42]–[44]</w:t>
      </w:r>
      <w:r w:rsidRPr="0018770A">
        <w:rPr>
          <w:rFonts w:ascii="Times New Roman" w:hAnsi="Times New Roman" w:cs="Times New Roman"/>
          <w:color w:val="000000" w:themeColor="text1"/>
          <w:sz w:val="24"/>
          <w:szCs w:val="24"/>
        </w:rPr>
        <w:fldChar w:fldCharType="end"/>
      </w:r>
      <w:r w:rsidRPr="0018770A">
        <w:rPr>
          <w:rFonts w:ascii="Times New Roman" w:hAnsi="Times New Roman" w:cs="Times New Roman"/>
          <w:bCs/>
          <w:color w:val="000000" w:themeColor="text1"/>
          <w:sz w:val="24"/>
          <w:szCs w:val="24"/>
        </w:rPr>
        <w:t xml:space="preserve">. </w:t>
      </w:r>
      <w:r w:rsidR="008E75D2">
        <w:rPr>
          <w:rFonts w:ascii="Times New Roman" w:hAnsi="Times New Roman" w:cs="Times New Roman"/>
          <w:bCs/>
          <w:color w:val="000000" w:themeColor="text1"/>
          <w:sz w:val="24"/>
          <w:szCs w:val="24"/>
        </w:rPr>
        <w:t>Briefly, d</w:t>
      </w:r>
      <w:r w:rsidR="00612F9D">
        <w:rPr>
          <w:rFonts w:ascii="Times New Roman" w:hAnsi="Times New Roman" w:cs="Times New Roman"/>
          <w:bCs/>
          <w:color w:val="000000" w:themeColor="text1"/>
          <w:sz w:val="24"/>
          <w:szCs w:val="24"/>
        </w:rPr>
        <w:t xml:space="preserve">enoting </w:t>
      </w:r>
      <w:r w:rsidR="00612F9D" w:rsidRPr="005305B6">
        <w:rPr>
          <w:rFonts w:ascii="Times New Roman" w:hAnsi="Times New Roman" w:cs="Times New Roman"/>
          <w:bCs/>
          <w:i/>
          <w:color w:val="000000" w:themeColor="text1"/>
          <w:sz w:val="24"/>
          <w:szCs w:val="24"/>
        </w:rPr>
        <w:t>z</w:t>
      </w:r>
      <w:r w:rsidR="00612F9D" w:rsidRPr="0018770A">
        <w:rPr>
          <w:rFonts w:ascii="Times New Roman" w:hAnsi="Times New Roman" w:cs="Times New Roman"/>
          <w:bCs/>
          <w:color w:val="000000" w:themeColor="text1"/>
          <w:sz w:val="24"/>
          <w:szCs w:val="24"/>
        </w:rPr>
        <w:t xml:space="preserve"> </w:t>
      </w:r>
      <w:r w:rsidR="00612F9D">
        <w:rPr>
          <w:rFonts w:ascii="Times New Roman" w:hAnsi="Times New Roman" w:cs="Times New Roman"/>
          <w:bCs/>
          <w:color w:val="000000" w:themeColor="text1"/>
          <w:sz w:val="24"/>
          <w:szCs w:val="24"/>
        </w:rPr>
        <w:t>as the apex-to-base axis and</w:t>
      </w:r>
      <w:r w:rsidR="00612F9D" w:rsidRPr="000774FD">
        <w:rPr>
          <w:rFonts w:ascii="Times New Roman" w:hAnsi="Times New Roman" w:cs="Times New Roman"/>
          <w:bCs/>
          <w:color w:val="000000" w:themeColor="text1"/>
          <w:sz w:val="24"/>
          <w:szCs w:val="24"/>
        </w:rPr>
        <w:t xml:space="preserve"> </w:t>
      </w:r>
      <w:r w:rsidR="00612F9D" w:rsidRPr="005305B6">
        <w:rPr>
          <w:rFonts w:ascii="Times New Roman" w:hAnsi="Times New Roman" w:cs="Times New Roman"/>
          <w:bCs/>
          <w:i/>
          <w:color w:val="000000" w:themeColor="text1"/>
          <w:sz w:val="24"/>
          <w:szCs w:val="24"/>
        </w:rPr>
        <w:t>x</w:t>
      </w:r>
      <w:r w:rsidR="00612F9D" w:rsidRPr="0018770A">
        <w:rPr>
          <w:rFonts w:ascii="Times New Roman" w:hAnsi="Times New Roman" w:cs="Times New Roman"/>
          <w:bCs/>
          <w:color w:val="000000" w:themeColor="text1"/>
          <w:sz w:val="24"/>
          <w:szCs w:val="24"/>
        </w:rPr>
        <w:t xml:space="preserve">, </w:t>
      </w:r>
      <w:r w:rsidR="00612F9D" w:rsidRPr="005305B6">
        <w:rPr>
          <w:rFonts w:ascii="Times New Roman" w:hAnsi="Times New Roman" w:cs="Times New Roman"/>
          <w:bCs/>
          <w:i/>
          <w:color w:val="000000" w:themeColor="text1"/>
          <w:sz w:val="24"/>
          <w:szCs w:val="24"/>
        </w:rPr>
        <w:t>y</w:t>
      </w:r>
      <w:r w:rsidR="00612F9D">
        <w:rPr>
          <w:rFonts w:ascii="Times New Roman" w:hAnsi="Times New Roman" w:cs="Times New Roman"/>
          <w:bCs/>
          <w:color w:val="000000" w:themeColor="text1"/>
          <w:sz w:val="24"/>
          <w:szCs w:val="24"/>
        </w:rPr>
        <w:t xml:space="preserve"> are axes orthogonal to </w:t>
      </w:r>
      <w:r w:rsidR="00612F9D" w:rsidRPr="005305B6">
        <w:rPr>
          <w:rFonts w:ascii="Times New Roman" w:hAnsi="Times New Roman" w:cs="Times New Roman"/>
          <w:bCs/>
          <w:i/>
          <w:color w:val="000000" w:themeColor="text1"/>
          <w:sz w:val="24"/>
          <w:szCs w:val="24"/>
        </w:rPr>
        <w:t>z</w:t>
      </w:r>
      <w:r w:rsidRPr="0018770A">
        <w:rPr>
          <w:rFonts w:ascii="Times New Roman" w:hAnsi="Times New Roman" w:cs="Times New Roman"/>
          <w:bCs/>
          <w:color w:val="000000" w:themeColor="text1"/>
          <w:sz w:val="24"/>
          <w:szCs w:val="24"/>
        </w:rPr>
        <w:t xml:space="preserve">, the functional relationship between pressure and volume </w:t>
      </w:r>
      <w:r w:rsidR="000774FD">
        <w:rPr>
          <w:rFonts w:ascii="Times New Roman" w:hAnsi="Times New Roman" w:cs="Times New Roman"/>
          <w:bCs/>
          <w:color w:val="000000" w:themeColor="text1"/>
          <w:sz w:val="24"/>
          <w:szCs w:val="24"/>
        </w:rPr>
        <w:t>of</w:t>
      </w:r>
      <w:r w:rsidRPr="0018770A">
        <w:rPr>
          <w:rFonts w:ascii="Times New Roman" w:hAnsi="Times New Roman" w:cs="Times New Roman"/>
          <w:bCs/>
          <w:color w:val="000000" w:themeColor="text1"/>
          <w:sz w:val="24"/>
          <w:szCs w:val="24"/>
        </w:rPr>
        <w:t xml:space="preserve"> the LV </w:t>
      </w:r>
      <w:r w:rsidR="000774FD">
        <w:rPr>
          <w:rFonts w:ascii="Times New Roman" w:hAnsi="Times New Roman" w:cs="Times New Roman"/>
          <w:bCs/>
          <w:color w:val="000000" w:themeColor="text1"/>
          <w:sz w:val="24"/>
          <w:szCs w:val="24"/>
        </w:rPr>
        <w:t xml:space="preserve">in Eq. (4d) </w:t>
      </w:r>
      <w:r w:rsidRPr="0018770A">
        <w:rPr>
          <w:rFonts w:ascii="Times New Roman" w:hAnsi="Times New Roman" w:cs="Times New Roman"/>
          <w:bCs/>
          <w:color w:val="000000" w:themeColor="text1"/>
          <w:sz w:val="24"/>
          <w:szCs w:val="24"/>
        </w:rPr>
        <w:t xml:space="preserve">was obtained </w:t>
      </w:r>
      <w:r w:rsidR="000774FD">
        <w:rPr>
          <w:rFonts w:ascii="Times New Roman" w:hAnsi="Times New Roman" w:cs="Times New Roman"/>
          <w:bCs/>
          <w:color w:val="000000" w:themeColor="text1"/>
          <w:sz w:val="24"/>
          <w:szCs w:val="24"/>
        </w:rPr>
        <w:t xml:space="preserve">based on </w:t>
      </w:r>
      <w:r w:rsidRPr="0018770A">
        <w:rPr>
          <w:rFonts w:ascii="Times New Roman" w:hAnsi="Times New Roman" w:cs="Times New Roman"/>
          <w:bCs/>
          <w:color w:val="000000" w:themeColor="text1"/>
          <w:sz w:val="24"/>
          <w:szCs w:val="24"/>
        </w:rPr>
        <w:t xml:space="preserve">the </w:t>
      </w:r>
      <w:proofErr w:type="spellStart"/>
      <w:r w:rsidRPr="0018770A">
        <w:rPr>
          <w:rFonts w:ascii="Times New Roman" w:hAnsi="Times New Roman" w:cs="Times New Roman"/>
          <w:bCs/>
          <w:color w:val="000000" w:themeColor="text1"/>
          <w:sz w:val="24"/>
          <w:szCs w:val="24"/>
        </w:rPr>
        <w:t>Lagrangian</w:t>
      </w:r>
      <w:proofErr w:type="spellEnd"/>
      <w:r w:rsidRPr="0018770A">
        <w:rPr>
          <w:rFonts w:ascii="Times New Roman" w:hAnsi="Times New Roman" w:cs="Times New Roman"/>
          <w:bCs/>
          <w:color w:val="000000" w:themeColor="text1"/>
          <w:sz w:val="24"/>
          <w:szCs w:val="24"/>
        </w:rPr>
        <w:t xml:space="preserve"> functional given by,</w:t>
      </w:r>
    </w:p>
    <w:tbl>
      <w:tblPr>
        <w:tblW w:w="0" w:type="auto"/>
        <w:tblInd w:w="720" w:type="dxa"/>
        <w:tblLook w:val="04A0" w:firstRow="1" w:lastRow="0" w:firstColumn="1" w:lastColumn="0" w:noHBand="0" w:noVBand="1"/>
      </w:tblPr>
      <w:tblGrid>
        <w:gridCol w:w="6826"/>
        <w:gridCol w:w="1089"/>
      </w:tblGrid>
      <w:tr w:rsidR="00102802" w:rsidRPr="0018770A" w14:paraId="0DA8C449" w14:textId="77777777" w:rsidTr="0053346C">
        <w:tc>
          <w:tcPr>
            <w:tcW w:w="6826" w:type="dxa"/>
          </w:tcPr>
          <w:p w14:paraId="2745FD14" w14:textId="1BF06F60" w:rsidR="00102802" w:rsidRPr="0018770A" w:rsidRDefault="00102802" w:rsidP="00DB3F6E">
            <w:pPr>
              <w:spacing w:line="240" w:lineRule="auto"/>
              <w:jc w:val="both"/>
              <w:rPr>
                <w:rFonts w:ascii="Times New Roman" w:hAnsi="Times New Roman" w:cs="Times New Roman"/>
                <w:bCs/>
                <w:color w:val="000000" w:themeColor="text1"/>
                <w:sz w:val="24"/>
                <w:szCs w:val="24"/>
              </w:rPr>
            </w:pPr>
            <m:oMath>
              <m:r>
                <m:rPr>
                  <m:scr m:val="script"/>
                </m:rPr>
                <w:rPr>
                  <w:rFonts w:ascii="Cambria Math" w:hAnsi="Cambria Math" w:cs="Times New Roman"/>
                  <w:color w:val="000000" w:themeColor="text1"/>
                  <w:sz w:val="24"/>
                  <w:szCs w:val="24"/>
                </w:rPr>
                <m:t>L</m:t>
              </m:r>
              <m:d>
                <m:dPr>
                  <m:ctrlPr>
                    <w:rPr>
                      <w:rFonts w:ascii="Cambria Math" w:hAnsi="Cambria Math" w:cs="Times New Roman"/>
                      <w:bCs/>
                      <w:color w:val="000000" w:themeColor="text1"/>
                      <w:sz w:val="24"/>
                      <w:szCs w:val="24"/>
                    </w:rPr>
                  </m:ctrlPr>
                </m:dPr>
                <m:e>
                  <m:r>
                    <m:rPr>
                      <m:sty m:val="bi"/>
                    </m:rPr>
                    <w:rPr>
                      <w:rFonts w:ascii="Cambria Math" w:hAnsi="Cambria Math" w:cs="Times New Roman"/>
                      <w:color w:val="000000" w:themeColor="text1"/>
                      <w:sz w:val="24"/>
                      <w:szCs w:val="24"/>
                    </w:rPr>
                    <m:t>u</m:t>
                  </m:r>
                  <m:r>
                    <w:rPr>
                      <w:rFonts w:ascii="Cambria Math" w:hAnsi="Cambria Math" w:cs="Times New Roman"/>
                      <w:color w:val="000000" w:themeColor="text1"/>
                      <w:sz w:val="24"/>
                      <w:szCs w:val="24"/>
                    </w:rPr>
                    <m:t>,p,</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LV</m:t>
                      </m:r>
                    </m:sub>
                  </m:sSub>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x</m:t>
                      </m:r>
                    </m:sub>
                  </m:sSub>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y</m:t>
                      </m:r>
                    </m:sub>
                  </m:sSub>
                  <m:r>
                    <w:rPr>
                      <w:rFonts w:ascii="Cambria Math" w:hAnsi="Cambria Math" w:cs="Times New Roman"/>
                      <w:color w:val="000000" w:themeColor="text1"/>
                      <w:sz w:val="24"/>
                      <w:szCs w:val="24"/>
                    </w:rPr>
                    <m:t>,</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z</m:t>
                      </m:r>
                    </m:sub>
                  </m:sSub>
                  <m:r>
                    <w:rPr>
                      <w:rFonts w:ascii="Cambria Math" w:hAnsi="Cambria Math" w:cs="Times New Roman"/>
                      <w:color w:val="000000" w:themeColor="text1"/>
                      <w:sz w:val="24"/>
                      <w:szCs w:val="24"/>
                    </w:rPr>
                    <m:t xml:space="preserve"> </m:t>
                  </m:r>
                </m:e>
              </m:d>
              <m:r>
                <w:rPr>
                  <w:rFonts w:ascii="Cambria Math" w:hAnsi="Cambria Math" w:cs="Times New Roman"/>
                  <w:color w:val="000000" w:themeColor="text1"/>
                  <w:sz w:val="24"/>
                  <w:szCs w:val="24"/>
                </w:rPr>
                <m:t>=</m:t>
              </m:r>
              <m:nary>
                <m:naryPr>
                  <m:limLoc m:val="subSup"/>
                  <m:supHide m:val="1"/>
                  <m:ctrlPr>
                    <w:rPr>
                      <w:rFonts w:ascii="Cambria Math" w:hAnsi="Cambria Math" w:cs="Times New Roman"/>
                      <w:bCs/>
                      <w:color w:val="000000" w:themeColor="text1"/>
                      <w:sz w:val="24"/>
                      <w:szCs w:val="24"/>
                    </w:rPr>
                  </m:ctrlPr>
                </m:naryPr>
                <m:sub>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0</m:t>
                      </m:r>
                    </m:sub>
                  </m:sSub>
                </m:sub>
                <m:sup/>
                <m:e>
                  <m:r>
                    <w:rPr>
                      <w:rFonts w:ascii="Cambria Math" w:hAnsi="Cambria Math" w:cs="Times New Roman"/>
                      <w:color w:val="000000" w:themeColor="text1"/>
                      <w:sz w:val="24"/>
                      <w:szCs w:val="24"/>
                    </w:rPr>
                    <m:t>W</m:t>
                  </m:r>
                  <m:d>
                    <m:dPr>
                      <m:ctrlPr>
                        <w:rPr>
                          <w:rFonts w:ascii="Cambria Math" w:hAnsi="Cambria Math" w:cs="Times New Roman"/>
                          <w:bCs/>
                          <w:color w:val="000000" w:themeColor="text1"/>
                          <w:sz w:val="24"/>
                          <w:szCs w:val="24"/>
                        </w:rPr>
                      </m:ctrlPr>
                    </m:dPr>
                    <m:e>
                      <m:r>
                        <m:rPr>
                          <m:sty m:val="bi"/>
                        </m:rPr>
                        <w:rPr>
                          <w:rFonts w:ascii="Cambria Math" w:hAnsi="Cambria Math" w:cs="Times New Roman"/>
                          <w:color w:val="000000" w:themeColor="text1"/>
                          <w:sz w:val="24"/>
                          <w:szCs w:val="24"/>
                        </w:rPr>
                        <m:t>u</m:t>
                      </m:r>
                    </m:e>
                  </m:d>
                  <m:r>
                    <w:rPr>
                      <w:rFonts w:ascii="Cambria Math" w:hAnsi="Cambria Math" w:cs="Times New Roman"/>
                      <w:color w:val="000000" w:themeColor="text1"/>
                      <w:sz w:val="24"/>
                      <w:szCs w:val="24"/>
                    </w:rPr>
                    <m:t>dV</m:t>
                  </m:r>
                </m:e>
              </m:nary>
              <m:r>
                <w:rPr>
                  <w:rFonts w:ascii="Cambria Math" w:hAnsi="Cambria Math" w:cs="Times New Roman"/>
                  <w:color w:val="000000" w:themeColor="text1"/>
                  <w:sz w:val="24"/>
                  <w:szCs w:val="24"/>
                </w:rPr>
                <m:t xml:space="preserve">- </m:t>
              </m:r>
              <m:nary>
                <m:naryPr>
                  <m:limLoc m:val="subSup"/>
                  <m:supHide m:val="1"/>
                  <m:ctrlPr>
                    <w:rPr>
                      <w:rFonts w:ascii="Cambria Math" w:hAnsi="Cambria Math" w:cs="Times New Roman"/>
                      <w:bCs/>
                      <w:color w:val="000000" w:themeColor="text1"/>
                      <w:sz w:val="24"/>
                      <w:szCs w:val="24"/>
                    </w:rPr>
                  </m:ctrlPr>
                </m:naryPr>
                <m:sub>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0</m:t>
                      </m:r>
                    </m:sub>
                  </m:sSub>
                </m:sub>
                <m:sup/>
                <m:e>
                  <m:r>
                    <w:rPr>
                      <w:rFonts w:ascii="Cambria Math" w:hAnsi="Cambria Math" w:cs="Times New Roman"/>
                      <w:color w:val="000000" w:themeColor="text1"/>
                      <w:sz w:val="24"/>
                      <w:szCs w:val="24"/>
                    </w:rPr>
                    <m:t>p</m:t>
                  </m:r>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J-1</m:t>
                      </m:r>
                    </m:e>
                  </m:d>
                  <m:r>
                    <w:rPr>
                      <w:rFonts w:ascii="Cambria Math" w:hAnsi="Cambria Math" w:cs="Times New Roman"/>
                      <w:color w:val="000000" w:themeColor="text1"/>
                      <w:sz w:val="24"/>
                      <w:szCs w:val="24"/>
                    </w:rPr>
                    <m:t>dV</m:t>
                  </m:r>
                </m:e>
              </m:nary>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 xml:space="preserve">                         P</m:t>
                  </m:r>
                </m:e>
                <m:sub>
                  <m:r>
                    <w:rPr>
                      <w:rFonts w:ascii="Cambria Math" w:hAnsi="Cambria Math" w:cs="Times New Roman"/>
                      <w:color w:val="000000" w:themeColor="text1"/>
                      <w:sz w:val="24"/>
                      <w:szCs w:val="24"/>
                    </w:rPr>
                    <m:t>LV</m:t>
                  </m:r>
                </m:sub>
              </m:sSub>
              <m:d>
                <m:dPr>
                  <m:ctrlPr>
                    <w:rPr>
                      <w:rFonts w:ascii="Cambria Math" w:hAnsi="Cambria Math" w:cs="Times New Roman"/>
                      <w:bCs/>
                      <w:color w:val="000000" w:themeColor="text1"/>
                      <w:sz w:val="24"/>
                      <w:szCs w:val="24"/>
                    </w:rPr>
                  </m:ctrlPr>
                </m:dPr>
                <m:e>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LV</m:t>
                      </m:r>
                    </m:sub>
                  </m:sSub>
                  <m:d>
                    <m:dPr>
                      <m:ctrlPr>
                        <w:rPr>
                          <w:rFonts w:ascii="Cambria Math" w:hAnsi="Cambria Math" w:cs="Times New Roman"/>
                          <w:bCs/>
                          <w:color w:val="000000" w:themeColor="text1"/>
                          <w:sz w:val="24"/>
                          <w:szCs w:val="24"/>
                        </w:rPr>
                      </m:ctrlPr>
                    </m:dPr>
                    <m:e>
                      <m:r>
                        <m:rPr>
                          <m:sty m:val="bi"/>
                        </m:rPr>
                        <w:rPr>
                          <w:rFonts w:ascii="Cambria Math" w:hAnsi="Cambria Math" w:cs="Times New Roman"/>
                          <w:color w:val="000000" w:themeColor="text1"/>
                          <w:sz w:val="24"/>
                          <w:szCs w:val="24"/>
                        </w:rPr>
                        <m:t>u</m:t>
                      </m:r>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LV</m:t>
                      </m:r>
                    </m:sub>
                  </m:sSub>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x</m:t>
                  </m:r>
                </m:sub>
              </m:sSub>
              <m:r>
                <w:rPr>
                  <w:rFonts w:ascii="Cambria Math" w:hAnsi="Cambria Math" w:cs="Times New Roman"/>
                  <w:color w:val="000000" w:themeColor="text1"/>
                  <w:sz w:val="24"/>
                  <w:szCs w:val="24"/>
                </w:rPr>
                <m:t>∙</m:t>
              </m:r>
              <m:nary>
                <m:naryPr>
                  <m:limLoc m:val="subSup"/>
                  <m:supHide m:val="1"/>
                  <m:ctrlPr>
                    <w:rPr>
                      <w:rFonts w:ascii="Cambria Math" w:hAnsi="Cambria Math" w:cs="Times New Roman"/>
                      <w:bCs/>
                      <w:color w:val="000000" w:themeColor="text1"/>
                      <w:sz w:val="24"/>
                      <w:szCs w:val="24"/>
                    </w:rPr>
                  </m:ctrlPr>
                </m:naryPr>
                <m:sub>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0</m:t>
                      </m:r>
                    </m:sub>
                  </m:sSub>
                </m:sub>
                <m:sup/>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x</m:t>
                      </m:r>
                    </m:sub>
                  </m:sSub>
                  <m:r>
                    <w:rPr>
                      <w:rFonts w:ascii="Cambria Math" w:hAnsi="Cambria Math" w:cs="Times New Roman"/>
                      <w:color w:val="000000" w:themeColor="text1"/>
                      <w:sz w:val="24"/>
                      <w:szCs w:val="24"/>
                    </w:rPr>
                    <m:t xml:space="preserve"> dV</m:t>
                  </m:r>
                </m:e>
              </m:nary>
              <m:r>
                <w:rPr>
                  <w:rFonts w:ascii="Cambria Math" w:hAnsi="Cambria Math" w:cs="Times New Roman"/>
                  <w:color w:val="000000" w:themeColor="text1"/>
                  <w:sz w:val="24"/>
                  <w:szCs w:val="24"/>
                </w:rPr>
                <m:t>-</m:t>
              </m:r>
              <m:sSub>
                <m:sSubPr>
                  <m:ctrlPr>
                    <w:rPr>
                      <w:rFonts w:ascii="Cambria Math" w:hAnsi="Cambria Math" w:cs="Times New Roman"/>
                      <w:bCs/>
                      <w:i/>
                      <w:color w:val="000000" w:themeColor="text1"/>
                      <w:sz w:val="24"/>
                      <w:szCs w:val="24"/>
                    </w:rPr>
                  </m:ctrlPr>
                </m:sSubPr>
                <m:e>
                  <m:r>
                    <m:rPr>
                      <m:sty m:val="bi"/>
                    </m:rPr>
                    <w:rPr>
                      <w:rFonts w:ascii="Cambria Math" w:hAnsi="Cambria Math" w:cs="Times New Roman"/>
                      <w:color w:val="000000" w:themeColor="text1"/>
                      <w:sz w:val="24"/>
                      <w:szCs w:val="24"/>
                    </w:rPr>
                    <m:t xml:space="preserve">                         </m:t>
                  </m:r>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y</m:t>
                  </m:r>
                </m:sub>
              </m:sSub>
              <m:r>
                <w:rPr>
                  <w:rFonts w:ascii="Cambria Math" w:hAnsi="Cambria Math" w:cs="Times New Roman"/>
                  <w:color w:val="000000" w:themeColor="text1"/>
                  <w:sz w:val="24"/>
                  <w:szCs w:val="24"/>
                </w:rPr>
                <m:t>∙</m:t>
              </m:r>
              <m:nary>
                <m:naryPr>
                  <m:limLoc m:val="subSup"/>
                  <m:supHide m:val="1"/>
                  <m:ctrlPr>
                    <w:rPr>
                      <w:rFonts w:ascii="Cambria Math" w:hAnsi="Cambria Math" w:cs="Times New Roman"/>
                      <w:bCs/>
                      <w:i/>
                      <w:color w:val="000000" w:themeColor="text1"/>
                      <w:sz w:val="24"/>
                      <w:szCs w:val="24"/>
                    </w:rPr>
                  </m:ctrlPr>
                </m:naryPr>
                <m:sub>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0</m:t>
                      </m:r>
                    </m:sub>
                  </m:sSub>
                </m:sub>
                <m:sup/>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y</m:t>
                      </m:r>
                    </m:sub>
                  </m:sSub>
                  <m:r>
                    <w:rPr>
                      <w:rFonts w:ascii="Cambria Math" w:hAnsi="Cambria Math" w:cs="Times New Roman"/>
                      <w:color w:val="000000" w:themeColor="text1"/>
                      <w:sz w:val="24"/>
                      <w:szCs w:val="24"/>
                    </w:rPr>
                    <m:t xml:space="preserve"> dV</m:t>
                  </m:r>
                </m:e>
              </m:nary>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z</m:t>
                  </m:r>
                </m:sub>
              </m:sSub>
              <m:r>
                <w:rPr>
                  <w:rFonts w:ascii="Cambria Math" w:hAnsi="Cambria Math" w:cs="Times New Roman"/>
                  <w:color w:val="000000" w:themeColor="text1"/>
                  <w:sz w:val="24"/>
                  <w:szCs w:val="24"/>
                </w:rPr>
                <m:t>∙</m:t>
              </m:r>
              <m:nary>
                <m:naryPr>
                  <m:limLoc m:val="subSup"/>
                  <m:supHide m:val="1"/>
                  <m:ctrlPr>
                    <w:rPr>
                      <w:rFonts w:ascii="Cambria Math" w:hAnsi="Cambria Math" w:cs="Times New Roman"/>
                      <w:bCs/>
                      <w:color w:val="000000" w:themeColor="text1"/>
                      <w:sz w:val="24"/>
                      <w:szCs w:val="24"/>
                    </w:rPr>
                  </m:ctrlPr>
                </m:naryPr>
                <m:sub>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0</m:t>
                      </m:r>
                    </m:sub>
                  </m:sSub>
                </m:sub>
                <m:sup/>
                <m:e>
                  <m:r>
                    <m:rPr>
                      <m:sty m:val="bi"/>
                    </m:rPr>
                    <w:rPr>
                      <w:rFonts w:ascii="Cambria Math" w:hAnsi="Cambria Math" w:cs="Times New Roman"/>
                      <w:color w:val="000000" w:themeColor="text1"/>
                      <w:sz w:val="24"/>
                      <w:szCs w:val="24"/>
                    </w:rPr>
                    <m:t>z</m:t>
                  </m:r>
                  <m: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u</m:t>
                  </m:r>
                  <m:r>
                    <w:rPr>
                      <w:rFonts w:ascii="Cambria Math" w:hAnsi="Cambria Math" w:cs="Times New Roman"/>
                      <w:color w:val="000000" w:themeColor="text1"/>
                      <w:sz w:val="24"/>
                      <w:szCs w:val="24"/>
                    </w:rPr>
                    <m:t xml:space="preserve"> dV</m:t>
                  </m:r>
                </m:e>
              </m:nary>
            </m:oMath>
            <w:r w:rsidR="00917CBB">
              <w:rPr>
                <w:rFonts w:ascii="Times New Roman" w:hAnsi="Times New Roman" w:cs="Times New Roman"/>
                <w:bCs/>
                <w:color w:val="000000" w:themeColor="text1"/>
                <w:sz w:val="24"/>
                <w:szCs w:val="24"/>
              </w:rPr>
              <w:t>.</w:t>
            </w:r>
          </w:p>
        </w:tc>
        <w:tc>
          <w:tcPr>
            <w:tcW w:w="1089" w:type="dxa"/>
          </w:tcPr>
          <w:p w14:paraId="430ABAB0" w14:textId="2A8723B3" w:rsidR="00102802" w:rsidRPr="0018770A" w:rsidRDefault="00102802" w:rsidP="00DB3F6E">
            <w:pPr>
              <w:spacing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0053346C">
              <w:rPr>
                <w:rFonts w:ascii="Times New Roman" w:hAnsi="Times New Roman" w:cs="Times New Roman"/>
                <w:bCs/>
                <w:color w:val="000000" w:themeColor="text1"/>
                <w:sz w:val="24"/>
                <w:szCs w:val="24"/>
              </w:rPr>
              <w:t>(5</w:t>
            </w:r>
            <w:r w:rsidRPr="0018770A">
              <w:rPr>
                <w:rFonts w:ascii="Times New Roman" w:hAnsi="Times New Roman" w:cs="Times New Roman"/>
                <w:bCs/>
                <w:color w:val="000000" w:themeColor="text1"/>
                <w:sz w:val="24"/>
                <w:szCs w:val="24"/>
              </w:rPr>
              <w:t>)</w:t>
            </w:r>
          </w:p>
        </w:tc>
      </w:tr>
    </w:tbl>
    <w:p w14:paraId="1E7EEFE6" w14:textId="06376D91" w:rsidR="00102802" w:rsidRPr="0018770A" w:rsidRDefault="00102802" w:rsidP="00102802">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 xml:space="preserve">In the above equation, </w:t>
      </w:r>
      <m:oMath>
        <m:r>
          <m:rPr>
            <m:sty m:val="bi"/>
          </m:rPr>
          <w:rPr>
            <w:rFonts w:ascii="Cambria Math" w:hAnsi="Cambria Math" w:cs="Times New Roman"/>
            <w:color w:val="000000" w:themeColor="text1"/>
            <w:sz w:val="24"/>
            <w:szCs w:val="24"/>
          </w:rPr>
          <m:t>u</m:t>
        </m:r>
      </m:oMath>
      <w:r w:rsidRPr="0018770A">
        <w:rPr>
          <w:rFonts w:ascii="Times New Roman" w:hAnsi="Times New Roman" w:cs="Times New Roman"/>
          <w:bCs/>
          <w:color w:val="000000" w:themeColor="text1"/>
          <w:sz w:val="24"/>
          <w:szCs w:val="24"/>
        </w:rPr>
        <w:t xml:space="preserve"> is the displacement field, </w:t>
      </w:r>
      <m:oMath>
        <m:r>
          <w:rPr>
            <w:rFonts w:ascii="Cambria Math" w:hAnsi="Cambria Math" w:cs="Times New Roman"/>
            <w:color w:val="000000" w:themeColor="text1"/>
            <w:sz w:val="24"/>
            <w:szCs w:val="24"/>
          </w:rPr>
          <m:t>p</m:t>
        </m:r>
      </m:oMath>
      <w:r w:rsidRPr="0018770A">
        <w:rPr>
          <w:rFonts w:ascii="Times New Roman" w:hAnsi="Times New Roman" w:cs="Times New Roman"/>
          <w:bCs/>
          <w:color w:val="000000" w:themeColor="text1"/>
          <w:sz w:val="24"/>
          <w:szCs w:val="24"/>
        </w:rPr>
        <w:t xml:space="preserve"> is a Lagrange multiplier to enforce incompressibility of the tissue (i.e., Jacobian of the deformation gradient tensor</w:t>
      </w:r>
      <m:oMath>
        <m:r>
          <w:rPr>
            <w:rFonts w:ascii="Cambria Math" w:hAnsi="Cambria Math" w:cs="Times New Roman"/>
            <w:color w:val="000000" w:themeColor="text1"/>
            <w:sz w:val="24"/>
            <w:szCs w:val="24"/>
          </w:rPr>
          <m:t>, J=1</m:t>
        </m:r>
      </m:oMath>
      <w:r w:rsidRPr="0018770A">
        <w:rPr>
          <w:rFonts w:ascii="Times New Roman" w:hAnsi="Times New Roman" w:cs="Times New Roman"/>
          <w:bCs/>
          <w:color w:val="000000" w:themeColor="text1"/>
          <w:sz w:val="24"/>
          <w:szCs w:val="24"/>
        </w:rPr>
        <w:t xml:space="preserve">),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LV</m:t>
            </m:r>
          </m:sub>
        </m:sSub>
        <m:r>
          <m:rPr>
            <m:sty m:val="p"/>
          </m:rPr>
          <w:rPr>
            <w:rFonts w:ascii="Cambria Math" w:hAnsi="Cambria Math" w:cs="Times New Roman"/>
            <w:color w:val="000000" w:themeColor="text1"/>
            <w:sz w:val="24"/>
            <w:szCs w:val="24"/>
          </w:rPr>
          <m:t xml:space="preserve"> </m:t>
        </m:r>
      </m:oMath>
      <w:r w:rsidRPr="0018770A">
        <w:rPr>
          <w:rFonts w:ascii="Times New Roman" w:hAnsi="Times New Roman" w:cs="Times New Roman"/>
          <w:bCs/>
          <w:color w:val="000000" w:themeColor="text1"/>
          <w:sz w:val="24"/>
          <w:szCs w:val="24"/>
        </w:rPr>
        <w:t xml:space="preserve">is the Lagrange multiplier to constrain the LV cavity volume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LV,</m:t>
            </m:r>
            <m:r>
              <m:rPr>
                <m:sty m:val="p"/>
              </m:rPr>
              <w:rPr>
                <w:rFonts w:ascii="Cambria Math" w:hAnsi="Cambria Math" w:cs="Times New Roman"/>
                <w:color w:val="000000" w:themeColor="text1"/>
                <w:sz w:val="24"/>
                <w:szCs w:val="24"/>
              </w:rPr>
              <m:t>cav</m:t>
            </m:r>
          </m:sub>
        </m:sSub>
        <m:d>
          <m:dPr>
            <m:ctrlPr>
              <w:rPr>
                <w:rFonts w:ascii="Cambria Math" w:hAnsi="Cambria Math" w:cs="Times New Roman"/>
                <w:bCs/>
                <w:i/>
                <w:color w:val="000000" w:themeColor="text1"/>
                <w:sz w:val="24"/>
                <w:szCs w:val="24"/>
              </w:rPr>
            </m:ctrlPr>
          </m:dPr>
          <m:e>
            <m:r>
              <m:rPr>
                <m:sty m:val="bi"/>
              </m:rPr>
              <w:rPr>
                <w:rFonts w:ascii="Cambria Math" w:hAnsi="Cambria Math" w:cs="Times New Roman"/>
                <w:color w:val="000000" w:themeColor="text1"/>
                <w:sz w:val="24"/>
                <w:szCs w:val="24"/>
              </w:rPr>
              <m:t>u</m:t>
            </m:r>
          </m:e>
        </m:d>
      </m:oMath>
      <w:r w:rsidRPr="0018770A">
        <w:rPr>
          <w:rFonts w:ascii="Times New Roman" w:hAnsi="Times New Roman" w:cs="Times New Roman"/>
          <w:bCs/>
          <w:color w:val="000000" w:themeColor="text1"/>
          <w:sz w:val="24"/>
          <w:szCs w:val="24"/>
        </w:rPr>
        <w:t xml:space="preserve"> to a prescribed value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LV</m:t>
            </m:r>
          </m:sub>
        </m:sSub>
      </m:oMath>
      <w:r w:rsidRPr="0018770A">
        <w:rPr>
          <w:rFonts w:ascii="Times New Roman" w:hAnsi="Times New Roman" w:cs="Times New Roman"/>
          <w:bCs/>
          <w:color w:val="000000" w:themeColor="text1"/>
          <w:sz w:val="24"/>
          <w:szCs w:val="24"/>
        </w:rPr>
        <w:t xml:space="preserve"> </w:t>
      </w:r>
      <w:r w:rsidRPr="0018770A">
        <w:rPr>
          <w:rFonts w:ascii="Times New Roman" w:hAnsi="Times New Roman" w:cs="Times New Roman"/>
          <w:bCs/>
          <w:color w:val="000000" w:themeColor="text1"/>
          <w:sz w:val="24"/>
          <w:szCs w:val="24"/>
        </w:rPr>
        <w:fldChar w:fldCharType="begin" w:fldLock="1"/>
      </w:r>
      <w:r w:rsidR="007161F5">
        <w:rPr>
          <w:rFonts w:ascii="Times New Roman" w:hAnsi="Times New Roman" w:cs="Times New Roman"/>
          <w:bCs/>
          <w:color w:val="000000" w:themeColor="text1"/>
          <w:sz w:val="24"/>
          <w:szCs w:val="24"/>
        </w:rPr>
        <w:instrText>ADDIN CSL_CITATION {"citationItems":[{"id":"ITEM-1","itemData":{"DOI":"10.1002/cnm.2690","ISSN":"20407947","PMID":"25319381","abstract":"The shortening of the myocardial fibers is the microstructural engine that produces the contraction of the cardiac muscle. The complex interplay between fibers shortening and elastic macroscopic strain is functional to the ejection of blood into the pulmonary and arterial networks. Here, we address the contraction of the left ventricle in a finite elasticity framework, adopting the 'prolate ellipsoid' geometry and the invariants-based strain energy proposed by Holzapfel and Ogden, where the mechanical role of fibers and sheets is accounted for. We show that a microstructurally motivated mathematical model of active strain type reproduces the main indicators of normal cardiac function along the whole PV-loop without introduction of any further ad hoc law. The bare-bones mathematical model depends on one measurable parameter only, that is, the shortening ratio of the sarcomere units, which we assume to be nearly independent on the prestretch. Strict enforcement of incompressibility and novel treatment of boundary conditions are shown to be crucial to simulate the correct muscle torsion. Copyright","author":[{"dropping-particle":"","family":"Pezzuto","given":"S.","non-dropping-particle":"","parse-names":false,"suffix":""},{"dropping-particle":"","family":"Ambrosi","given":"D.","non-dropping-particle":"","parse-names":false,"suffix":""}],"container-title":"International Journal for Numerical Methods in Biomedical Engineering","id":"ITEM-1","issued":{"date-parts":[["2014"]]},"title":"Active contraction of the cardiac ventricle and distortion of the microstructural architecture","type":"article-journal"},"uris":["http://www.mendeley.com/documents/?uuid=d315c26f-5053-4d4b-8712-856e3414bbef"]}],"mendeley":{"formattedCitation":"[45]","plainTextFormattedCitation":"[45]","previouslyFormattedCitation":"[45]"},"properties":{"noteIndex":0},"schema":"https://github.com/citation-style-language/schema/raw/master/csl-citation.json"}</w:instrText>
      </w:r>
      <w:r w:rsidRPr="0018770A">
        <w:rPr>
          <w:rFonts w:ascii="Times New Roman" w:hAnsi="Times New Roman" w:cs="Times New Roman"/>
          <w:bCs/>
          <w:color w:val="000000" w:themeColor="text1"/>
          <w:sz w:val="24"/>
          <w:szCs w:val="24"/>
        </w:rPr>
        <w:fldChar w:fldCharType="separate"/>
      </w:r>
      <w:r w:rsidR="00E220C9" w:rsidRPr="00E220C9">
        <w:rPr>
          <w:rFonts w:ascii="Times New Roman" w:hAnsi="Times New Roman" w:cs="Times New Roman"/>
          <w:bCs/>
          <w:noProof/>
          <w:color w:val="000000" w:themeColor="text1"/>
          <w:sz w:val="24"/>
          <w:szCs w:val="24"/>
        </w:rPr>
        <w:t>[45]</w:t>
      </w:r>
      <w:r w:rsidRPr="0018770A">
        <w:rPr>
          <w:rFonts w:ascii="Times New Roman" w:hAnsi="Times New Roman" w:cs="Times New Roman"/>
          <w:color w:val="000000" w:themeColor="text1"/>
          <w:sz w:val="24"/>
          <w:szCs w:val="24"/>
        </w:rPr>
        <w:fldChar w:fldCharType="end"/>
      </w:r>
      <w:r w:rsidR="000774FD">
        <w:rPr>
          <w:rFonts w:ascii="Times New Roman" w:hAnsi="Times New Roman" w:cs="Times New Roman"/>
          <w:bCs/>
          <w:color w:val="000000" w:themeColor="text1"/>
          <w:sz w:val="24"/>
          <w:szCs w:val="24"/>
        </w:rPr>
        <w:t xml:space="preserve">. </w:t>
      </w:r>
      <w:r w:rsidR="00612F9D">
        <w:rPr>
          <w:rFonts w:ascii="Times New Roman" w:hAnsi="Times New Roman" w:cs="Times New Roman"/>
          <w:bCs/>
          <w:color w:val="000000" w:themeColor="text1"/>
          <w:sz w:val="24"/>
          <w:szCs w:val="24"/>
        </w:rPr>
        <w:t>B</w:t>
      </w:r>
      <w:r w:rsidRPr="0018770A">
        <w:rPr>
          <w:rFonts w:ascii="Times New Roman" w:hAnsi="Times New Roman" w:cs="Times New Roman"/>
          <w:bCs/>
          <w:color w:val="000000" w:themeColor="text1"/>
          <w:sz w:val="24"/>
          <w:szCs w:val="24"/>
        </w:rPr>
        <w:t xml:space="preserve">oth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x</m:t>
            </m:r>
          </m:sub>
        </m:sSub>
      </m:oMath>
      <w:r w:rsidRPr="0018770A">
        <w:rPr>
          <w:rFonts w:ascii="Times New Roman" w:hAnsi="Times New Roman" w:cs="Times New Roman"/>
          <w:bCs/>
          <w:color w:val="000000" w:themeColor="text1"/>
          <w:sz w:val="24"/>
          <w:szCs w:val="24"/>
        </w:rPr>
        <w:t xml:space="preserve"> and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y</m:t>
            </m:r>
          </m:sub>
        </m:sSub>
      </m:oMath>
      <w:r w:rsidRPr="0018770A">
        <w:rPr>
          <w:rFonts w:ascii="Times New Roman" w:hAnsi="Times New Roman" w:cs="Times New Roman"/>
          <w:b/>
          <w:bCs/>
          <w:color w:val="000000" w:themeColor="text1"/>
          <w:sz w:val="24"/>
          <w:szCs w:val="24"/>
        </w:rPr>
        <w:t xml:space="preserve"> </w:t>
      </w:r>
      <w:r w:rsidRPr="0018770A">
        <w:rPr>
          <w:rFonts w:ascii="Times New Roman" w:hAnsi="Times New Roman" w:cs="Times New Roman"/>
          <w:bCs/>
          <w:color w:val="000000" w:themeColor="text1"/>
          <w:sz w:val="24"/>
          <w:szCs w:val="24"/>
        </w:rPr>
        <w:t xml:space="preserve">are Lagrange multipliers to constrain rigid body translation in </w:t>
      </w:r>
      <w:r w:rsidRPr="00F463F2">
        <w:rPr>
          <w:rFonts w:ascii="Times New Roman" w:hAnsi="Times New Roman" w:cs="Times New Roman"/>
          <w:bCs/>
          <w:i/>
          <w:color w:val="000000" w:themeColor="text1"/>
          <w:sz w:val="24"/>
          <w:szCs w:val="24"/>
        </w:rPr>
        <w:t>x</w:t>
      </w:r>
      <w:r w:rsidRPr="0018770A">
        <w:rPr>
          <w:rFonts w:ascii="Times New Roman" w:hAnsi="Times New Roman" w:cs="Times New Roman"/>
          <w:bCs/>
          <w:color w:val="000000" w:themeColor="text1"/>
          <w:sz w:val="24"/>
          <w:szCs w:val="24"/>
        </w:rPr>
        <w:t xml:space="preserve">, </w:t>
      </w:r>
      <w:r w:rsidRPr="00F463F2">
        <w:rPr>
          <w:rFonts w:ascii="Times New Roman" w:hAnsi="Times New Roman" w:cs="Times New Roman"/>
          <w:bCs/>
          <w:i/>
          <w:color w:val="000000" w:themeColor="text1"/>
          <w:sz w:val="24"/>
          <w:szCs w:val="24"/>
        </w:rPr>
        <w:t>y</w:t>
      </w:r>
      <w:r w:rsidRPr="0018770A">
        <w:rPr>
          <w:rFonts w:ascii="Times New Roman" w:hAnsi="Times New Roman" w:cs="Times New Roman"/>
          <w:bCs/>
          <w:color w:val="000000" w:themeColor="text1"/>
          <w:sz w:val="24"/>
          <w:szCs w:val="24"/>
        </w:rPr>
        <w:t xml:space="preserve"> direction</w:t>
      </w:r>
      <w:r w:rsidR="00612F9D">
        <w:rPr>
          <w:rFonts w:ascii="Times New Roman" w:hAnsi="Times New Roman" w:cs="Times New Roman"/>
          <w:bCs/>
          <w:color w:val="000000" w:themeColor="text1"/>
          <w:sz w:val="24"/>
          <w:szCs w:val="24"/>
        </w:rPr>
        <w:t>s</w:t>
      </w:r>
      <w:r w:rsidRPr="0018770A">
        <w:rPr>
          <w:rFonts w:ascii="Times New Roman" w:hAnsi="Times New Roman" w:cs="Times New Roman"/>
          <w:bCs/>
          <w:color w:val="000000" w:themeColor="text1"/>
          <w:sz w:val="24"/>
          <w:szCs w:val="24"/>
        </w:rPr>
        <w:t xml:space="preserve"> and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z</m:t>
            </m:r>
          </m:sub>
        </m:sSub>
      </m:oMath>
      <w:r w:rsidRPr="0018770A">
        <w:rPr>
          <w:rFonts w:ascii="Times New Roman" w:hAnsi="Times New Roman" w:cs="Times New Roman"/>
          <w:b/>
          <w:bCs/>
          <w:color w:val="000000" w:themeColor="text1"/>
          <w:sz w:val="24"/>
          <w:szCs w:val="24"/>
        </w:rPr>
        <w:t xml:space="preserve"> </w:t>
      </w:r>
      <w:r w:rsidRPr="0018770A">
        <w:rPr>
          <w:rFonts w:ascii="Times New Roman" w:hAnsi="Times New Roman" w:cs="Times New Roman"/>
          <w:bCs/>
          <w:color w:val="000000" w:themeColor="text1"/>
          <w:sz w:val="24"/>
          <w:szCs w:val="24"/>
        </w:rPr>
        <w:t xml:space="preserve">is </w:t>
      </w:r>
      <w:r w:rsidR="00612F9D">
        <w:rPr>
          <w:rFonts w:ascii="Times New Roman" w:hAnsi="Times New Roman" w:cs="Times New Roman"/>
          <w:bCs/>
          <w:color w:val="000000" w:themeColor="text1"/>
          <w:sz w:val="24"/>
          <w:szCs w:val="24"/>
        </w:rPr>
        <w:t xml:space="preserve">the </w:t>
      </w:r>
      <w:r w:rsidRPr="0018770A">
        <w:rPr>
          <w:rFonts w:ascii="Times New Roman" w:hAnsi="Times New Roman" w:cs="Times New Roman"/>
          <w:bCs/>
          <w:color w:val="000000" w:themeColor="text1"/>
          <w:sz w:val="24"/>
          <w:szCs w:val="24"/>
        </w:rPr>
        <w:t xml:space="preserve">Lagrange multiplier to constrain rigid body rotation </w:t>
      </w:r>
      <w:r w:rsidRPr="0018770A">
        <w:rPr>
          <w:rFonts w:ascii="Times New Roman" w:hAnsi="Times New Roman" w:cs="Times New Roman"/>
          <w:bCs/>
          <w:color w:val="000000" w:themeColor="text1"/>
          <w:sz w:val="24"/>
          <w:szCs w:val="24"/>
        </w:rPr>
        <w:fldChar w:fldCharType="begin" w:fldLock="1"/>
      </w:r>
      <w:r w:rsidR="007161F5">
        <w:rPr>
          <w:rFonts w:ascii="Times New Roman" w:hAnsi="Times New Roman" w:cs="Times New Roman"/>
          <w:bCs/>
          <w:color w:val="000000" w:themeColor="text1"/>
          <w:sz w:val="24"/>
          <w:szCs w:val="24"/>
        </w:rPr>
        <w:instrText>ADDIN CSL_CITATION {"citationItems":[{"id":"ITEM-1","itemData":{"DOI":"10.1016/j.euromechsol.2014.03.006","ISSN":"09977538","abstract":"In the wide literature devoted to the cardiac structural mechanics, the strain energy proposed by Holzapfel and Ogden exhibits a number of interesting features: it has suitable mathematical properties and it is based on few material parameters that can, in principle, be identified by standard laboratory tests. In this work we illustrate the implementation of a numerical solver based on such a model for both the passive and active mechanics of the heart. Moreover we discuss its performance on a few tests that can be regarded as preliminary to the adoption of the Holzapfel - Ogden model for a real cardiac simulation. While the passive behavior of the cardiac muscle is modeled as an orthotropic hyperelastic material, the active contraction is here accounted for a multiplicative decomposition of the deformation gradient, yielding the so - called \"active strain\" approach, a formulation that automatically preserves the ellipticity of the stress tensor and introduces just one extra parameter in the model. We adopt the usual volumetric-isochoric decomposition of the stress tensor to obtain a mathematically consistent quasi - incompressible version of the material, then the numerical approximation applies to a classical Hu - Washizu three fields formulation. After introduction of the tangent problem, we select suitable finite element spaces for the representation of the physical fields. Boundary conditions are prescribed by introduction of a Lagrange multiplier. The robustness and performance of the numerical solver are tested versus a novel benchmark test, for which an exact solution is provided. The curvature data obtained from the free contraction of muscular thin films are used to fit the active contraction parameter.","author":[{"dropping-particle":"","family":"Pezzuto","given":"S.","non-dropping-particle":"","parse-names":false,"suffix":""},{"dropping-particle":"","family":"Ambrosi","given":"D.","non-dropping-particle":"","parse-names":false,"suffix":""},{"dropping-particle":"","family":"Quarteroni","given":"A.","non-dropping-particle":"","parse-names":false,"suffix":""}],"container-title":"European Journal of Mechanics, A/Solids","id":"ITEM-1","issued":{"date-parts":[["2014"]]},"title":"An orthotropic active-strain model for the myocardium mechanics and its numerical approximation","type":"article-journal"},"uris":["http://www.mendeley.com/documents/?uuid=1c0a359b-b495-4a37-937e-1c6e924f5b48"]}],"mendeley":{"formattedCitation":"[46]","plainTextFormattedCitation":"[46]","previouslyFormattedCitation":"[46]"},"properties":{"noteIndex":0},"schema":"https://github.com/citation-style-language/schema/raw/master/csl-citation.json"}</w:instrText>
      </w:r>
      <w:r w:rsidRPr="0018770A">
        <w:rPr>
          <w:rFonts w:ascii="Times New Roman" w:hAnsi="Times New Roman" w:cs="Times New Roman"/>
          <w:bCs/>
          <w:color w:val="000000" w:themeColor="text1"/>
          <w:sz w:val="24"/>
          <w:szCs w:val="24"/>
        </w:rPr>
        <w:fldChar w:fldCharType="separate"/>
      </w:r>
      <w:r w:rsidR="00E220C9" w:rsidRPr="00E220C9">
        <w:rPr>
          <w:rFonts w:ascii="Times New Roman" w:hAnsi="Times New Roman" w:cs="Times New Roman"/>
          <w:bCs/>
          <w:noProof/>
          <w:color w:val="000000" w:themeColor="text1"/>
          <w:sz w:val="24"/>
          <w:szCs w:val="24"/>
        </w:rPr>
        <w:t>[46]</w:t>
      </w:r>
      <w:r w:rsidRPr="0018770A">
        <w:rPr>
          <w:rFonts w:ascii="Times New Roman" w:hAnsi="Times New Roman" w:cs="Times New Roman"/>
          <w:color w:val="000000" w:themeColor="text1"/>
          <w:sz w:val="24"/>
          <w:szCs w:val="24"/>
        </w:rPr>
        <w:fldChar w:fldCharType="end"/>
      </w:r>
      <w:r w:rsidRPr="0018770A">
        <w:rPr>
          <w:rFonts w:ascii="Times New Roman" w:hAnsi="Times New Roman" w:cs="Times New Roman"/>
          <w:bCs/>
          <w:color w:val="000000" w:themeColor="text1"/>
          <w:sz w:val="24"/>
          <w:szCs w:val="24"/>
        </w:rPr>
        <w:t>. The functional relationship between the cavity volumes of the LV to the displacement field is given by,</w:t>
      </w:r>
    </w:p>
    <w:tbl>
      <w:tblPr>
        <w:tblW w:w="0" w:type="auto"/>
        <w:tblInd w:w="720" w:type="dxa"/>
        <w:tblLook w:val="04A0" w:firstRow="1" w:lastRow="0" w:firstColumn="1" w:lastColumn="0" w:noHBand="0" w:noVBand="1"/>
      </w:tblPr>
      <w:tblGrid>
        <w:gridCol w:w="6804"/>
        <w:gridCol w:w="1201"/>
      </w:tblGrid>
      <w:tr w:rsidR="00102802" w:rsidRPr="0018770A" w14:paraId="1EAB9C44" w14:textId="77777777" w:rsidTr="0053346C">
        <w:tc>
          <w:tcPr>
            <w:tcW w:w="6804" w:type="dxa"/>
          </w:tcPr>
          <w:p w14:paraId="06C61A0F" w14:textId="77777777" w:rsidR="00102802" w:rsidRPr="0018770A" w:rsidRDefault="007E3733" w:rsidP="00DB3F6E">
            <w:pPr>
              <w:spacing w:line="240" w:lineRule="auto"/>
              <w:jc w:val="both"/>
              <w:rPr>
                <w:rFonts w:ascii="Times New Roman" w:hAnsi="Times New Roman" w:cs="Times New Roman"/>
                <w:bCs/>
                <w:color w:val="000000" w:themeColor="text1"/>
                <w:sz w:val="24"/>
                <w:szCs w:val="24"/>
              </w:rPr>
            </w:pPr>
            <m:oMathPara>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LV</m:t>
                    </m:r>
                  </m:sub>
                </m:sSub>
                <m:d>
                  <m:dPr>
                    <m:ctrlPr>
                      <w:rPr>
                        <w:rFonts w:ascii="Cambria Math" w:hAnsi="Cambria Math" w:cs="Times New Roman"/>
                        <w:bCs/>
                        <w:color w:val="000000" w:themeColor="text1"/>
                        <w:sz w:val="24"/>
                        <w:szCs w:val="24"/>
                      </w:rPr>
                    </m:ctrlPr>
                  </m:dPr>
                  <m:e>
                    <m:r>
                      <m:rPr>
                        <m:sty m:val="bi"/>
                      </m:rPr>
                      <w:rPr>
                        <w:rFonts w:ascii="Cambria Math" w:hAnsi="Cambria Math" w:cs="Times New Roman"/>
                        <w:color w:val="000000" w:themeColor="text1"/>
                        <w:sz w:val="24"/>
                        <w:szCs w:val="24"/>
                      </w:rPr>
                      <m:t>u</m:t>
                    </m:r>
                  </m:e>
                </m:d>
                <m:r>
                  <w:rPr>
                    <w:rFonts w:ascii="Cambria Math" w:hAnsi="Cambria Math" w:cs="Times New Roman"/>
                    <w:color w:val="000000" w:themeColor="text1"/>
                    <w:sz w:val="24"/>
                    <w:szCs w:val="24"/>
                  </w:rPr>
                  <m:t>=</m:t>
                </m:r>
                <m:r>
                  <m:rPr>
                    <m:sty m:val="p"/>
                  </m:rPr>
                  <w:rPr>
                    <w:rFonts w:ascii="Cambria Math" w:hAnsi="Cambria Math" w:cs="Times New Roman"/>
                    <w:color w:val="000000" w:themeColor="text1"/>
                    <w:sz w:val="24"/>
                    <w:szCs w:val="24"/>
                  </w:rPr>
                  <m:t xml:space="preserve"> </m:t>
                </m:r>
                <m:nary>
                  <m:naryPr>
                    <m:limLoc m:val="undOvr"/>
                    <m:supHide m:val="1"/>
                    <m:ctrlPr>
                      <w:rPr>
                        <w:rFonts w:ascii="Cambria Math" w:hAnsi="Cambria Math" w:cs="Times New Roman"/>
                        <w:bCs/>
                        <w:color w:val="000000" w:themeColor="text1"/>
                        <w:sz w:val="24"/>
                        <w:szCs w:val="24"/>
                      </w:rPr>
                    </m:ctrlPr>
                  </m:naryPr>
                  <m:sub>
                    <m:sSub>
                      <m:sSubPr>
                        <m:ctrlPr>
                          <w:rPr>
                            <w:rFonts w:ascii="Cambria Math" w:hAnsi="Cambria Math" w:cs="Times New Roman"/>
                            <w:bCs/>
                            <w:color w:val="000000" w:themeColor="text1"/>
                            <w:sz w:val="24"/>
                            <w:szCs w:val="24"/>
                          </w:rPr>
                        </m:ctrlPr>
                      </m:sSubPr>
                      <m:e>
                        <m:r>
                          <m:rPr>
                            <m:sty m:val="p"/>
                          </m:rP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k,inner</m:t>
                        </m:r>
                      </m:sub>
                    </m:sSub>
                  </m:sub>
                  <m:sup/>
                  <m:e>
                    <m:r>
                      <w:rPr>
                        <w:rFonts w:ascii="Cambria Math" w:hAnsi="Cambria Math" w:cs="Times New Roman"/>
                        <w:color w:val="000000" w:themeColor="text1"/>
                        <w:sz w:val="24"/>
                        <w:szCs w:val="24"/>
                      </w:rPr>
                      <m:t>dv</m:t>
                    </m:r>
                  </m:e>
                </m:nary>
                <m:r>
                  <w:rPr>
                    <w:rFonts w:ascii="Cambria Math" w:hAnsi="Cambria Math" w:cs="Times New Roman"/>
                    <w:color w:val="000000" w:themeColor="text1"/>
                    <w:sz w:val="24"/>
                    <w:szCs w:val="24"/>
                  </w:rPr>
                  <m:t>=-</m:t>
                </m:r>
                <m:f>
                  <m:fPr>
                    <m:ctrlPr>
                      <w:rPr>
                        <w:rFonts w:ascii="Cambria Math" w:hAnsi="Cambria Math" w:cs="Times New Roman"/>
                        <w:bCs/>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3</m:t>
                    </m:r>
                  </m:den>
                </m:f>
                <m:nary>
                  <m:naryPr>
                    <m:limLoc m:val="undOvr"/>
                    <m:supHide m:val="1"/>
                    <m:ctrlPr>
                      <w:rPr>
                        <w:rFonts w:ascii="Cambria Math" w:hAnsi="Cambria Math" w:cs="Times New Roman"/>
                        <w:bCs/>
                        <w:color w:val="000000" w:themeColor="text1"/>
                        <w:sz w:val="24"/>
                        <w:szCs w:val="24"/>
                      </w:rPr>
                    </m:ctrlPr>
                  </m:naryPr>
                  <m:sub>
                    <m:sSub>
                      <m:sSubPr>
                        <m:ctrlPr>
                          <w:rPr>
                            <w:rFonts w:ascii="Cambria Math" w:hAnsi="Cambria Math" w:cs="Times New Roman"/>
                            <w:bCs/>
                            <w:color w:val="000000" w:themeColor="text1"/>
                            <w:sz w:val="24"/>
                            <w:szCs w:val="24"/>
                          </w:rPr>
                        </m:ctrlPr>
                      </m:sSubPr>
                      <m:e>
                        <m:r>
                          <m:rPr>
                            <m:sty m:val="p"/>
                          </m:rPr>
                          <w:rPr>
                            <w:rFonts w:ascii="Cambria Math" w:hAnsi="Cambria Math" w:cs="Times New Roman"/>
                            <w:color w:val="000000" w:themeColor="text1"/>
                            <w:sz w:val="24"/>
                            <w:szCs w:val="24"/>
                          </w:rPr>
                          <m:t>Γ</m:t>
                        </m:r>
                      </m:e>
                      <m:sub>
                        <m:r>
                          <w:rPr>
                            <w:rFonts w:ascii="Cambria Math" w:hAnsi="Cambria Math" w:cs="Times New Roman"/>
                            <w:color w:val="000000" w:themeColor="text1"/>
                            <w:sz w:val="24"/>
                            <w:szCs w:val="24"/>
                          </w:rPr>
                          <m:t>k,inner</m:t>
                        </m:r>
                      </m:sub>
                    </m:sSub>
                  </m:sub>
                  <m:sup/>
                  <m:e>
                    <m:r>
                      <m:rPr>
                        <m:sty m:val="bi"/>
                      </m:rPr>
                      <w:rPr>
                        <w:rFonts w:ascii="Cambria Math" w:hAnsi="Cambria Math" w:cs="Times New Roman"/>
                        <w:color w:val="000000" w:themeColor="text1"/>
                        <w:sz w:val="24"/>
                        <w:szCs w:val="24"/>
                      </w:rPr>
                      <m:t>x</m:t>
                    </m:r>
                    <m: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n</m:t>
                    </m:r>
                    <m:r>
                      <w:rPr>
                        <w:rFonts w:ascii="Cambria Math" w:hAnsi="Cambria Math" w:cs="Times New Roman"/>
                        <w:color w:val="000000" w:themeColor="text1"/>
                        <w:sz w:val="24"/>
                        <w:szCs w:val="24"/>
                      </w:rPr>
                      <m:t xml:space="preserve"> da</m:t>
                    </m:r>
                  </m:e>
                </m:nary>
                <m:r>
                  <w:rPr>
                    <w:rFonts w:ascii="Cambria Math" w:hAnsi="Cambria Math" w:cs="Times New Roman"/>
                    <w:color w:val="000000" w:themeColor="text1"/>
                    <w:sz w:val="24"/>
                    <w:szCs w:val="24"/>
                  </w:rPr>
                  <m:t xml:space="preserve"> ,</m:t>
                </m:r>
              </m:oMath>
            </m:oMathPara>
          </w:p>
        </w:tc>
        <w:tc>
          <w:tcPr>
            <w:tcW w:w="1201" w:type="dxa"/>
          </w:tcPr>
          <w:p w14:paraId="78E25A35" w14:textId="3CBBCF87" w:rsidR="00102802" w:rsidRPr="0018770A" w:rsidRDefault="0053346C" w:rsidP="00DB3F6E">
            <w:pPr>
              <w:spacing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(6</w:t>
            </w:r>
            <w:r w:rsidR="00102802" w:rsidRPr="0018770A">
              <w:rPr>
                <w:rFonts w:ascii="Times New Roman" w:hAnsi="Times New Roman" w:cs="Times New Roman"/>
                <w:bCs/>
                <w:color w:val="000000" w:themeColor="text1"/>
                <w:sz w:val="24"/>
                <w:szCs w:val="24"/>
              </w:rPr>
              <w:t>)</w:t>
            </w:r>
          </w:p>
        </w:tc>
      </w:tr>
    </w:tbl>
    <w:p w14:paraId="4F2A35D9" w14:textId="77777777" w:rsidR="0053346C" w:rsidRDefault="00102802" w:rsidP="00102802">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 xml:space="preserve">where </w:t>
      </w:r>
      <m:oMath>
        <m:sSub>
          <m:sSubPr>
            <m:ctrlPr>
              <w:rPr>
                <w:rFonts w:ascii="Cambria Math" w:hAnsi="Cambria Math" w:cs="Times New Roman"/>
                <w:bCs/>
                <w:color w:val="000000" w:themeColor="text1"/>
                <w:sz w:val="24"/>
                <w:szCs w:val="24"/>
              </w:rPr>
            </m:ctrlPr>
          </m:sSubPr>
          <m:e>
            <m:r>
              <m:rPr>
                <m:sty m:val="p"/>
              </m:rP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k,inner</m:t>
            </m:r>
          </m:sub>
        </m:sSub>
      </m:oMath>
      <w:r w:rsidRPr="0018770A">
        <w:rPr>
          <w:rFonts w:ascii="Times New Roman" w:hAnsi="Times New Roman" w:cs="Times New Roman"/>
          <w:bCs/>
          <w:color w:val="000000" w:themeColor="text1"/>
          <w:sz w:val="24"/>
          <w:szCs w:val="24"/>
        </w:rPr>
        <w:t xml:space="preserve"> is the volume enclosed by the inner surface </w:t>
      </w:r>
      <m:oMath>
        <m:sSub>
          <m:sSubPr>
            <m:ctrlPr>
              <w:rPr>
                <w:rFonts w:ascii="Cambria Math" w:hAnsi="Cambria Math" w:cs="Times New Roman"/>
                <w:bCs/>
                <w:color w:val="000000" w:themeColor="text1"/>
                <w:sz w:val="24"/>
                <w:szCs w:val="24"/>
              </w:rPr>
            </m:ctrlPr>
          </m:sSubPr>
          <m:e>
            <m:r>
              <m:rPr>
                <m:sty m:val="p"/>
              </m:rPr>
              <w:rPr>
                <w:rFonts w:ascii="Cambria Math" w:hAnsi="Cambria Math" w:cs="Times New Roman"/>
                <w:color w:val="000000" w:themeColor="text1"/>
                <w:sz w:val="24"/>
                <w:szCs w:val="24"/>
              </w:rPr>
              <m:t>Γ</m:t>
            </m:r>
          </m:e>
          <m:sub>
            <m:r>
              <w:rPr>
                <w:rFonts w:ascii="Cambria Math" w:hAnsi="Cambria Math" w:cs="Times New Roman"/>
                <w:color w:val="000000" w:themeColor="text1"/>
                <w:sz w:val="24"/>
                <w:szCs w:val="24"/>
              </w:rPr>
              <m:t>k,inner</m:t>
            </m:r>
          </m:sub>
        </m:sSub>
      </m:oMath>
      <w:r w:rsidRPr="0018770A">
        <w:rPr>
          <w:rFonts w:ascii="Times New Roman" w:hAnsi="Times New Roman" w:cs="Times New Roman"/>
          <w:bCs/>
          <w:color w:val="000000" w:themeColor="text1"/>
          <w:sz w:val="24"/>
          <w:szCs w:val="24"/>
        </w:rPr>
        <w:t xml:space="preserve"> and the basal surface at   </w:t>
      </w:r>
      <m:oMath>
        <m:r>
          <w:rPr>
            <w:rFonts w:ascii="Cambria Math" w:hAnsi="Cambria Math" w:cs="Times New Roman"/>
            <w:color w:val="000000" w:themeColor="text1"/>
            <w:sz w:val="24"/>
            <w:szCs w:val="24"/>
          </w:rPr>
          <m:t>z = 0</m:t>
        </m:r>
      </m:oMath>
      <w:r w:rsidRPr="0018770A">
        <w:rPr>
          <w:rFonts w:ascii="Times New Roman" w:hAnsi="Times New Roman" w:cs="Times New Roman"/>
          <w:bCs/>
          <w:color w:val="000000" w:themeColor="text1"/>
          <w:sz w:val="24"/>
          <w:szCs w:val="24"/>
        </w:rPr>
        <w:t xml:space="preserve">, and </w:t>
      </w:r>
      <m:oMath>
        <m:r>
          <m:rPr>
            <m:sty m:val="bi"/>
          </m:rPr>
          <w:rPr>
            <w:rFonts w:ascii="Cambria Math" w:hAnsi="Cambria Math" w:cs="Times New Roman"/>
            <w:color w:val="000000" w:themeColor="text1"/>
            <w:sz w:val="24"/>
            <w:szCs w:val="24"/>
          </w:rPr>
          <m:t>n</m:t>
        </m:r>
        <m:r>
          <m:rPr>
            <m:sty m:val="p"/>
          </m:rPr>
          <w:rPr>
            <w:rFonts w:ascii="Cambria Math" w:hAnsi="Cambria Math" w:cs="Times New Roman"/>
            <w:color w:val="000000" w:themeColor="text1"/>
            <w:sz w:val="24"/>
            <w:szCs w:val="24"/>
          </w:rPr>
          <m:t xml:space="preserve"> </m:t>
        </m:r>
      </m:oMath>
      <w:r w:rsidRPr="0018770A">
        <w:rPr>
          <w:rFonts w:ascii="Times New Roman" w:hAnsi="Times New Roman" w:cs="Times New Roman"/>
          <w:bCs/>
          <w:color w:val="000000" w:themeColor="text1"/>
          <w:sz w:val="24"/>
          <w:szCs w:val="24"/>
        </w:rPr>
        <w:t xml:space="preserve">is the outward unit normal vector. </w:t>
      </w:r>
    </w:p>
    <w:p w14:paraId="164433D8" w14:textId="77777777" w:rsidR="0053346C" w:rsidRDefault="0053346C" w:rsidP="00102802">
      <w:pPr>
        <w:spacing w:line="240" w:lineRule="auto"/>
        <w:jc w:val="both"/>
        <w:rPr>
          <w:rFonts w:ascii="Times New Roman" w:hAnsi="Times New Roman" w:cs="Times New Roman"/>
          <w:bCs/>
          <w:color w:val="000000" w:themeColor="text1"/>
          <w:sz w:val="24"/>
          <w:szCs w:val="24"/>
        </w:rPr>
      </w:pPr>
    </w:p>
    <w:p w14:paraId="0F31F79B" w14:textId="77777777" w:rsidR="0053346C" w:rsidRDefault="0053346C" w:rsidP="00102802">
      <w:pPr>
        <w:spacing w:line="240" w:lineRule="auto"/>
        <w:jc w:val="both"/>
        <w:rPr>
          <w:rFonts w:ascii="Times New Roman" w:hAnsi="Times New Roman" w:cs="Times New Roman"/>
          <w:bCs/>
          <w:color w:val="000000" w:themeColor="text1"/>
          <w:sz w:val="24"/>
          <w:szCs w:val="24"/>
        </w:rPr>
      </w:pPr>
    </w:p>
    <w:p w14:paraId="65698ACC" w14:textId="77777777" w:rsidR="0053346C" w:rsidRDefault="0053346C" w:rsidP="00102802">
      <w:pPr>
        <w:spacing w:line="240" w:lineRule="auto"/>
        <w:jc w:val="both"/>
        <w:rPr>
          <w:rFonts w:ascii="Times New Roman" w:hAnsi="Times New Roman" w:cs="Times New Roman"/>
          <w:bCs/>
          <w:color w:val="000000" w:themeColor="text1"/>
          <w:sz w:val="24"/>
          <w:szCs w:val="24"/>
        </w:rPr>
      </w:pPr>
    </w:p>
    <w:p w14:paraId="38969DAB" w14:textId="2C6E93ED" w:rsidR="00102802" w:rsidRPr="0018770A" w:rsidRDefault="00102802" w:rsidP="00102802">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lastRenderedPageBreak/>
        <w:t>The first variation of the</w:t>
      </w:r>
      <w:r w:rsidR="0053346C">
        <w:rPr>
          <w:rFonts w:ascii="Times New Roman" w:hAnsi="Times New Roman" w:cs="Times New Roman"/>
          <w:bCs/>
          <w:color w:val="000000" w:themeColor="text1"/>
          <w:sz w:val="24"/>
          <w:szCs w:val="24"/>
        </w:rPr>
        <w:t xml:space="preserve"> </w:t>
      </w:r>
      <w:proofErr w:type="spellStart"/>
      <w:r w:rsidR="0053346C">
        <w:rPr>
          <w:rFonts w:ascii="Times New Roman" w:hAnsi="Times New Roman" w:cs="Times New Roman"/>
          <w:bCs/>
          <w:color w:val="000000" w:themeColor="text1"/>
          <w:sz w:val="24"/>
          <w:szCs w:val="24"/>
        </w:rPr>
        <w:t>Lagrangian</w:t>
      </w:r>
      <w:proofErr w:type="spellEnd"/>
      <w:r w:rsidR="0053346C">
        <w:rPr>
          <w:rFonts w:ascii="Times New Roman" w:hAnsi="Times New Roman" w:cs="Times New Roman"/>
          <w:bCs/>
          <w:color w:val="000000" w:themeColor="text1"/>
          <w:sz w:val="24"/>
          <w:szCs w:val="24"/>
        </w:rPr>
        <w:t xml:space="preserve"> functional in Eq. (5</w:t>
      </w:r>
      <w:r w:rsidRPr="0018770A">
        <w:rPr>
          <w:rFonts w:ascii="Times New Roman" w:hAnsi="Times New Roman" w:cs="Times New Roman"/>
          <w:bCs/>
          <w:color w:val="000000" w:themeColor="text1"/>
          <w:sz w:val="24"/>
          <w:szCs w:val="24"/>
        </w:rPr>
        <w:t>) leads to the following expression:</w:t>
      </w:r>
    </w:p>
    <w:tbl>
      <w:tblPr>
        <w:tblW w:w="0" w:type="auto"/>
        <w:tblInd w:w="720" w:type="dxa"/>
        <w:tblLook w:val="04A0" w:firstRow="1" w:lastRow="0" w:firstColumn="1" w:lastColumn="0" w:noHBand="0" w:noVBand="1"/>
      </w:tblPr>
      <w:tblGrid>
        <w:gridCol w:w="6826"/>
        <w:gridCol w:w="1359"/>
      </w:tblGrid>
      <w:tr w:rsidR="00102802" w:rsidRPr="0018770A" w14:paraId="67CC42BF" w14:textId="77777777" w:rsidTr="0053346C">
        <w:tc>
          <w:tcPr>
            <w:tcW w:w="6826" w:type="dxa"/>
          </w:tcPr>
          <w:p w14:paraId="052B6F1C" w14:textId="018B8F62" w:rsidR="00102802" w:rsidRPr="0018770A" w:rsidRDefault="00102802" w:rsidP="00DB3F6E">
            <w:pPr>
              <w:spacing w:line="240" w:lineRule="auto"/>
              <w:jc w:val="both"/>
              <w:rPr>
                <w:rFonts w:ascii="Times New Roman" w:hAnsi="Times New Roman" w:cs="Times New Roman"/>
                <w:bCs/>
                <w:color w:val="000000" w:themeColor="text1"/>
                <w:sz w:val="24"/>
                <w:szCs w:val="24"/>
              </w:rPr>
            </w:pPr>
            <m:oMath>
              <m:r>
                <w:rPr>
                  <w:rFonts w:ascii="Cambria Math" w:hAnsi="Cambria Math" w:cs="Times New Roman"/>
                  <w:color w:val="000000" w:themeColor="text1"/>
                  <w:sz w:val="24"/>
                  <w:szCs w:val="24"/>
                </w:rPr>
                <m:t>δ</m:t>
              </m:r>
              <m:r>
                <m:rPr>
                  <m:scr m:val="script"/>
                </m:rPr>
                <w:rPr>
                  <w:rFonts w:ascii="Cambria Math" w:hAnsi="Cambria Math" w:cs="Times New Roman"/>
                  <w:color w:val="000000" w:themeColor="text1"/>
                  <w:sz w:val="24"/>
                  <w:szCs w:val="24"/>
                </w:rPr>
                <m:t>L</m:t>
              </m:r>
              <m:d>
                <m:dPr>
                  <m:ctrlPr>
                    <w:rPr>
                      <w:rFonts w:ascii="Cambria Math" w:hAnsi="Cambria Math" w:cs="Times New Roman"/>
                      <w:bCs/>
                      <w:color w:val="000000" w:themeColor="text1"/>
                      <w:sz w:val="24"/>
                      <w:szCs w:val="24"/>
                    </w:rPr>
                  </m:ctrlPr>
                </m:dPr>
                <m:e>
                  <m:r>
                    <m:rPr>
                      <m:sty m:val="bi"/>
                    </m:rPr>
                    <w:rPr>
                      <w:rFonts w:ascii="Cambria Math" w:hAnsi="Cambria Math" w:cs="Times New Roman"/>
                      <w:color w:val="000000" w:themeColor="text1"/>
                      <w:sz w:val="24"/>
                      <w:szCs w:val="24"/>
                    </w:rPr>
                    <m:t>u</m:t>
                  </m:r>
                  <m:r>
                    <w:rPr>
                      <w:rFonts w:ascii="Cambria Math" w:hAnsi="Cambria Math" w:cs="Times New Roman"/>
                      <w:color w:val="000000" w:themeColor="text1"/>
                      <w:sz w:val="24"/>
                      <w:szCs w:val="24"/>
                    </w:rPr>
                    <m:t>,p,</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LV</m:t>
                      </m:r>
                    </m:sub>
                  </m:sSub>
                  <m:r>
                    <w:rPr>
                      <w:rFonts w:ascii="Cambria Math" w:hAnsi="Cambria Math" w:cs="Times New Roman"/>
                      <w:color w:val="000000" w:themeColor="text1"/>
                      <w:sz w:val="24"/>
                      <w:szCs w:val="24"/>
                    </w:rPr>
                    <m:t>,</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x</m:t>
                      </m:r>
                    </m:sub>
                  </m:sSub>
                  <m:r>
                    <w:rPr>
                      <w:rFonts w:ascii="Cambria Math" w:hAnsi="Cambria Math" w:cs="Times New Roman"/>
                      <w:color w:val="000000" w:themeColor="text1"/>
                      <w:sz w:val="24"/>
                      <w:szCs w:val="24"/>
                    </w:rPr>
                    <m:t>,</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y</m:t>
                      </m:r>
                    </m:sub>
                  </m:sSub>
                  <m:r>
                    <w:rPr>
                      <w:rFonts w:ascii="Cambria Math" w:hAnsi="Cambria Math" w:cs="Times New Roman"/>
                      <w:color w:val="000000" w:themeColor="text1"/>
                      <w:sz w:val="24"/>
                      <w:szCs w:val="24"/>
                    </w:rPr>
                    <m:t>,</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z</m:t>
                      </m:r>
                    </m:sub>
                  </m:sSub>
                </m:e>
              </m:d>
              <m:r>
                <w:rPr>
                  <w:rFonts w:ascii="Cambria Math" w:hAnsi="Cambria Math" w:cs="Times New Roman"/>
                  <w:color w:val="000000" w:themeColor="text1"/>
                  <w:sz w:val="24"/>
                  <w:szCs w:val="24"/>
                </w:rPr>
                <m:t>=</m:t>
              </m:r>
              <m:nary>
                <m:naryPr>
                  <m:limLoc m:val="subSup"/>
                  <m:supHide m:val="1"/>
                  <m:ctrlPr>
                    <w:rPr>
                      <w:rFonts w:ascii="Cambria Math" w:hAnsi="Cambria Math" w:cs="Times New Roman"/>
                      <w:bCs/>
                      <w:color w:val="000000" w:themeColor="text1"/>
                      <w:sz w:val="24"/>
                      <w:szCs w:val="24"/>
                    </w:rPr>
                  </m:ctrlPr>
                </m:naryPr>
                <m:sub>
                  <m:sSub>
                    <m:sSubPr>
                      <m:ctrlPr>
                        <w:rPr>
                          <w:rFonts w:ascii="Cambria Math" w:hAnsi="Cambria Math" w:cs="Times New Roman"/>
                          <w:bCs/>
                          <w:color w:val="000000" w:themeColor="text1"/>
                          <w:sz w:val="24"/>
                          <w:szCs w:val="24"/>
                        </w:rPr>
                      </m:ctrlPr>
                    </m:sSubPr>
                    <m:e>
                      <m:r>
                        <m:rPr>
                          <m:sty m:val="p"/>
                        </m:rP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0</m:t>
                      </m:r>
                    </m:sub>
                  </m:sSub>
                </m:sub>
                <m:sup/>
                <m:e>
                  <m:d>
                    <m:dPr>
                      <m:ctrlPr>
                        <w:rPr>
                          <w:rFonts w:ascii="Cambria Math" w:hAnsi="Cambria Math" w:cs="Times New Roman"/>
                          <w:bCs/>
                          <w:i/>
                          <w:color w:val="000000" w:themeColor="text1"/>
                          <w:sz w:val="24"/>
                          <w:szCs w:val="24"/>
                        </w:rPr>
                      </m:ctrlPr>
                    </m:dPr>
                    <m:e>
                      <m:r>
                        <m:rPr>
                          <m:sty m:val="bi"/>
                        </m:rPr>
                        <w:rPr>
                          <w:rFonts w:ascii="Cambria Math" w:hAnsi="Cambria Math" w:cs="Times New Roman"/>
                          <w:color w:val="000000" w:themeColor="text1"/>
                          <w:sz w:val="24"/>
                          <w:szCs w:val="24"/>
                        </w:rPr>
                        <m:t>P</m:t>
                      </m:r>
                      <m:r>
                        <w:rPr>
                          <w:rFonts w:ascii="Cambria Math" w:hAnsi="Cambria Math" w:cs="Times New Roman"/>
                          <w:color w:val="000000" w:themeColor="text1"/>
                          <w:sz w:val="24"/>
                          <w:szCs w:val="24"/>
                        </w:rPr>
                        <m:t>-p</m:t>
                      </m:r>
                      <m:sSup>
                        <m:sSupPr>
                          <m:ctrlPr>
                            <w:rPr>
                              <w:rFonts w:ascii="Cambria Math" w:hAnsi="Cambria Math" w:cs="Times New Roman"/>
                              <w:bCs/>
                              <w:color w:val="000000" w:themeColor="text1"/>
                              <w:sz w:val="24"/>
                              <w:szCs w:val="24"/>
                            </w:rPr>
                          </m:ctrlPr>
                        </m:sSupPr>
                        <m:e>
                          <m:r>
                            <m:rPr>
                              <m:sty m:val="bi"/>
                            </m:rPr>
                            <w:rPr>
                              <w:rFonts w:ascii="Cambria Math" w:hAnsi="Cambria Math" w:cs="Times New Roman"/>
                              <w:color w:val="000000" w:themeColor="text1"/>
                              <w:sz w:val="24"/>
                              <w:szCs w:val="24"/>
                            </w:rPr>
                            <m:t>F</m:t>
                          </m:r>
                        </m:e>
                        <m:sup>
                          <m:r>
                            <w:rPr>
                              <w:rFonts w:ascii="Cambria Math" w:hAnsi="Cambria Math" w:cs="Times New Roman"/>
                              <w:color w:val="000000" w:themeColor="text1"/>
                              <w:sz w:val="24"/>
                              <w:szCs w:val="24"/>
                            </w:rPr>
                            <m:t>-T</m:t>
                          </m:r>
                        </m:sup>
                      </m:sSup>
                    </m:e>
                  </m:d>
                  <m:r>
                    <w:rPr>
                      <w:rFonts w:ascii="Cambria Math" w:hAnsi="Cambria Math" w:cs="Times New Roman"/>
                      <w:color w:val="000000" w:themeColor="text1"/>
                      <w:sz w:val="24"/>
                      <w:szCs w:val="24"/>
                    </w:rPr>
                    <m:t>:∇δ</m:t>
                  </m:r>
                  <m:r>
                    <m:rPr>
                      <m:sty m:val="bi"/>
                    </m:rPr>
                    <w:rPr>
                      <w:rFonts w:ascii="Cambria Math" w:hAnsi="Cambria Math" w:cs="Times New Roman"/>
                      <w:color w:val="000000" w:themeColor="text1"/>
                      <w:sz w:val="24"/>
                      <w:szCs w:val="24"/>
                    </w:rPr>
                    <m:t>u</m:t>
                  </m:r>
                  <m:r>
                    <w:rPr>
                      <w:rFonts w:ascii="Cambria Math" w:hAnsi="Cambria Math" w:cs="Times New Roman"/>
                      <w:color w:val="000000" w:themeColor="text1"/>
                      <w:sz w:val="24"/>
                      <w:szCs w:val="24"/>
                    </w:rPr>
                    <m:t xml:space="preserve"> dV</m:t>
                  </m:r>
                </m:e>
              </m:nary>
              <m:r>
                <w:rPr>
                  <w:rFonts w:ascii="Cambria Math" w:hAnsi="Cambria Math" w:cs="Times New Roman"/>
                  <w:color w:val="000000" w:themeColor="text1"/>
                  <w:sz w:val="24"/>
                  <w:szCs w:val="24"/>
                </w:rPr>
                <m:t xml:space="preserve">-                              </m:t>
              </m:r>
              <m:nary>
                <m:naryPr>
                  <m:limLoc m:val="subSup"/>
                  <m:supHide m:val="1"/>
                  <m:ctrlPr>
                    <w:rPr>
                      <w:rFonts w:ascii="Cambria Math" w:hAnsi="Cambria Math" w:cs="Times New Roman"/>
                      <w:bCs/>
                      <w:color w:val="000000" w:themeColor="text1"/>
                      <w:sz w:val="24"/>
                      <w:szCs w:val="24"/>
                    </w:rPr>
                  </m:ctrlPr>
                </m:naryPr>
                <m:sub>
                  <m:sSub>
                    <m:sSubPr>
                      <m:ctrlPr>
                        <w:rPr>
                          <w:rFonts w:ascii="Cambria Math" w:hAnsi="Cambria Math" w:cs="Times New Roman"/>
                          <w:bCs/>
                          <w:color w:val="000000" w:themeColor="text1"/>
                          <w:sz w:val="24"/>
                          <w:szCs w:val="24"/>
                        </w:rPr>
                      </m:ctrlPr>
                    </m:sSubPr>
                    <m:e>
                      <m:r>
                        <m:rPr>
                          <m:sty m:val="p"/>
                        </m:rP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0</m:t>
                      </m:r>
                    </m:sub>
                  </m:sSub>
                </m:sub>
                <m:sup/>
                <m:e>
                  <m:r>
                    <w:rPr>
                      <w:rFonts w:ascii="Cambria Math" w:hAnsi="Cambria Math" w:cs="Times New Roman"/>
                      <w:color w:val="000000" w:themeColor="text1"/>
                      <w:sz w:val="24"/>
                      <w:szCs w:val="24"/>
                    </w:rPr>
                    <m:t>δp</m:t>
                  </m:r>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J-1</m:t>
                      </m:r>
                    </m:e>
                  </m:d>
                  <m:r>
                    <w:rPr>
                      <w:rFonts w:ascii="Cambria Math" w:hAnsi="Cambria Math" w:cs="Times New Roman"/>
                      <w:color w:val="000000" w:themeColor="text1"/>
                      <w:sz w:val="24"/>
                      <w:szCs w:val="24"/>
                    </w:rPr>
                    <m:t>dV</m:t>
                  </m:r>
                </m:e>
              </m:nary>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LV,</m:t>
                  </m:r>
                  <m:r>
                    <m:rPr>
                      <m:sty m:val="p"/>
                    </m:rPr>
                    <w:rPr>
                      <w:rFonts w:ascii="Cambria Math" w:hAnsi="Cambria Math" w:cs="Times New Roman"/>
                      <w:color w:val="000000" w:themeColor="text1"/>
                      <w:sz w:val="24"/>
                      <w:szCs w:val="24"/>
                    </w:rPr>
                    <m:t>cav</m:t>
                  </m:r>
                </m:sub>
              </m:sSub>
              <m:nary>
                <m:naryPr>
                  <m:limLoc m:val="subSup"/>
                  <m:supHide m:val="1"/>
                  <m:ctrlPr>
                    <w:rPr>
                      <w:rFonts w:ascii="Cambria Math" w:hAnsi="Cambria Math" w:cs="Times New Roman"/>
                      <w:bCs/>
                      <w:color w:val="000000" w:themeColor="text1"/>
                      <w:sz w:val="24"/>
                      <w:szCs w:val="24"/>
                    </w:rPr>
                  </m:ctrlPr>
                </m:naryPr>
                <m:sub>
                  <m:sSub>
                    <m:sSubPr>
                      <m:ctrlPr>
                        <w:rPr>
                          <w:rFonts w:ascii="Cambria Math" w:hAnsi="Cambria Math" w:cs="Times New Roman"/>
                          <w:bCs/>
                          <w:color w:val="000000" w:themeColor="text1"/>
                          <w:sz w:val="24"/>
                          <w:szCs w:val="24"/>
                        </w:rPr>
                      </m:ctrlPr>
                    </m:sSubPr>
                    <m:e>
                      <m:r>
                        <m:rPr>
                          <m:sty m:val="p"/>
                        </m:rP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0</m:t>
                      </m:r>
                    </m:sub>
                  </m:sSub>
                </m:sub>
                <m:sup/>
                <m:e>
                  <m:r>
                    <w:rPr>
                      <w:rFonts w:ascii="Cambria Math" w:hAnsi="Cambria Math" w:cs="Times New Roman"/>
                      <w:color w:val="000000" w:themeColor="text1"/>
                      <w:sz w:val="24"/>
                      <w:szCs w:val="24"/>
                    </w:rPr>
                    <m:t>cof</m:t>
                  </m:r>
                  <m:d>
                    <m:dPr>
                      <m:ctrlPr>
                        <w:rPr>
                          <w:rFonts w:ascii="Cambria Math" w:hAnsi="Cambria Math" w:cs="Times New Roman"/>
                          <w:bCs/>
                          <w:color w:val="000000" w:themeColor="text1"/>
                          <w:sz w:val="24"/>
                          <w:szCs w:val="24"/>
                        </w:rPr>
                      </m:ctrlPr>
                    </m:dPr>
                    <m:e>
                      <m:r>
                        <m:rPr>
                          <m:sty m:val="bi"/>
                        </m:rPr>
                        <w:rPr>
                          <w:rFonts w:ascii="Cambria Math" w:hAnsi="Cambria Math" w:cs="Times New Roman"/>
                          <w:color w:val="000000" w:themeColor="text1"/>
                          <w:sz w:val="24"/>
                          <w:szCs w:val="24"/>
                        </w:rPr>
                        <m:t>F</m:t>
                      </m:r>
                    </m:e>
                  </m:d>
                  <m:r>
                    <w:rPr>
                      <w:rFonts w:ascii="Cambria Math" w:hAnsi="Cambria Math" w:cs="Times New Roman"/>
                      <w:color w:val="000000" w:themeColor="text1"/>
                      <w:sz w:val="24"/>
                      <w:szCs w:val="24"/>
                    </w:rPr>
                    <m:t>:∇δ</m:t>
                  </m:r>
                  <m:r>
                    <m:rPr>
                      <m:sty m:val="bi"/>
                    </m:rPr>
                    <w:rPr>
                      <w:rFonts w:ascii="Cambria Math" w:hAnsi="Cambria Math" w:cs="Times New Roman"/>
                      <w:color w:val="000000" w:themeColor="text1"/>
                      <w:sz w:val="24"/>
                      <w:szCs w:val="24"/>
                    </w:rPr>
                    <m:t>u</m:t>
                  </m:r>
                  <m:r>
                    <w:rPr>
                      <w:rFonts w:ascii="Cambria Math" w:hAnsi="Cambria Math" w:cs="Times New Roman"/>
                      <w:color w:val="000000" w:themeColor="text1"/>
                      <w:sz w:val="24"/>
                      <w:szCs w:val="24"/>
                    </w:rPr>
                    <m:t xml:space="preserve"> dV </m:t>
                  </m:r>
                </m:e>
              </m:nary>
              <m:r>
                <w:rPr>
                  <w:rFonts w:ascii="Cambria Math" w:hAnsi="Cambria Math" w:cs="Times New Roman"/>
                  <w:color w:val="000000" w:themeColor="text1"/>
                  <w:sz w:val="24"/>
                  <w:szCs w:val="24"/>
                </w:rPr>
                <m:t>-                             δ</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LV</m:t>
                  </m:r>
                </m:sub>
              </m:sSub>
              <m:d>
                <m:dPr>
                  <m:ctrlPr>
                    <w:rPr>
                      <w:rFonts w:ascii="Cambria Math" w:hAnsi="Cambria Math" w:cs="Times New Roman"/>
                      <w:bCs/>
                      <w:color w:val="000000" w:themeColor="text1"/>
                      <w:sz w:val="24"/>
                      <w:szCs w:val="24"/>
                    </w:rPr>
                  </m:ctrlPr>
                </m:dPr>
                <m:e>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LV</m:t>
                      </m:r>
                    </m:sub>
                  </m:sSub>
                  <m:d>
                    <m:dPr>
                      <m:ctrlPr>
                        <w:rPr>
                          <w:rFonts w:ascii="Cambria Math" w:hAnsi="Cambria Math" w:cs="Times New Roman"/>
                          <w:bCs/>
                          <w:color w:val="000000" w:themeColor="text1"/>
                          <w:sz w:val="24"/>
                          <w:szCs w:val="24"/>
                        </w:rPr>
                      </m:ctrlPr>
                    </m:dPr>
                    <m:e>
                      <m:r>
                        <m:rPr>
                          <m:sty m:val="bi"/>
                        </m:rPr>
                        <w:rPr>
                          <w:rFonts w:ascii="Cambria Math" w:hAnsi="Cambria Math" w:cs="Times New Roman"/>
                          <w:color w:val="000000" w:themeColor="text1"/>
                          <w:sz w:val="24"/>
                          <w:szCs w:val="24"/>
                        </w:rPr>
                        <m:t>u</m:t>
                      </m:r>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LV</m:t>
                      </m:r>
                    </m:sub>
                  </m:sSub>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δc</m:t>
                  </m:r>
                </m:e>
                <m:sub>
                  <m:r>
                    <w:rPr>
                      <w:rFonts w:ascii="Cambria Math" w:hAnsi="Cambria Math" w:cs="Times New Roman"/>
                      <w:color w:val="000000" w:themeColor="text1"/>
                      <w:sz w:val="24"/>
                      <w:szCs w:val="24"/>
                    </w:rPr>
                    <m:t>x</m:t>
                  </m:r>
                </m:sub>
              </m:sSub>
              <m:r>
                <w:rPr>
                  <w:rFonts w:ascii="Cambria Math" w:hAnsi="Cambria Math" w:cs="Times New Roman"/>
                  <w:color w:val="000000" w:themeColor="text1"/>
                  <w:sz w:val="24"/>
                  <w:szCs w:val="24"/>
                </w:rPr>
                <m:t>∙</m:t>
              </m:r>
              <m:nary>
                <m:naryPr>
                  <m:limLoc m:val="subSup"/>
                  <m:supHide m:val="1"/>
                  <m:ctrlPr>
                    <w:rPr>
                      <w:rFonts w:ascii="Cambria Math" w:hAnsi="Cambria Math" w:cs="Times New Roman"/>
                      <w:bCs/>
                      <w:color w:val="000000" w:themeColor="text1"/>
                      <w:sz w:val="24"/>
                      <w:szCs w:val="24"/>
                    </w:rPr>
                  </m:ctrlPr>
                </m:naryPr>
                <m:sub>
                  <m:sSub>
                    <m:sSubPr>
                      <m:ctrlPr>
                        <w:rPr>
                          <w:rFonts w:ascii="Cambria Math" w:hAnsi="Cambria Math" w:cs="Times New Roman"/>
                          <w:bCs/>
                          <w:color w:val="000000" w:themeColor="text1"/>
                          <w:sz w:val="24"/>
                          <w:szCs w:val="24"/>
                        </w:rPr>
                      </m:ctrlPr>
                    </m:sSubPr>
                    <m:e>
                      <m:r>
                        <m:rPr>
                          <m:sty m:val="p"/>
                        </m:rP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0</m:t>
                      </m:r>
                    </m:sub>
                  </m:sSub>
                </m:sub>
                <m:sup/>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x</m:t>
                      </m:r>
                    </m:sub>
                  </m:sSub>
                  <m:r>
                    <w:rPr>
                      <w:rFonts w:ascii="Cambria Math" w:hAnsi="Cambria Math" w:cs="Times New Roman"/>
                      <w:color w:val="000000" w:themeColor="text1"/>
                      <w:sz w:val="24"/>
                      <w:szCs w:val="24"/>
                    </w:rPr>
                    <m:t xml:space="preserve"> dV</m:t>
                  </m:r>
                </m:e>
              </m:nary>
              <m:r>
                <w:rPr>
                  <w:rFonts w:ascii="Cambria Math" w:hAnsi="Cambria Math" w:cs="Times New Roman"/>
                  <w:color w:val="000000" w:themeColor="text1"/>
                  <w:sz w:val="24"/>
                  <w:szCs w:val="24"/>
                </w:rPr>
                <m:t xml:space="preserve">-                            </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δc</m:t>
                  </m:r>
                </m:e>
                <m:sub>
                  <m:r>
                    <w:rPr>
                      <w:rFonts w:ascii="Cambria Math" w:hAnsi="Cambria Math" w:cs="Times New Roman"/>
                      <w:color w:val="000000" w:themeColor="text1"/>
                      <w:sz w:val="24"/>
                      <w:szCs w:val="24"/>
                    </w:rPr>
                    <m:t>y</m:t>
                  </m:r>
                </m:sub>
              </m:sSub>
              <m:r>
                <w:rPr>
                  <w:rFonts w:ascii="Cambria Math" w:hAnsi="Cambria Math" w:cs="Times New Roman"/>
                  <w:color w:val="000000" w:themeColor="text1"/>
                  <w:sz w:val="24"/>
                  <w:szCs w:val="24"/>
                </w:rPr>
                <m:t>∙</m:t>
              </m:r>
              <m:nary>
                <m:naryPr>
                  <m:limLoc m:val="subSup"/>
                  <m:supHide m:val="1"/>
                  <m:ctrlPr>
                    <w:rPr>
                      <w:rFonts w:ascii="Cambria Math" w:hAnsi="Cambria Math" w:cs="Times New Roman"/>
                      <w:bCs/>
                      <w:i/>
                      <w:color w:val="000000" w:themeColor="text1"/>
                      <w:sz w:val="24"/>
                      <w:szCs w:val="24"/>
                    </w:rPr>
                  </m:ctrlPr>
                </m:naryPr>
                <m:sub>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0</m:t>
                      </m:r>
                    </m:sub>
                  </m:sSub>
                </m:sub>
                <m:sup/>
                <m:e>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y</m:t>
                      </m:r>
                    </m:sub>
                  </m:sSub>
                  <m:r>
                    <w:rPr>
                      <w:rFonts w:ascii="Cambria Math" w:hAnsi="Cambria Math" w:cs="Times New Roman"/>
                      <w:color w:val="000000" w:themeColor="text1"/>
                      <w:sz w:val="24"/>
                      <w:szCs w:val="24"/>
                    </w:rPr>
                    <m:t xml:space="preserve"> dV</m:t>
                  </m:r>
                </m:e>
              </m:nary>
              <m:r>
                <w:rPr>
                  <w:rFonts w:ascii="Cambria Math" w:hAnsi="Cambria Math" w:cs="Times New Roman"/>
                  <w:color w:val="000000" w:themeColor="text1"/>
                  <w:sz w:val="24"/>
                  <w:szCs w:val="24"/>
                </w:rPr>
                <m:t xml:space="preserve">-  </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y</m:t>
                  </m:r>
                </m:sub>
              </m:sSub>
              <m:r>
                <w:rPr>
                  <w:rFonts w:ascii="Cambria Math" w:hAnsi="Cambria Math" w:cs="Times New Roman"/>
                  <w:color w:val="000000" w:themeColor="text1"/>
                  <w:sz w:val="24"/>
                  <w:szCs w:val="24"/>
                </w:rPr>
                <m:t>∙</m:t>
              </m:r>
              <m:nary>
                <m:naryPr>
                  <m:limLoc m:val="subSup"/>
                  <m:supHide m:val="1"/>
                  <m:ctrlPr>
                    <w:rPr>
                      <w:rFonts w:ascii="Cambria Math" w:hAnsi="Cambria Math" w:cs="Times New Roman"/>
                      <w:bCs/>
                      <w:i/>
                      <w:color w:val="000000" w:themeColor="text1"/>
                      <w:sz w:val="24"/>
                      <w:szCs w:val="24"/>
                    </w:rPr>
                  </m:ctrlPr>
                </m:naryPr>
                <m:sub>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0</m:t>
                      </m:r>
                    </m:sub>
                  </m:sSub>
                </m:sub>
                <m:sup/>
                <m:e>
                  <m:r>
                    <w:rPr>
                      <w:rFonts w:ascii="Cambria Math" w:hAnsi="Cambria Math" w:cs="Times New Roman"/>
                      <w:color w:val="000000" w:themeColor="text1"/>
                      <w:sz w:val="24"/>
                      <w:szCs w:val="24"/>
                    </w:rPr>
                    <m:t>δ</m:t>
                  </m:r>
                  <m:sSub>
                    <m:sSubPr>
                      <m:ctrlPr>
                        <w:rPr>
                          <w:rFonts w:ascii="Cambria Math" w:hAnsi="Cambria Math" w:cs="Times New Roman"/>
                          <w:b/>
                          <w:i/>
                          <w:color w:val="000000" w:themeColor="text1"/>
                          <w:sz w:val="24"/>
                          <w:szCs w:val="24"/>
                        </w:rPr>
                      </m:ctrlPr>
                    </m:sSub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y</m:t>
                      </m:r>
                    </m:sub>
                  </m:sSub>
                  <m:r>
                    <w:rPr>
                      <w:rFonts w:ascii="Cambria Math" w:hAnsi="Cambria Math" w:cs="Times New Roman"/>
                      <w:color w:val="000000" w:themeColor="text1"/>
                      <w:sz w:val="24"/>
                      <w:szCs w:val="24"/>
                    </w:rPr>
                    <m:t xml:space="preserve"> dV</m:t>
                  </m:r>
                </m:e>
              </m:nary>
              <m:r>
                <w:rPr>
                  <w:rFonts w:ascii="Cambria Math" w:hAnsi="Cambria Math" w:cs="Times New Roman"/>
                  <w:color w:val="000000" w:themeColor="text1"/>
                  <w:sz w:val="24"/>
                  <w:szCs w:val="24"/>
                </w:rPr>
                <m:t>-                           δ</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z</m:t>
                  </m:r>
                </m:sub>
              </m:sSub>
              <m:r>
                <w:rPr>
                  <w:rFonts w:ascii="Cambria Math" w:hAnsi="Cambria Math" w:cs="Times New Roman"/>
                  <w:color w:val="000000" w:themeColor="text1"/>
                  <w:sz w:val="24"/>
                  <w:szCs w:val="24"/>
                </w:rPr>
                <m:t>∙</m:t>
              </m:r>
              <m:nary>
                <m:naryPr>
                  <m:limLoc m:val="subSup"/>
                  <m:supHide m:val="1"/>
                  <m:ctrlPr>
                    <w:rPr>
                      <w:rFonts w:ascii="Cambria Math" w:hAnsi="Cambria Math" w:cs="Times New Roman"/>
                      <w:bCs/>
                      <w:color w:val="000000" w:themeColor="text1"/>
                      <w:sz w:val="24"/>
                      <w:szCs w:val="24"/>
                    </w:rPr>
                  </m:ctrlPr>
                </m:naryPr>
                <m:sub>
                  <m:sSub>
                    <m:sSubPr>
                      <m:ctrlPr>
                        <w:rPr>
                          <w:rFonts w:ascii="Cambria Math" w:hAnsi="Cambria Math" w:cs="Times New Roman"/>
                          <w:bCs/>
                          <w:color w:val="000000" w:themeColor="text1"/>
                          <w:sz w:val="24"/>
                          <w:szCs w:val="24"/>
                        </w:rPr>
                      </m:ctrlPr>
                    </m:sSubPr>
                    <m:e>
                      <m:r>
                        <m:rPr>
                          <m:sty m:val="p"/>
                        </m:rP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0</m:t>
                      </m:r>
                    </m:sub>
                  </m:sSub>
                </m:sub>
                <m:sup/>
                <m:e>
                  <m:r>
                    <m:rPr>
                      <m:sty m:val="bi"/>
                    </m:rPr>
                    <w:rPr>
                      <w:rFonts w:ascii="Cambria Math" w:hAnsi="Cambria Math" w:cs="Times New Roman"/>
                      <w:color w:val="000000" w:themeColor="text1"/>
                      <w:sz w:val="24"/>
                      <w:szCs w:val="24"/>
                    </w:rPr>
                    <m:t>z</m:t>
                  </m:r>
                  <m: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u</m:t>
                  </m:r>
                  <m:r>
                    <w:rPr>
                      <w:rFonts w:ascii="Cambria Math" w:hAnsi="Cambria Math" w:cs="Times New Roman"/>
                      <w:color w:val="000000" w:themeColor="text1"/>
                      <w:sz w:val="24"/>
                      <w:szCs w:val="24"/>
                    </w:rPr>
                    <m:t xml:space="preserve"> dV</m:t>
                  </m:r>
                </m:e>
              </m:nary>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x</m:t>
                  </m:r>
                </m:sub>
              </m:sSub>
              <m:r>
                <w:rPr>
                  <w:rFonts w:ascii="Cambria Math" w:hAnsi="Cambria Math" w:cs="Times New Roman"/>
                  <w:color w:val="000000" w:themeColor="text1"/>
                  <w:sz w:val="24"/>
                  <w:szCs w:val="24"/>
                </w:rPr>
                <m:t>∙</m:t>
              </m:r>
              <m:nary>
                <m:naryPr>
                  <m:limLoc m:val="subSup"/>
                  <m:supHide m:val="1"/>
                  <m:ctrlPr>
                    <w:rPr>
                      <w:rFonts w:ascii="Cambria Math" w:hAnsi="Cambria Math" w:cs="Times New Roman"/>
                      <w:bCs/>
                      <w:color w:val="000000" w:themeColor="text1"/>
                      <w:sz w:val="24"/>
                      <w:szCs w:val="24"/>
                    </w:rPr>
                  </m:ctrlPr>
                </m:naryPr>
                <m:sub>
                  <m:sSub>
                    <m:sSubPr>
                      <m:ctrlPr>
                        <w:rPr>
                          <w:rFonts w:ascii="Cambria Math" w:hAnsi="Cambria Math" w:cs="Times New Roman"/>
                          <w:bCs/>
                          <w:color w:val="000000" w:themeColor="text1"/>
                          <w:sz w:val="24"/>
                          <w:szCs w:val="24"/>
                        </w:rPr>
                      </m:ctrlPr>
                    </m:sSubPr>
                    <m:e>
                      <m:r>
                        <m:rPr>
                          <m:sty m:val="p"/>
                        </m:rP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0</m:t>
                      </m:r>
                    </m:sub>
                  </m:sSub>
                </m:sub>
                <m:sup/>
                <m:e>
                  <m:r>
                    <w:rPr>
                      <w:rFonts w:ascii="Cambria Math" w:hAnsi="Cambria Math" w:cs="Times New Roman"/>
                      <w:color w:val="000000" w:themeColor="text1"/>
                      <w:sz w:val="24"/>
                      <w:szCs w:val="24"/>
                    </w:rPr>
                    <m:t>δ</m:t>
                  </m:r>
                  <m:sSub>
                    <m:sSubPr>
                      <m:ctrlPr>
                        <w:rPr>
                          <w:rFonts w:ascii="Cambria Math" w:hAnsi="Cambria Math" w:cs="Times New Roman"/>
                          <w:b/>
                          <w:i/>
                          <w:color w:val="000000" w:themeColor="text1"/>
                          <w:sz w:val="24"/>
                          <w:szCs w:val="24"/>
                        </w:rPr>
                      </m:ctrlPr>
                    </m:sSubPr>
                    <m:e>
                      <m:r>
                        <w:rPr>
                          <w:rFonts w:ascii="Cambria Math" w:hAnsi="Cambria Math" w:cs="Times New Roman"/>
                          <w:color w:val="000000" w:themeColor="text1"/>
                          <w:sz w:val="24"/>
                          <w:szCs w:val="24"/>
                        </w:rPr>
                        <m:t>u</m:t>
                      </m:r>
                    </m:e>
                    <m:sub>
                      <m:r>
                        <w:rPr>
                          <w:rFonts w:ascii="Cambria Math" w:hAnsi="Cambria Math" w:cs="Times New Roman"/>
                          <w:color w:val="000000" w:themeColor="text1"/>
                          <w:sz w:val="24"/>
                          <w:szCs w:val="24"/>
                        </w:rPr>
                        <m:t>x</m:t>
                      </m:r>
                    </m:sub>
                  </m:sSub>
                  <m:r>
                    <w:rPr>
                      <w:rFonts w:ascii="Cambria Math" w:hAnsi="Cambria Math" w:cs="Times New Roman"/>
                      <w:color w:val="000000" w:themeColor="text1"/>
                      <w:sz w:val="24"/>
                      <w:szCs w:val="24"/>
                    </w:rPr>
                    <m:t xml:space="preserve"> dV</m:t>
                  </m:r>
                </m:e>
              </m:nary>
              <m:r>
                <w:rPr>
                  <w:rFonts w:ascii="Cambria Math" w:hAnsi="Cambria Math" w:cs="Times New Roman"/>
                  <w:color w:val="000000" w:themeColor="text1"/>
                  <w:sz w:val="24"/>
                  <w:szCs w:val="24"/>
                </w:rPr>
                <m:t xml:space="preserve">-                            </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z</m:t>
                  </m:r>
                </m:sub>
              </m:sSub>
              <m:r>
                <w:rPr>
                  <w:rFonts w:ascii="Cambria Math" w:hAnsi="Cambria Math" w:cs="Times New Roman"/>
                  <w:color w:val="000000" w:themeColor="text1"/>
                  <w:sz w:val="24"/>
                  <w:szCs w:val="24"/>
                </w:rPr>
                <m:t>∙</m:t>
              </m:r>
              <m:nary>
                <m:naryPr>
                  <m:limLoc m:val="subSup"/>
                  <m:supHide m:val="1"/>
                  <m:ctrlPr>
                    <w:rPr>
                      <w:rFonts w:ascii="Cambria Math" w:hAnsi="Cambria Math" w:cs="Times New Roman"/>
                      <w:bCs/>
                      <w:color w:val="000000" w:themeColor="text1"/>
                      <w:sz w:val="24"/>
                      <w:szCs w:val="24"/>
                    </w:rPr>
                  </m:ctrlPr>
                </m:naryPr>
                <m:sub>
                  <m:sSub>
                    <m:sSubPr>
                      <m:ctrlPr>
                        <w:rPr>
                          <w:rFonts w:ascii="Cambria Math" w:hAnsi="Cambria Math" w:cs="Times New Roman"/>
                          <w:bCs/>
                          <w:color w:val="000000" w:themeColor="text1"/>
                          <w:sz w:val="24"/>
                          <w:szCs w:val="24"/>
                        </w:rPr>
                      </m:ctrlPr>
                    </m:sSubPr>
                    <m:e>
                      <m:r>
                        <m:rPr>
                          <m:sty m:val="p"/>
                        </m:rP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0</m:t>
                      </m:r>
                    </m:sub>
                  </m:sSub>
                </m:sub>
                <m:sup/>
                <m:e>
                  <m:r>
                    <m:rPr>
                      <m:sty m:val="bi"/>
                    </m:rPr>
                    <w:rPr>
                      <w:rFonts w:ascii="Cambria Math" w:hAnsi="Cambria Math" w:cs="Times New Roman"/>
                      <w:color w:val="000000" w:themeColor="text1"/>
                      <w:sz w:val="24"/>
                      <w:szCs w:val="24"/>
                    </w:rPr>
                    <m:t>z</m:t>
                  </m:r>
                  <m:r>
                    <w:rPr>
                      <w:rFonts w:ascii="Cambria Math" w:hAnsi="Cambria Math" w:cs="Times New Roman"/>
                      <w:color w:val="000000" w:themeColor="text1"/>
                      <w:sz w:val="24"/>
                      <w:szCs w:val="24"/>
                    </w:rPr>
                    <m:t>×δ</m:t>
                  </m:r>
                  <m:r>
                    <m:rPr>
                      <m:sty m:val="bi"/>
                    </m:rPr>
                    <w:rPr>
                      <w:rFonts w:ascii="Cambria Math" w:hAnsi="Cambria Math" w:cs="Times New Roman"/>
                      <w:color w:val="000000" w:themeColor="text1"/>
                      <w:sz w:val="24"/>
                      <w:szCs w:val="24"/>
                    </w:rPr>
                    <m:t>u</m:t>
                  </m:r>
                  <m:r>
                    <w:rPr>
                      <w:rFonts w:ascii="Cambria Math" w:hAnsi="Cambria Math" w:cs="Times New Roman"/>
                      <w:color w:val="000000" w:themeColor="text1"/>
                      <w:sz w:val="24"/>
                      <w:szCs w:val="24"/>
                    </w:rPr>
                    <m:t xml:space="preserve"> dV</m:t>
                  </m:r>
                </m:e>
              </m:nary>
            </m:oMath>
            <w:r w:rsidR="00917CBB">
              <w:rPr>
                <w:rFonts w:ascii="Times New Roman" w:eastAsiaTheme="minorEastAsia" w:hAnsi="Times New Roman" w:cs="Times New Roman"/>
                <w:bCs/>
                <w:color w:val="000000" w:themeColor="text1"/>
                <w:sz w:val="24"/>
                <w:szCs w:val="24"/>
              </w:rPr>
              <w:t>.</w:t>
            </w:r>
            <w:r w:rsidRPr="0018770A">
              <w:rPr>
                <w:rFonts w:ascii="Times New Roman" w:hAnsi="Times New Roman" w:cs="Times New Roman"/>
                <w:bCs/>
                <w:color w:val="000000" w:themeColor="text1"/>
                <w:sz w:val="24"/>
                <w:szCs w:val="24"/>
              </w:rPr>
              <w:t xml:space="preserve"> </w:t>
            </w:r>
          </w:p>
        </w:tc>
        <w:tc>
          <w:tcPr>
            <w:tcW w:w="1359" w:type="dxa"/>
          </w:tcPr>
          <w:p w14:paraId="6E522B4F" w14:textId="77777777" w:rsidR="00102802" w:rsidRPr="0018770A" w:rsidRDefault="00102802" w:rsidP="00DB3F6E">
            <w:pPr>
              <w:spacing w:line="240" w:lineRule="auto"/>
              <w:jc w:val="both"/>
              <w:rPr>
                <w:rFonts w:ascii="Times New Roman" w:hAnsi="Times New Roman" w:cs="Times New Roman"/>
                <w:bCs/>
                <w:color w:val="000000" w:themeColor="text1"/>
                <w:sz w:val="24"/>
                <w:szCs w:val="24"/>
              </w:rPr>
            </w:pPr>
          </w:p>
          <w:p w14:paraId="615460FF" w14:textId="77777777" w:rsidR="00102802" w:rsidRPr="0018770A" w:rsidRDefault="00102802" w:rsidP="00DB3F6E">
            <w:pPr>
              <w:spacing w:line="240" w:lineRule="auto"/>
              <w:jc w:val="both"/>
              <w:rPr>
                <w:rFonts w:ascii="Times New Roman" w:hAnsi="Times New Roman" w:cs="Times New Roman"/>
                <w:bCs/>
                <w:color w:val="000000" w:themeColor="text1"/>
                <w:sz w:val="24"/>
                <w:szCs w:val="24"/>
              </w:rPr>
            </w:pPr>
          </w:p>
          <w:p w14:paraId="7D19F4AB" w14:textId="631E4446" w:rsidR="00102802" w:rsidRPr="0018770A" w:rsidRDefault="0053346C" w:rsidP="00DB3F6E">
            <w:pPr>
              <w:spacing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(7</w:t>
            </w:r>
            <w:r w:rsidR="00102802" w:rsidRPr="0018770A">
              <w:rPr>
                <w:rFonts w:ascii="Times New Roman" w:hAnsi="Times New Roman" w:cs="Times New Roman"/>
                <w:bCs/>
                <w:color w:val="000000" w:themeColor="text1"/>
                <w:sz w:val="24"/>
                <w:szCs w:val="24"/>
              </w:rPr>
              <w:t xml:space="preserve">) </w:t>
            </w:r>
          </w:p>
        </w:tc>
      </w:tr>
    </w:tbl>
    <w:p w14:paraId="222998B1" w14:textId="40B8B29B" w:rsidR="00102802" w:rsidRPr="0018770A" w:rsidRDefault="0053346C" w:rsidP="00102802">
      <w:pPr>
        <w:spacing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In Eq. (7</w:t>
      </w:r>
      <w:r w:rsidR="00102802" w:rsidRPr="0018770A">
        <w:rPr>
          <w:rFonts w:ascii="Times New Roman" w:hAnsi="Times New Roman" w:cs="Times New Roman"/>
          <w:bCs/>
          <w:color w:val="000000" w:themeColor="text1"/>
          <w:sz w:val="24"/>
          <w:szCs w:val="24"/>
        </w:rPr>
        <w:t xml:space="preserve">), </w:t>
      </w:r>
      <m:oMath>
        <m:r>
          <m:rPr>
            <m:sty m:val="bi"/>
          </m:rPr>
          <w:rPr>
            <w:rFonts w:ascii="Cambria Math" w:hAnsi="Cambria Math" w:cs="Times New Roman"/>
            <w:color w:val="000000" w:themeColor="text1"/>
            <w:sz w:val="24"/>
            <w:szCs w:val="24"/>
          </w:rPr>
          <m:t>P</m:t>
        </m:r>
      </m:oMath>
      <w:r w:rsidR="00102802" w:rsidRPr="0018770A">
        <w:rPr>
          <w:rFonts w:ascii="Times New Roman" w:hAnsi="Times New Roman" w:cs="Times New Roman"/>
          <w:bCs/>
          <w:color w:val="000000" w:themeColor="text1"/>
          <w:sz w:val="24"/>
          <w:szCs w:val="24"/>
        </w:rPr>
        <w:t xml:space="preserve"> is the first Piola Kirchhoff stress tensor, </w:t>
      </w:r>
      <m:oMath>
        <m:r>
          <m:rPr>
            <m:sty m:val="bi"/>
          </m:rPr>
          <w:rPr>
            <w:rFonts w:ascii="Cambria Math" w:hAnsi="Cambria Math" w:cs="Times New Roman"/>
            <w:color w:val="000000" w:themeColor="text1"/>
            <w:sz w:val="24"/>
            <w:szCs w:val="24"/>
          </w:rPr>
          <m:t>F</m:t>
        </m:r>
      </m:oMath>
      <w:r w:rsidR="00102802" w:rsidRPr="0018770A">
        <w:rPr>
          <w:rFonts w:ascii="Times New Roman" w:hAnsi="Times New Roman" w:cs="Times New Roman"/>
          <w:b/>
          <w:bCs/>
          <w:color w:val="000000" w:themeColor="text1"/>
          <w:sz w:val="24"/>
          <w:szCs w:val="24"/>
        </w:rPr>
        <w:t xml:space="preserve"> </w:t>
      </w:r>
      <w:r w:rsidR="00102802" w:rsidRPr="0018770A">
        <w:rPr>
          <w:rFonts w:ascii="Times New Roman" w:hAnsi="Times New Roman" w:cs="Times New Roman"/>
          <w:bCs/>
          <w:color w:val="000000" w:themeColor="text1"/>
          <w:sz w:val="24"/>
          <w:szCs w:val="24"/>
        </w:rPr>
        <w:t>is the deformation gradient tensor,</w:t>
      </w:r>
      <m:oMath>
        <m:r>
          <w:rPr>
            <w:rFonts w:ascii="Cambria Math" w:hAnsi="Cambria Math" w:cs="Times New Roman"/>
            <w:color w:val="000000" w:themeColor="text1"/>
            <w:sz w:val="24"/>
            <w:szCs w:val="24"/>
          </w:rPr>
          <m:t xml:space="preserve"> δ</m:t>
        </m:r>
        <m:r>
          <m:rPr>
            <m:sty m:val="bi"/>
          </m:rPr>
          <w:rPr>
            <w:rFonts w:ascii="Cambria Math" w:hAnsi="Cambria Math" w:cs="Times New Roman"/>
            <w:color w:val="000000" w:themeColor="text1"/>
            <w:sz w:val="24"/>
            <w:szCs w:val="24"/>
          </w:rPr>
          <m:t>u</m:t>
        </m:r>
      </m:oMath>
      <w:r w:rsidR="00102802" w:rsidRPr="0018770A">
        <w:rPr>
          <w:rFonts w:ascii="Times New Roman" w:hAnsi="Times New Roman" w:cs="Times New Roman"/>
          <w:bCs/>
          <w:color w:val="000000" w:themeColor="text1"/>
          <w:sz w:val="24"/>
          <w:szCs w:val="24"/>
        </w:rPr>
        <w:t>,</w:t>
      </w:r>
      <m:oMath>
        <m:r>
          <w:rPr>
            <w:rFonts w:ascii="Cambria Math" w:hAnsi="Cambria Math" w:cs="Times New Roman"/>
            <w:color w:val="000000" w:themeColor="text1"/>
            <w:sz w:val="24"/>
            <w:szCs w:val="24"/>
          </w:rPr>
          <m:t xml:space="preserve"> δp</m:t>
        </m:r>
      </m:oMath>
      <w:r w:rsidR="00102802" w:rsidRPr="0018770A">
        <w:rPr>
          <w:rFonts w:ascii="Times New Roman" w:hAnsi="Times New Roman" w:cs="Times New Roman"/>
          <w:bCs/>
          <w:color w:val="000000" w:themeColor="text1"/>
          <w:sz w:val="24"/>
          <w:szCs w:val="24"/>
        </w:rPr>
        <w:t xml:space="preserve">,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δP</m:t>
            </m:r>
          </m:e>
          <m:sub>
            <m:r>
              <w:rPr>
                <w:rFonts w:ascii="Cambria Math" w:hAnsi="Cambria Math" w:cs="Times New Roman"/>
                <w:color w:val="000000" w:themeColor="text1"/>
                <w:sz w:val="24"/>
                <w:szCs w:val="24"/>
              </w:rPr>
              <m:t>LV,</m:t>
            </m:r>
            <m:r>
              <m:rPr>
                <m:sty m:val="p"/>
              </m:rPr>
              <w:rPr>
                <w:rFonts w:ascii="Cambria Math" w:hAnsi="Cambria Math" w:cs="Times New Roman"/>
                <w:color w:val="000000" w:themeColor="text1"/>
                <w:sz w:val="24"/>
                <w:szCs w:val="24"/>
              </w:rPr>
              <m:t>cav</m:t>
            </m:r>
          </m:sub>
        </m:sSub>
      </m:oMath>
      <w:r w:rsidR="00102802" w:rsidRPr="0018770A">
        <w:rPr>
          <w:rFonts w:ascii="Times New Roman" w:hAnsi="Times New Roman" w:cs="Times New Roman"/>
          <w:bCs/>
          <w:color w:val="000000" w:themeColor="text1"/>
          <w:sz w:val="24"/>
          <w:szCs w:val="24"/>
        </w:rPr>
        <w:t xml:space="preserve">,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δc</m:t>
            </m:r>
          </m:e>
          <m:sub>
            <m:r>
              <w:rPr>
                <w:rFonts w:ascii="Cambria Math" w:hAnsi="Cambria Math" w:cs="Times New Roman"/>
                <w:color w:val="000000" w:themeColor="text1"/>
                <w:sz w:val="24"/>
                <w:szCs w:val="24"/>
              </w:rPr>
              <m:t>x</m:t>
            </m:r>
          </m:sub>
        </m:sSub>
      </m:oMath>
      <w:r w:rsidR="00102802" w:rsidRPr="0018770A">
        <w:rPr>
          <w:rFonts w:ascii="Times New Roman" w:hAnsi="Times New Roman" w:cs="Times New Roman"/>
          <w:bCs/>
          <w:color w:val="000000" w:themeColor="text1"/>
          <w:sz w:val="24"/>
          <w:szCs w:val="24"/>
        </w:rPr>
        <w:t>,</w:t>
      </w:r>
      <w:r w:rsidR="00102802" w:rsidRPr="0018770A">
        <w:rPr>
          <w:rFonts w:ascii="Times New Roman" w:hAnsi="Times New Roman" w:cs="Times New Roman"/>
          <w:b/>
          <w:bCs/>
          <w:color w:val="000000" w:themeColor="text1"/>
          <w:sz w:val="24"/>
          <w:szCs w:val="24"/>
        </w:rPr>
        <w:t xml:space="preserve">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δc</m:t>
            </m:r>
          </m:e>
          <m:sub>
            <m:r>
              <w:rPr>
                <w:rFonts w:ascii="Cambria Math" w:hAnsi="Cambria Math" w:cs="Times New Roman"/>
                <w:color w:val="000000" w:themeColor="text1"/>
                <w:sz w:val="24"/>
                <w:szCs w:val="24"/>
              </w:rPr>
              <m:t>y</m:t>
            </m:r>
          </m:sub>
        </m:sSub>
        <m:r>
          <m:rPr>
            <m:sty m:val="p"/>
          </m:rPr>
          <w:rPr>
            <w:rFonts w:ascii="Cambria Math" w:hAnsi="Cambria Math" w:cs="Times New Roman"/>
            <w:color w:val="000000" w:themeColor="text1"/>
            <w:sz w:val="24"/>
            <w:szCs w:val="24"/>
          </w:rPr>
          <m:t xml:space="preserve">, </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δc</m:t>
            </m:r>
          </m:e>
          <m:sub>
            <m:r>
              <w:rPr>
                <w:rFonts w:ascii="Cambria Math" w:hAnsi="Cambria Math" w:cs="Times New Roman"/>
                <w:color w:val="000000" w:themeColor="text1"/>
                <w:sz w:val="24"/>
                <w:szCs w:val="24"/>
              </w:rPr>
              <m:t>z</m:t>
            </m:r>
          </m:sub>
        </m:sSub>
        <m:r>
          <m:rPr>
            <m:sty m:val="p"/>
          </m:rPr>
          <w:rPr>
            <w:rFonts w:ascii="Cambria Math" w:hAnsi="Cambria Math" w:cs="Times New Roman"/>
            <w:color w:val="000000" w:themeColor="text1"/>
            <w:sz w:val="24"/>
            <w:szCs w:val="24"/>
          </w:rPr>
          <m:t xml:space="preserve"> </m:t>
        </m:r>
      </m:oMath>
      <w:r w:rsidR="00102802" w:rsidRPr="0018770A">
        <w:rPr>
          <w:rFonts w:ascii="Times New Roman" w:hAnsi="Times New Roman" w:cs="Times New Roman"/>
          <w:bCs/>
          <w:color w:val="000000" w:themeColor="text1"/>
          <w:sz w:val="24"/>
          <w:szCs w:val="24"/>
        </w:rPr>
        <w:t>are the variation of the displacement field, Lagrange multipliers for enforcing incompressibility and volume constraint, zero mean translation</w:t>
      </w:r>
      <w:r w:rsidR="00102802">
        <w:rPr>
          <w:rFonts w:ascii="Times New Roman" w:hAnsi="Times New Roman" w:cs="Times New Roman"/>
          <w:bCs/>
          <w:color w:val="000000" w:themeColor="text1"/>
          <w:sz w:val="24"/>
          <w:szCs w:val="24"/>
        </w:rPr>
        <w:t xml:space="preserve"> along </w:t>
      </w:r>
      <w:r w:rsidR="00102802" w:rsidRPr="00F463F2">
        <w:rPr>
          <w:rFonts w:ascii="Times New Roman" w:hAnsi="Times New Roman" w:cs="Times New Roman"/>
          <w:bCs/>
          <w:i/>
          <w:color w:val="000000" w:themeColor="text1"/>
          <w:sz w:val="24"/>
          <w:szCs w:val="24"/>
        </w:rPr>
        <w:t>x</w:t>
      </w:r>
      <w:r w:rsidR="00102802">
        <w:rPr>
          <w:rFonts w:ascii="Times New Roman" w:hAnsi="Times New Roman" w:cs="Times New Roman"/>
          <w:bCs/>
          <w:color w:val="000000" w:themeColor="text1"/>
          <w:sz w:val="24"/>
          <w:szCs w:val="24"/>
        </w:rPr>
        <w:t xml:space="preserve"> and </w:t>
      </w:r>
      <w:r w:rsidR="00102802" w:rsidRPr="00F463F2">
        <w:rPr>
          <w:rFonts w:ascii="Times New Roman" w:hAnsi="Times New Roman" w:cs="Times New Roman"/>
          <w:bCs/>
          <w:i/>
          <w:color w:val="000000" w:themeColor="text1"/>
          <w:sz w:val="24"/>
          <w:szCs w:val="24"/>
        </w:rPr>
        <w:t>y</w:t>
      </w:r>
      <w:r w:rsidR="00102802">
        <w:rPr>
          <w:rFonts w:ascii="Times New Roman" w:hAnsi="Times New Roman" w:cs="Times New Roman"/>
          <w:bCs/>
          <w:color w:val="000000" w:themeColor="text1"/>
          <w:sz w:val="24"/>
          <w:szCs w:val="24"/>
        </w:rPr>
        <w:t xml:space="preserve"> direction</w:t>
      </w:r>
      <w:r w:rsidR="00612F9D">
        <w:rPr>
          <w:rFonts w:ascii="Times New Roman" w:hAnsi="Times New Roman" w:cs="Times New Roman"/>
          <w:bCs/>
          <w:color w:val="000000" w:themeColor="text1"/>
          <w:sz w:val="24"/>
          <w:szCs w:val="24"/>
        </w:rPr>
        <w:t>s</w:t>
      </w:r>
      <w:r w:rsidR="00102802" w:rsidRPr="0018770A">
        <w:rPr>
          <w:rFonts w:ascii="Times New Roman" w:hAnsi="Times New Roman" w:cs="Times New Roman"/>
          <w:bCs/>
          <w:color w:val="000000" w:themeColor="text1"/>
          <w:sz w:val="24"/>
          <w:szCs w:val="24"/>
        </w:rPr>
        <w:t xml:space="preserve"> and </w:t>
      </w:r>
      <w:r w:rsidR="00102802" w:rsidRPr="00DF5CF7">
        <w:rPr>
          <w:rFonts w:ascii="Times New Roman" w:hAnsi="Times New Roman" w:cs="Times New Roman"/>
          <w:bCs/>
          <w:color w:val="000000" w:themeColor="text1"/>
          <w:sz w:val="24"/>
          <w:szCs w:val="24"/>
        </w:rPr>
        <w:t xml:space="preserve">zero mean </w:t>
      </w:r>
      <w:r w:rsidR="00102802" w:rsidRPr="0018770A">
        <w:rPr>
          <w:rFonts w:ascii="Times New Roman" w:hAnsi="Times New Roman" w:cs="Times New Roman"/>
          <w:bCs/>
          <w:color w:val="000000" w:themeColor="text1"/>
          <w:sz w:val="24"/>
          <w:szCs w:val="24"/>
        </w:rPr>
        <w:t>rotation</w:t>
      </w:r>
      <w:r w:rsidR="00102802">
        <w:rPr>
          <w:rFonts w:ascii="Times New Roman" w:hAnsi="Times New Roman" w:cs="Times New Roman"/>
          <w:bCs/>
          <w:color w:val="000000" w:themeColor="text1"/>
          <w:sz w:val="24"/>
          <w:szCs w:val="24"/>
        </w:rPr>
        <w:t xml:space="preserve"> along </w:t>
      </w:r>
      <w:r w:rsidR="00102802" w:rsidRPr="00F463F2">
        <w:rPr>
          <w:rFonts w:ascii="Times New Roman" w:hAnsi="Times New Roman" w:cs="Times New Roman"/>
          <w:bCs/>
          <w:i/>
          <w:color w:val="000000" w:themeColor="text1"/>
          <w:sz w:val="24"/>
          <w:szCs w:val="24"/>
        </w:rPr>
        <w:t xml:space="preserve">z </w:t>
      </w:r>
      <w:r w:rsidR="00102802">
        <w:rPr>
          <w:rFonts w:ascii="Times New Roman" w:hAnsi="Times New Roman" w:cs="Times New Roman"/>
          <w:bCs/>
          <w:color w:val="000000" w:themeColor="text1"/>
          <w:sz w:val="24"/>
          <w:szCs w:val="24"/>
        </w:rPr>
        <w:t>direction</w:t>
      </w:r>
      <w:r w:rsidR="00102802" w:rsidRPr="0018770A">
        <w:rPr>
          <w:rFonts w:ascii="Times New Roman" w:hAnsi="Times New Roman" w:cs="Times New Roman"/>
          <w:bCs/>
          <w:color w:val="000000" w:themeColor="text1"/>
          <w:sz w:val="24"/>
          <w:szCs w:val="24"/>
        </w:rPr>
        <w:t xml:space="preserve">, respectively. The Euler-Lagrange problem then becomes finding </w:t>
      </w:r>
      <m:oMath>
        <m:r>
          <m:rPr>
            <m:sty m:val="bi"/>
          </m:rPr>
          <w:rPr>
            <w:rFonts w:ascii="Cambria Math" w:hAnsi="Cambria Math" w:cs="Times New Roman"/>
            <w:color w:val="000000" w:themeColor="text1"/>
            <w:sz w:val="24"/>
            <w:szCs w:val="24"/>
          </w:rPr>
          <m:t>u</m:t>
        </m:r>
        <m:sSup>
          <m:sSupPr>
            <m:ctrlPr>
              <w:rPr>
                <w:rFonts w:ascii="Cambria Math" w:hAnsi="Cambria Math" w:cs="Times New Roman"/>
                <w:bCs/>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1</m:t>
            </m:r>
          </m:sup>
        </m:sSup>
        <m:d>
          <m:dPr>
            <m:ctrlPr>
              <w:rPr>
                <w:rFonts w:ascii="Cambria Math" w:hAnsi="Cambria Math" w:cs="Times New Roman"/>
                <w:bCs/>
                <w:color w:val="000000" w:themeColor="text1"/>
                <w:sz w:val="24"/>
                <w:szCs w:val="24"/>
              </w:rPr>
            </m:ctrlPr>
          </m:dPr>
          <m:e>
            <m:sSub>
              <m:sSubPr>
                <m:ctrlPr>
                  <w:rPr>
                    <w:rFonts w:ascii="Cambria Math" w:hAnsi="Cambria Math" w:cs="Times New Roman"/>
                    <w:bCs/>
                    <w:color w:val="000000" w:themeColor="text1"/>
                    <w:sz w:val="24"/>
                    <w:szCs w:val="24"/>
                  </w:rPr>
                </m:ctrlPr>
              </m:sSubPr>
              <m:e>
                <m:r>
                  <m:rPr>
                    <m:sty m:val="p"/>
                  </m:rP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0</m:t>
                </m:r>
              </m:sub>
            </m:sSub>
          </m:e>
        </m:d>
        <m:r>
          <w:rPr>
            <w:rFonts w:ascii="Cambria Math" w:hAnsi="Cambria Math" w:cs="Times New Roman"/>
            <w:color w:val="000000" w:themeColor="text1"/>
            <w:sz w:val="24"/>
            <w:szCs w:val="24"/>
          </w:rPr>
          <m:t>, p∈</m:t>
        </m:r>
        <m:sSup>
          <m:sSupPr>
            <m:ctrlPr>
              <w:rPr>
                <w:rFonts w:ascii="Cambria Math" w:hAnsi="Cambria Math" w:cs="Times New Roman"/>
                <w:bCs/>
                <w:color w:val="000000" w:themeColor="text1"/>
                <w:sz w:val="24"/>
                <w:szCs w:val="24"/>
              </w:rPr>
            </m:ctrlPr>
          </m:sSupPr>
          <m:e>
            <m:r>
              <w:rPr>
                <w:rFonts w:ascii="Cambria Math" w:hAnsi="Cambria Math" w:cs="Times New Roman"/>
                <w:color w:val="000000" w:themeColor="text1"/>
                <w:sz w:val="24"/>
                <w:szCs w:val="24"/>
              </w:rPr>
              <m:t>L</m:t>
            </m:r>
          </m:e>
          <m:sup>
            <m:r>
              <w:rPr>
                <w:rFonts w:ascii="Cambria Math" w:hAnsi="Cambria Math" w:cs="Times New Roman"/>
                <w:color w:val="000000" w:themeColor="text1"/>
                <w:sz w:val="24"/>
                <w:szCs w:val="24"/>
              </w:rPr>
              <m:t>2</m:t>
            </m:r>
          </m:sup>
        </m:sSup>
        <m:d>
          <m:dPr>
            <m:ctrlPr>
              <w:rPr>
                <w:rFonts w:ascii="Cambria Math" w:hAnsi="Cambria Math" w:cs="Times New Roman"/>
                <w:bCs/>
                <w:color w:val="000000" w:themeColor="text1"/>
                <w:sz w:val="24"/>
                <w:szCs w:val="24"/>
              </w:rPr>
            </m:ctrlPr>
          </m:dPr>
          <m:e>
            <m:sSub>
              <m:sSubPr>
                <m:ctrlPr>
                  <w:rPr>
                    <w:rFonts w:ascii="Cambria Math" w:hAnsi="Cambria Math" w:cs="Times New Roman"/>
                    <w:bCs/>
                    <w:color w:val="000000" w:themeColor="text1"/>
                    <w:sz w:val="24"/>
                    <w:szCs w:val="24"/>
                  </w:rPr>
                </m:ctrlPr>
              </m:sSubPr>
              <m:e>
                <m:r>
                  <m:rPr>
                    <m:sty m:val="p"/>
                  </m:rP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0</m:t>
                </m:r>
              </m:sub>
            </m:sSub>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LV,</m:t>
            </m:r>
            <m:r>
              <m:rPr>
                <m:sty m:val="p"/>
              </m:rPr>
              <w:rPr>
                <w:rFonts w:ascii="Cambria Math" w:hAnsi="Cambria Math" w:cs="Times New Roman"/>
                <w:color w:val="000000" w:themeColor="text1"/>
                <w:sz w:val="24"/>
                <w:szCs w:val="24"/>
              </w:rPr>
              <m:t>cav</m:t>
            </m:r>
          </m:sub>
        </m:sSub>
        <m:r>
          <w:rPr>
            <w:rFonts w:ascii="Cambria Math" w:hAnsi="Cambria Math" w:cs="Times New Roman"/>
            <w:color w:val="000000" w:themeColor="text1"/>
            <w:sz w:val="24"/>
            <w:szCs w:val="24"/>
          </w:rPr>
          <m:t>∈</m:t>
        </m:r>
        <m:r>
          <m:rPr>
            <m:scr m:val="double-struck"/>
            <m:sty m:val="p"/>
          </m:rPr>
          <w:rPr>
            <w:rFonts w:ascii="Cambria Math" w:hAnsi="Cambria Math" w:cs="Times New Roman"/>
            <w:color w:val="000000" w:themeColor="text1"/>
            <w:sz w:val="24"/>
            <w:szCs w:val="24"/>
          </w:rPr>
          <m:t xml:space="preserve"> R</m:t>
        </m:r>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x</m:t>
            </m:r>
          </m:sub>
        </m:sSub>
        <m:r>
          <w:rPr>
            <w:rFonts w:ascii="Cambria Math" w:hAnsi="Cambria Math" w:cs="Times New Roman"/>
            <w:color w:val="000000" w:themeColor="text1"/>
            <w:sz w:val="24"/>
            <w:szCs w:val="24"/>
          </w:rPr>
          <m:t>∈</m:t>
        </m:r>
        <m:sSup>
          <m:sSupPr>
            <m:ctrlPr>
              <w:rPr>
                <w:rFonts w:ascii="Cambria Math" w:hAnsi="Cambria Math" w:cs="Times New Roman"/>
                <w:bCs/>
                <w:i/>
                <w:color w:val="000000" w:themeColor="text1"/>
                <w:sz w:val="24"/>
                <w:szCs w:val="24"/>
              </w:rPr>
            </m:ctrlPr>
          </m:sSupPr>
          <m:e>
            <m:r>
              <m:rPr>
                <m:scr m:val="double-struck"/>
                <m:sty m:val="p"/>
              </m:rPr>
              <w:rPr>
                <w:rFonts w:ascii="Cambria Math" w:hAnsi="Cambria Math" w:cs="Times New Roman"/>
                <w:color w:val="000000" w:themeColor="text1"/>
                <w:sz w:val="24"/>
                <w:szCs w:val="24"/>
              </w:rPr>
              <m:t xml:space="preserve"> R</m:t>
            </m:r>
          </m:e>
          <m:sup/>
        </m:sSup>
        <m:r>
          <m:rPr>
            <m:sty m:val="p"/>
          </m:rPr>
          <w:rPr>
            <w:rFonts w:ascii="Cambria Math" w:hAnsi="Cambria Math" w:cs="Times New Roman"/>
            <w:color w:val="000000" w:themeColor="text1"/>
            <w:sz w:val="24"/>
            <w:szCs w:val="24"/>
          </w:rPr>
          <m:t xml:space="preserve"> </m:t>
        </m:r>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y</m:t>
            </m:r>
          </m:sub>
        </m:sSub>
        <m:r>
          <w:rPr>
            <w:rFonts w:ascii="Cambria Math" w:hAnsi="Cambria Math" w:cs="Times New Roman"/>
            <w:color w:val="000000" w:themeColor="text1"/>
            <w:sz w:val="24"/>
            <w:szCs w:val="24"/>
          </w:rPr>
          <m:t>∈</m:t>
        </m:r>
        <m:sSup>
          <m:sSupPr>
            <m:ctrlPr>
              <w:rPr>
                <w:rFonts w:ascii="Cambria Math" w:hAnsi="Cambria Math" w:cs="Times New Roman"/>
                <w:bCs/>
                <w:i/>
                <w:color w:val="000000" w:themeColor="text1"/>
                <w:sz w:val="24"/>
                <w:szCs w:val="24"/>
              </w:rPr>
            </m:ctrlPr>
          </m:sSupPr>
          <m:e>
            <m:r>
              <m:rPr>
                <m:scr m:val="double-struck"/>
                <m:sty m:val="p"/>
              </m:rPr>
              <w:rPr>
                <w:rFonts w:ascii="Cambria Math" w:hAnsi="Cambria Math" w:cs="Times New Roman"/>
                <w:color w:val="000000" w:themeColor="text1"/>
                <w:sz w:val="24"/>
                <w:szCs w:val="24"/>
              </w:rPr>
              <m:t xml:space="preserve"> R</m:t>
            </m:r>
          </m:e>
          <m:sup/>
        </m:sSup>
        <m:r>
          <m:rPr>
            <m:sty m:val="p"/>
          </m:rPr>
          <w:rPr>
            <w:rFonts w:ascii="Cambria Math" w:hAnsi="Cambria Math" w:cs="Times New Roman"/>
            <w:color w:val="000000" w:themeColor="text1"/>
            <w:sz w:val="24"/>
            <w:szCs w:val="24"/>
          </w:rPr>
          <m:t xml:space="preserve">, </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z</m:t>
            </m:r>
          </m:sub>
        </m:sSub>
        <m:r>
          <w:rPr>
            <w:rFonts w:ascii="Cambria Math" w:hAnsi="Cambria Math" w:cs="Times New Roman"/>
            <w:color w:val="000000" w:themeColor="text1"/>
            <w:sz w:val="24"/>
            <w:szCs w:val="24"/>
          </w:rPr>
          <m:t>∈</m:t>
        </m:r>
        <m:sSup>
          <m:sSupPr>
            <m:ctrlPr>
              <w:rPr>
                <w:rFonts w:ascii="Cambria Math" w:hAnsi="Cambria Math" w:cs="Times New Roman"/>
                <w:bCs/>
                <w:i/>
                <w:color w:val="000000" w:themeColor="text1"/>
                <w:sz w:val="24"/>
                <w:szCs w:val="24"/>
              </w:rPr>
            </m:ctrlPr>
          </m:sSupPr>
          <m:e>
            <m:r>
              <m:rPr>
                <m:scr m:val="double-struck"/>
                <m:sty m:val="p"/>
              </m:rPr>
              <w:rPr>
                <w:rFonts w:ascii="Cambria Math" w:hAnsi="Cambria Math" w:cs="Times New Roman"/>
                <w:color w:val="000000" w:themeColor="text1"/>
                <w:sz w:val="24"/>
                <w:szCs w:val="24"/>
              </w:rPr>
              <m:t xml:space="preserve"> R</m:t>
            </m:r>
          </m:e>
          <m:sup/>
        </m:sSup>
        <m:r>
          <m:rPr>
            <m:sty m:val="p"/>
          </m:rPr>
          <w:rPr>
            <w:rFonts w:ascii="Cambria Math" w:hAnsi="Cambria Math" w:cs="Times New Roman"/>
            <w:color w:val="000000" w:themeColor="text1"/>
            <w:sz w:val="24"/>
            <w:szCs w:val="24"/>
          </w:rPr>
          <m:t xml:space="preserve"> </m:t>
        </m:r>
      </m:oMath>
      <w:r w:rsidR="00102802" w:rsidRPr="0018770A">
        <w:rPr>
          <w:rFonts w:ascii="Times New Roman" w:hAnsi="Times New Roman" w:cs="Times New Roman"/>
          <w:bCs/>
          <w:color w:val="000000" w:themeColor="text1"/>
          <w:sz w:val="24"/>
          <w:szCs w:val="24"/>
        </w:rPr>
        <w:t>that satisfies,</w:t>
      </w:r>
    </w:p>
    <w:tbl>
      <w:tblPr>
        <w:tblW w:w="0" w:type="auto"/>
        <w:tblInd w:w="720" w:type="dxa"/>
        <w:tblLook w:val="04A0" w:firstRow="1" w:lastRow="0" w:firstColumn="1" w:lastColumn="0" w:noHBand="0" w:noVBand="1"/>
      </w:tblPr>
      <w:tblGrid>
        <w:gridCol w:w="6806"/>
        <w:gridCol w:w="1289"/>
      </w:tblGrid>
      <w:tr w:rsidR="00102802" w:rsidRPr="0018770A" w14:paraId="04DC711F" w14:textId="77777777" w:rsidTr="0053346C">
        <w:tc>
          <w:tcPr>
            <w:tcW w:w="6806" w:type="dxa"/>
          </w:tcPr>
          <w:p w14:paraId="30D38915" w14:textId="77777777" w:rsidR="00102802" w:rsidRPr="0018770A" w:rsidRDefault="00102802" w:rsidP="00DB3F6E">
            <w:pPr>
              <w:spacing w:line="240" w:lineRule="auto"/>
              <w:jc w:val="both"/>
              <w:rPr>
                <w:rFonts w:ascii="Times New Roman" w:hAnsi="Times New Roman" w:cs="Times New Roman"/>
                <w:bCs/>
                <w:color w:val="000000" w:themeColor="text1"/>
                <w:sz w:val="24"/>
                <w:szCs w:val="24"/>
              </w:rPr>
            </w:pPr>
            <m:oMathPara>
              <m:oMath>
                <m:r>
                  <w:rPr>
                    <w:rFonts w:ascii="Cambria Math" w:hAnsi="Cambria Math" w:cs="Times New Roman"/>
                    <w:color w:val="000000" w:themeColor="text1"/>
                    <w:sz w:val="24"/>
                    <w:szCs w:val="24"/>
                  </w:rPr>
                  <m:t>δ</m:t>
                </m:r>
                <m:r>
                  <m:rPr>
                    <m:scr m:val="script"/>
                  </m:rPr>
                  <w:rPr>
                    <w:rFonts w:ascii="Cambria Math" w:hAnsi="Cambria Math" w:cs="Times New Roman"/>
                    <w:color w:val="000000" w:themeColor="text1"/>
                    <w:sz w:val="24"/>
                    <w:szCs w:val="24"/>
                  </w:rPr>
                  <m:t>L</m:t>
                </m:r>
                <m:d>
                  <m:dPr>
                    <m:ctrlPr>
                      <w:rPr>
                        <w:rFonts w:ascii="Cambria Math" w:hAnsi="Cambria Math" w:cs="Times New Roman"/>
                        <w:bCs/>
                        <w:color w:val="000000" w:themeColor="text1"/>
                        <w:sz w:val="24"/>
                        <w:szCs w:val="24"/>
                      </w:rPr>
                    </m:ctrlPr>
                  </m:dPr>
                  <m:e>
                    <m:r>
                      <m:rPr>
                        <m:sty m:val="bi"/>
                      </m:rPr>
                      <w:rPr>
                        <w:rFonts w:ascii="Cambria Math" w:hAnsi="Cambria Math" w:cs="Times New Roman"/>
                        <w:color w:val="000000" w:themeColor="text1"/>
                        <w:sz w:val="24"/>
                        <w:szCs w:val="24"/>
                      </w:rPr>
                      <m:t>u</m:t>
                    </m:r>
                    <m:r>
                      <w:rPr>
                        <w:rFonts w:ascii="Cambria Math" w:hAnsi="Cambria Math" w:cs="Times New Roman"/>
                        <w:color w:val="000000" w:themeColor="text1"/>
                        <w:sz w:val="24"/>
                        <w:szCs w:val="24"/>
                      </w:rPr>
                      <m:t>,p,</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LV</m:t>
                        </m:r>
                      </m:sub>
                    </m:sSub>
                    <m:r>
                      <w:rPr>
                        <w:rFonts w:ascii="Cambria Math" w:hAnsi="Cambria Math" w:cs="Times New Roman"/>
                        <w:color w:val="000000" w:themeColor="text1"/>
                        <w:sz w:val="24"/>
                        <w:szCs w:val="24"/>
                      </w:rPr>
                      <m:t>,</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x</m:t>
                        </m:r>
                      </m:sub>
                    </m:sSub>
                    <m:r>
                      <w:rPr>
                        <w:rFonts w:ascii="Cambria Math" w:hAnsi="Cambria Math" w:cs="Times New Roman"/>
                        <w:color w:val="000000" w:themeColor="text1"/>
                        <w:sz w:val="24"/>
                        <w:szCs w:val="24"/>
                      </w:rPr>
                      <m:t>,</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y</m:t>
                        </m:r>
                      </m:sub>
                    </m:sSub>
                    <m:r>
                      <w:rPr>
                        <w:rFonts w:ascii="Cambria Math" w:hAnsi="Cambria Math" w:cs="Times New Roman"/>
                        <w:color w:val="000000" w:themeColor="text1"/>
                        <w:sz w:val="24"/>
                        <w:szCs w:val="24"/>
                      </w:rPr>
                      <m:t>,</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z</m:t>
                        </m:r>
                      </m:sub>
                    </m:sSub>
                  </m:e>
                </m:d>
                <m:r>
                  <w:rPr>
                    <w:rFonts w:ascii="Cambria Math" w:hAnsi="Cambria Math" w:cs="Times New Roman"/>
                    <w:color w:val="000000" w:themeColor="text1"/>
                    <w:sz w:val="24"/>
                    <w:szCs w:val="24"/>
                  </w:rPr>
                  <m:t>=0 ,</m:t>
                </m:r>
              </m:oMath>
            </m:oMathPara>
          </w:p>
        </w:tc>
        <w:tc>
          <w:tcPr>
            <w:tcW w:w="1289" w:type="dxa"/>
          </w:tcPr>
          <w:p w14:paraId="3E3EA8BF" w14:textId="6EC20F74" w:rsidR="00102802" w:rsidRPr="0018770A" w:rsidRDefault="0053346C" w:rsidP="00DB3F6E">
            <w:pPr>
              <w:spacing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(8</w:t>
            </w:r>
            <w:r w:rsidR="00102802" w:rsidRPr="0018770A">
              <w:rPr>
                <w:rFonts w:ascii="Times New Roman" w:hAnsi="Times New Roman" w:cs="Times New Roman"/>
                <w:bCs/>
                <w:color w:val="000000" w:themeColor="text1"/>
                <w:sz w:val="24"/>
                <w:szCs w:val="24"/>
              </w:rPr>
              <w:t>)</w:t>
            </w:r>
          </w:p>
        </w:tc>
      </w:tr>
    </w:tbl>
    <w:p w14:paraId="24B7C568" w14:textId="05E57654" w:rsidR="00102802" w:rsidRPr="00A16C8D" w:rsidRDefault="00102802" w:rsidP="003A03F8">
      <w:pPr>
        <w:spacing w:line="240" w:lineRule="auto"/>
        <w:jc w:val="both"/>
        <w:rPr>
          <w:rFonts w:ascii="Times New Roman" w:hAnsi="Times New Roman" w:cs="Times New Roman"/>
          <w:color w:val="000000" w:themeColor="text1"/>
          <w:sz w:val="24"/>
          <w:szCs w:val="24"/>
        </w:rPr>
      </w:pPr>
      <w:r w:rsidRPr="0018770A">
        <w:rPr>
          <w:rFonts w:ascii="Times New Roman" w:hAnsi="Times New Roman" w:cs="Times New Roman"/>
          <w:bCs/>
          <w:color w:val="000000" w:themeColor="text1"/>
          <w:sz w:val="24"/>
          <w:szCs w:val="24"/>
        </w:rPr>
        <w:t xml:space="preserve">and </w:t>
      </w:r>
      <m:oMath>
        <m:sSub>
          <m:sSubPr>
            <m:ctrlPr>
              <w:rPr>
                <w:rFonts w:ascii="Cambria Math" w:hAnsi="Cambria Math" w:cs="Times New Roman"/>
                <w:bCs/>
                <w:color w:val="000000" w:themeColor="text1"/>
                <w:sz w:val="24"/>
                <w:szCs w:val="24"/>
              </w:rPr>
            </m:ctrlPr>
          </m:sSubPr>
          <m:e>
            <m:d>
              <m:dPr>
                <m:begChr m:val=""/>
                <m:endChr m:val="|"/>
                <m:ctrlPr>
                  <w:rPr>
                    <w:rFonts w:ascii="Cambria Math" w:hAnsi="Cambria Math" w:cs="Times New Roman"/>
                    <w:bCs/>
                    <w:color w:val="000000" w:themeColor="text1"/>
                    <w:sz w:val="24"/>
                    <w:szCs w:val="24"/>
                  </w:rPr>
                </m:ctrlPr>
              </m:dPr>
              <m:e>
                <m:r>
                  <m:rPr>
                    <m:sty m:val="bi"/>
                  </m:rPr>
                  <w:rPr>
                    <w:rFonts w:ascii="Cambria Math" w:hAnsi="Cambria Math" w:cs="Times New Roman"/>
                    <w:color w:val="000000" w:themeColor="text1"/>
                    <w:sz w:val="24"/>
                    <w:szCs w:val="24"/>
                  </w:rPr>
                  <m:t>u</m:t>
                </m:r>
                <m: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n</m:t>
                </m:r>
              </m:e>
            </m:d>
          </m:e>
          <m:sub>
            <m:r>
              <w:rPr>
                <w:rFonts w:ascii="Cambria Math" w:hAnsi="Cambria Math" w:cs="Times New Roman"/>
                <w:color w:val="000000" w:themeColor="text1"/>
                <w:sz w:val="24"/>
                <w:szCs w:val="24"/>
              </w:rPr>
              <m:t>base</m:t>
            </m:r>
          </m:sub>
        </m:sSub>
        <m:r>
          <w:rPr>
            <w:rFonts w:ascii="Cambria Math" w:hAnsi="Cambria Math" w:cs="Times New Roman"/>
            <w:color w:val="000000" w:themeColor="text1"/>
            <w:sz w:val="24"/>
            <w:szCs w:val="24"/>
          </w:rPr>
          <m:t>=0</m:t>
        </m:r>
      </m:oMath>
      <w:r w:rsidRPr="0018770A">
        <w:rPr>
          <w:rFonts w:ascii="Times New Roman" w:hAnsi="Times New Roman" w:cs="Times New Roman"/>
          <w:bCs/>
          <w:color w:val="000000" w:themeColor="text1"/>
          <w:sz w:val="24"/>
          <w:szCs w:val="24"/>
        </w:rPr>
        <w:t xml:space="preserve"> (for constraining the basal deformation to be in-plane) </w:t>
      </w:r>
      <m:oMath>
        <m:r>
          <w:rPr>
            <w:rFonts w:ascii="Cambria Math" w:hAnsi="Cambria Math" w:cs="Times New Roman"/>
            <w:color w:val="000000" w:themeColor="text1"/>
            <w:sz w:val="24"/>
            <w:szCs w:val="24"/>
          </w:rPr>
          <m:t>∀ δ</m:t>
        </m:r>
        <m:r>
          <m:rPr>
            <m:sty m:val="bi"/>
          </m:rPr>
          <w:rPr>
            <w:rFonts w:ascii="Cambria Math" w:hAnsi="Cambria Math" w:cs="Times New Roman"/>
            <w:color w:val="000000" w:themeColor="text1"/>
            <w:sz w:val="24"/>
            <w:szCs w:val="24"/>
          </w:rPr>
          <m:t>u</m:t>
        </m:r>
        <m:sSup>
          <m:sSupPr>
            <m:ctrlPr>
              <w:rPr>
                <w:rFonts w:ascii="Cambria Math" w:hAnsi="Cambria Math" w:cs="Times New Roman"/>
                <w:bCs/>
                <w:color w:val="000000" w:themeColor="text1"/>
                <w:sz w:val="24"/>
                <w:szCs w:val="24"/>
              </w:rPr>
            </m:ctrlPr>
          </m:sSupPr>
          <m:e>
            <m:r>
              <w:rPr>
                <w:rFonts w:ascii="Cambria Math" w:hAnsi="Cambria Math" w:cs="Times New Roman"/>
                <w:color w:val="000000" w:themeColor="text1"/>
                <w:sz w:val="24"/>
                <w:szCs w:val="24"/>
              </w:rPr>
              <m:t>∈H</m:t>
            </m:r>
          </m:e>
          <m:sup>
            <m:r>
              <w:rPr>
                <w:rFonts w:ascii="Cambria Math" w:hAnsi="Cambria Math" w:cs="Times New Roman"/>
                <w:color w:val="000000" w:themeColor="text1"/>
                <w:sz w:val="24"/>
                <w:szCs w:val="24"/>
              </w:rPr>
              <m:t>1</m:t>
            </m:r>
          </m:sup>
        </m:sSup>
        <m:d>
          <m:dPr>
            <m:ctrlPr>
              <w:rPr>
                <w:rFonts w:ascii="Cambria Math" w:hAnsi="Cambria Math" w:cs="Times New Roman"/>
                <w:bCs/>
                <w:color w:val="000000" w:themeColor="text1"/>
                <w:sz w:val="24"/>
                <w:szCs w:val="24"/>
              </w:rPr>
            </m:ctrlPr>
          </m:dPr>
          <m:e>
            <m:sSub>
              <m:sSubPr>
                <m:ctrlPr>
                  <w:rPr>
                    <w:rFonts w:ascii="Cambria Math" w:hAnsi="Cambria Math" w:cs="Times New Roman"/>
                    <w:bCs/>
                    <w:color w:val="000000" w:themeColor="text1"/>
                    <w:sz w:val="24"/>
                    <w:szCs w:val="24"/>
                  </w:rPr>
                </m:ctrlPr>
              </m:sSubPr>
              <m:e>
                <m:r>
                  <m:rPr>
                    <m:sty m:val="p"/>
                  </m:rP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0</m:t>
                </m:r>
              </m:sub>
            </m:sSub>
          </m:e>
        </m:d>
        <m:r>
          <w:rPr>
            <w:rFonts w:ascii="Cambria Math" w:hAnsi="Cambria Math" w:cs="Times New Roman"/>
            <w:color w:val="000000" w:themeColor="text1"/>
            <w:sz w:val="24"/>
            <w:szCs w:val="24"/>
          </w:rPr>
          <m:t>, δp∈</m:t>
        </m:r>
        <m:sSup>
          <m:sSupPr>
            <m:ctrlPr>
              <w:rPr>
                <w:rFonts w:ascii="Cambria Math" w:hAnsi="Cambria Math" w:cs="Times New Roman"/>
                <w:bCs/>
                <w:color w:val="000000" w:themeColor="text1"/>
                <w:sz w:val="24"/>
                <w:szCs w:val="24"/>
              </w:rPr>
            </m:ctrlPr>
          </m:sSupPr>
          <m:e>
            <m:r>
              <w:rPr>
                <w:rFonts w:ascii="Cambria Math" w:hAnsi="Cambria Math" w:cs="Times New Roman"/>
                <w:color w:val="000000" w:themeColor="text1"/>
                <w:sz w:val="24"/>
                <w:szCs w:val="24"/>
              </w:rPr>
              <m:t>L</m:t>
            </m:r>
          </m:e>
          <m:sup>
            <m:r>
              <w:rPr>
                <w:rFonts w:ascii="Cambria Math" w:hAnsi="Cambria Math" w:cs="Times New Roman"/>
                <w:color w:val="000000" w:themeColor="text1"/>
                <w:sz w:val="24"/>
                <w:szCs w:val="24"/>
              </w:rPr>
              <m:t>2</m:t>
            </m:r>
          </m:sup>
        </m:sSup>
        <m:d>
          <m:dPr>
            <m:ctrlPr>
              <w:rPr>
                <w:rFonts w:ascii="Cambria Math" w:hAnsi="Cambria Math" w:cs="Times New Roman"/>
                <w:bCs/>
                <w:color w:val="000000" w:themeColor="text1"/>
                <w:sz w:val="24"/>
                <w:szCs w:val="24"/>
              </w:rPr>
            </m:ctrlPr>
          </m:dPr>
          <m:e>
            <m:sSub>
              <m:sSubPr>
                <m:ctrlPr>
                  <w:rPr>
                    <w:rFonts w:ascii="Cambria Math" w:hAnsi="Cambria Math" w:cs="Times New Roman"/>
                    <w:bCs/>
                    <w:color w:val="000000" w:themeColor="text1"/>
                    <w:sz w:val="24"/>
                    <w:szCs w:val="24"/>
                  </w:rPr>
                </m:ctrlPr>
              </m:sSubPr>
              <m:e>
                <m:r>
                  <m:rPr>
                    <m:sty m:val="p"/>
                  </m:rPr>
                  <w:rPr>
                    <w:rFonts w:ascii="Cambria Math" w:hAnsi="Cambria Math" w:cs="Times New Roman"/>
                    <w:color w:val="000000" w:themeColor="text1"/>
                    <w:sz w:val="24"/>
                    <w:szCs w:val="24"/>
                  </w:rPr>
                  <m:t>Ω</m:t>
                </m:r>
              </m:e>
              <m:sub>
                <m:r>
                  <w:rPr>
                    <w:rFonts w:ascii="Cambria Math" w:hAnsi="Cambria Math" w:cs="Times New Roman"/>
                    <w:color w:val="000000" w:themeColor="text1"/>
                    <w:sz w:val="24"/>
                    <w:szCs w:val="24"/>
                  </w:rPr>
                  <m:t>0</m:t>
                </m:r>
              </m:sub>
            </m:sSub>
          </m:e>
        </m:d>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δP</m:t>
            </m:r>
          </m:e>
          <m:sub>
            <m:r>
              <w:rPr>
                <w:rFonts w:ascii="Cambria Math" w:hAnsi="Cambria Math" w:cs="Times New Roman"/>
                <w:color w:val="000000" w:themeColor="text1"/>
                <w:sz w:val="24"/>
                <w:szCs w:val="24"/>
              </w:rPr>
              <m:t>LV</m:t>
            </m:r>
          </m:sub>
        </m:sSub>
        <m:r>
          <w:rPr>
            <w:rFonts w:ascii="Cambria Math" w:hAnsi="Cambria Math" w:cs="Times New Roman"/>
            <w:color w:val="000000" w:themeColor="text1"/>
            <w:sz w:val="24"/>
            <w:szCs w:val="24"/>
          </w:rPr>
          <m:t>∈</m:t>
        </m:r>
        <m:r>
          <m:rPr>
            <m:scr m:val="double-struck"/>
            <m:sty m:val="p"/>
          </m:rPr>
          <w:rPr>
            <w:rFonts w:ascii="Cambria Math" w:hAnsi="Cambria Math" w:cs="Times New Roman"/>
            <w:color w:val="000000" w:themeColor="text1"/>
            <w:sz w:val="24"/>
            <w:szCs w:val="24"/>
          </w:rPr>
          <m:t xml:space="preserve"> R</m:t>
        </m:r>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δc</m:t>
            </m:r>
          </m:e>
          <m:sub>
            <m:r>
              <w:rPr>
                <w:rFonts w:ascii="Cambria Math" w:hAnsi="Cambria Math" w:cs="Times New Roman"/>
                <w:color w:val="000000" w:themeColor="text1"/>
                <w:sz w:val="24"/>
                <w:szCs w:val="24"/>
              </w:rPr>
              <m:t>x</m:t>
            </m:r>
          </m:sub>
        </m:sSub>
        <m:r>
          <w:rPr>
            <w:rFonts w:ascii="Cambria Math" w:hAnsi="Cambria Math" w:cs="Times New Roman"/>
            <w:color w:val="000000" w:themeColor="text1"/>
            <w:sz w:val="24"/>
            <w:szCs w:val="24"/>
          </w:rPr>
          <m:t>∈</m:t>
        </m:r>
        <m:sSup>
          <m:sSupPr>
            <m:ctrlPr>
              <w:rPr>
                <w:rFonts w:ascii="Cambria Math" w:hAnsi="Cambria Math" w:cs="Times New Roman"/>
                <w:bCs/>
                <w:color w:val="000000" w:themeColor="text1"/>
                <w:sz w:val="24"/>
                <w:szCs w:val="24"/>
              </w:rPr>
            </m:ctrlPr>
          </m:sSupPr>
          <m:e>
            <m:r>
              <m:rPr>
                <m:scr m:val="double-struck"/>
                <m:sty m:val="p"/>
              </m:rPr>
              <w:rPr>
                <w:rFonts w:ascii="Cambria Math" w:hAnsi="Cambria Math" w:cs="Times New Roman"/>
                <w:color w:val="000000" w:themeColor="text1"/>
                <w:sz w:val="24"/>
                <w:szCs w:val="24"/>
              </w:rPr>
              <m:t>R</m:t>
            </m:r>
          </m:e>
          <m:sup/>
        </m:sSup>
        <m:r>
          <w:rPr>
            <w:rFonts w:ascii="Cambria Math" w:hAnsi="Cambria Math" w:cs="Times New Roman"/>
            <w:color w:val="000000" w:themeColor="text1"/>
            <w:sz w:val="24"/>
            <w:szCs w:val="24"/>
          </w:rPr>
          <m:t>,δ</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y</m:t>
            </m:r>
          </m:sub>
        </m:sSub>
        <m:r>
          <w:rPr>
            <w:rFonts w:ascii="Cambria Math" w:hAnsi="Cambria Math" w:cs="Times New Roman"/>
            <w:color w:val="000000" w:themeColor="text1"/>
            <w:sz w:val="24"/>
            <w:szCs w:val="24"/>
          </w:rPr>
          <m:t>∈</m:t>
        </m:r>
        <m:sSup>
          <m:sSupPr>
            <m:ctrlPr>
              <w:rPr>
                <w:rFonts w:ascii="Cambria Math" w:hAnsi="Cambria Math" w:cs="Times New Roman"/>
                <w:bCs/>
                <w:color w:val="000000" w:themeColor="text1"/>
                <w:sz w:val="24"/>
                <w:szCs w:val="24"/>
              </w:rPr>
            </m:ctrlPr>
          </m:sSupPr>
          <m:e>
            <m:r>
              <m:rPr>
                <m:scr m:val="double-struck"/>
                <m:sty m:val="p"/>
              </m:rPr>
              <w:rPr>
                <w:rFonts w:ascii="Cambria Math" w:hAnsi="Cambria Math" w:cs="Times New Roman"/>
                <w:color w:val="000000" w:themeColor="text1"/>
                <w:sz w:val="24"/>
                <w:szCs w:val="24"/>
              </w:rPr>
              <m:t>R</m:t>
            </m:r>
          </m:e>
          <m:sup/>
        </m:sSup>
        <m:r>
          <w:rPr>
            <w:rFonts w:ascii="Cambria Math" w:hAnsi="Cambria Math" w:cs="Times New Roman"/>
            <w:color w:val="000000" w:themeColor="text1"/>
            <w:sz w:val="24"/>
            <w:szCs w:val="24"/>
          </w:rPr>
          <m:t>,δ</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z</m:t>
            </m:r>
          </m:sub>
        </m:sSub>
        <m:r>
          <w:rPr>
            <w:rFonts w:ascii="Cambria Math" w:hAnsi="Cambria Math" w:cs="Times New Roman"/>
            <w:color w:val="000000" w:themeColor="text1"/>
            <w:sz w:val="24"/>
            <w:szCs w:val="24"/>
          </w:rPr>
          <m:t>∈</m:t>
        </m:r>
        <m:sSup>
          <m:sSupPr>
            <m:ctrlPr>
              <w:rPr>
                <w:rFonts w:ascii="Cambria Math" w:hAnsi="Cambria Math" w:cs="Times New Roman"/>
                <w:bCs/>
                <w:i/>
                <w:color w:val="000000" w:themeColor="text1"/>
                <w:sz w:val="24"/>
                <w:szCs w:val="24"/>
              </w:rPr>
            </m:ctrlPr>
          </m:sSupPr>
          <m:e>
            <m:r>
              <m:rPr>
                <m:scr m:val="double-struck"/>
              </m:rPr>
              <w:rPr>
                <w:rFonts w:ascii="Cambria Math" w:hAnsi="Cambria Math" w:cs="Times New Roman"/>
                <w:color w:val="000000" w:themeColor="text1"/>
                <w:sz w:val="24"/>
                <w:szCs w:val="24"/>
              </w:rPr>
              <m:t>R</m:t>
            </m:r>
          </m:e>
          <m:sup/>
        </m:sSup>
        <m:r>
          <w:rPr>
            <w:rFonts w:ascii="Cambria Math" w:hAnsi="Cambria Math" w:cs="Times New Roman"/>
            <w:color w:val="000000" w:themeColor="text1"/>
            <w:sz w:val="24"/>
            <w:szCs w:val="24"/>
          </w:rPr>
          <m:t>.</m:t>
        </m:r>
      </m:oMath>
    </w:p>
    <w:p w14:paraId="519B2B27" w14:textId="01F3B96F" w:rsidR="003A03F8" w:rsidRPr="0018770A" w:rsidRDefault="003A03F8" w:rsidP="003A03F8">
      <w:pPr>
        <w:spacing w:line="240" w:lineRule="auto"/>
        <w:jc w:val="both"/>
        <w:rPr>
          <w:rFonts w:ascii="Times New Roman" w:hAnsi="Times New Roman" w:cs="Times New Roman"/>
          <w:b/>
          <w:bCs/>
          <w:i/>
          <w:iCs/>
          <w:color w:val="000000" w:themeColor="text1"/>
          <w:sz w:val="24"/>
          <w:szCs w:val="24"/>
          <w:u w:val="single"/>
        </w:rPr>
      </w:pPr>
      <w:r w:rsidRPr="0018770A">
        <w:rPr>
          <w:rFonts w:ascii="Times New Roman" w:hAnsi="Times New Roman" w:cs="Times New Roman"/>
          <w:b/>
          <w:bCs/>
          <w:i/>
          <w:iCs/>
          <w:color w:val="000000" w:themeColor="text1"/>
          <w:sz w:val="24"/>
          <w:szCs w:val="24"/>
          <w:u w:val="single"/>
        </w:rPr>
        <w:t>Incorporation of myofiber disarray:</w:t>
      </w:r>
    </w:p>
    <w:p w14:paraId="48D3453E" w14:textId="148FEE27" w:rsidR="003A03F8" w:rsidRPr="0018770A" w:rsidRDefault="003A03F8" w:rsidP="00F463F2">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 xml:space="preserve">Myofiber disarray </w:t>
      </w:r>
      <w:r w:rsidR="00921EEF">
        <w:rPr>
          <w:rFonts w:ascii="Times New Roman" w:hAnsi="Times New Roman" w:cs="Times New Roman"/>
          <w:bCs/>
          <w:color w:val="000000" w:themeColor="text1"/>
          <w:sz w:val="24"/>
          <w:szCs w:val="24"/>
        </w:rPr>
        <w:t>was</w:t>
      </w:r>
      <w:r w:rsidR="00921EEF" w:rsidRPr="0018770A">
        <w:rPr>
          <w:rFonts w:ascii="Times New Roman" w:hAnsi="Times New Roman" w:cs="Times New Roman"/>
          <w:bCs/>
          <w:color w:val="000000" w:themeColor="text1"/>
          <w:sz w:val="24"/>
          <w:szCs w:val="24"/>
        </w:rPr>
        <w:t xml:space="preserve"> </w:t>
      </w:r>
      <w:r w:rsidRPr="0018770A">
        <w:rPr>
          <w:rFonts w:ascii="Times New Roman" w:hAnsi="Times New Roman" w:cs="Times New Roman"/>
          <w:bCs/>
          <w:color w:val="000000" w:themeColor="text1"/>
          <w:sz w:val="24"/>
          <w:szCs w:val="24"/>
        </w:rPr>
        <w:t xml:space="preserve">incorporated through </w:t>
      </w:r>
      <w:r w:rsidR="00FF30A4">
        <w:rPr>
          <w:rFonts w:ascii="Times New Roman" w:hAnsi="Times New Roman" w:cs="Times New Roman"/>
          <w:bCs/>
          <w:color w:val="000000" w:themeColor="text1"/>
          <w:sz w:val="24"/>
          <w:szCs w:val="24"/>
        </w:rPr>
        <w:t>a</w:t>
      </w:r>
      <w:r w:rsidR="00FF30A4" w:rsidRPr="0018770A">
        <w:rPr>
          <w:rFonts w:ascii="Times New Roman" w:hAnsi="Times New Roman" w:cs="Times New Roman"/>
          <w:bCs/>
          <w:color w:val="000000" w:themeColor="text1"/>
          <w:sz w:val="24"/>
          <w:szCs w:val="24"/>
        </w:rPr>
        <w:t xml:space="preserve"> </w:t>
      </w:r>
      <w:r w:rsidRPr="0018770A">
        <w:rPr>
          <w:rFonts w:ascii="Times New Roman" w:hAnsi="Times New Roman" w:cs="Times New Roman"/>
          <w:bCs/>
          <w:color w:val="000000" w:themeColor="text1"/>
          <w:sz w:val="24"/>
          <w:szCs w:val="24"/>
        </w:rPr>
        <w:t xml:space="preserve">structure tensor </w:t>
      </w:r>
      <m:oMath>
        <m:r>
          <m:rPr>
            <m:sty m:val="bi"/>
          </m:rPr>
          <w:rPr>
            <w:rFonts w:ascii="Cambria Math" w:hAnsi="Cambria Math" w:cs="Times New Roman"/>
            <w:color w:val="000000" w:themeColor="text1"/>
            <w:sz w:val="24"/>
            <w:szCs w:val="24"/>
          </w:rPr>
          <m:t>H</m:t>
        </m:r>
      </m:oMath>
      <w:r w:rsidRPr="0018770A">
        <w:rPr>
          <w:rFonts w:ascii="Times New Roman" w:hAnsi="Times New Roman" w:cs="Times New Roman"/>
          <w:bCs/>
          <w:color w:val="000000" w:themeColor="text1"/>
          <w:sz w:val="24"/>
          <w:szCs w:val="24"/>
        </w:rPr>
        <w:t xml:space="preserve"> </w:t>
      </w:r>
      <w:r w:rsidRPr="0018770A">
        <w:rPr>
          <w:rFonts w:ascii="Times New Roman" w:hAnsi="Times New Roman" w:cs="Times New Roman"/>
          <w:bCs/>
          <w:color w:val="000000" w:themeColor="text1"/>
          <w:sz w:val="24"/>
          <w:szCs w:val="24"/>
        </w:rPr>
        <w:fldChar w:fldCharType="begin" w:fldLock="1"/>
      </w:r>
      <w:r w:rsidR="007161F5">
        <w:rPr>
          <w:rFonts w:ascii="Times New Roman" w:hAnsi="Times New Roman" w:cs="Times New Roman"/>
          <w:bCs/>
          <w:color w:val="000000" w:themeColor="text1"/>
          <w:sz w:val="24"/>
          <w:szCs w:val="24"/>
        </w:rPr>
        <w:instrText>ADDIN CSL_CITATION {"citationItems":[{"id":"ITEM-1","itemData":{"DOI":"10.1098/rsif.2005.0073","ISSN":"17425662","PMID":"16849214","abstract":"Constitutive relations are fundamental to the solution of problems in continuum mechanics, and are required in the study of, for example, mechanically dominated clinical interventions involving soft biological tissues. Structural continuum constitutive models of arterial layers integrate information about the tissue morphology and therefore allow investigation of the interrelation between structure and function in response to mechanical loading. Collagen fibres are key ingredients in the structure of arteries. In the media (the middle layer of the artery wall) they are arranged in two helically distributed families with a small pitch and very little dispersion in their orientation (i.e. they are aligned quite close to the circumferential direction). By contrast, in the adventitial and intimal layers, the orientation of the collagen fibres is dispersed, as shown by polarized light microscopy of stained arterial tissue. As a result, continuum models that do not account for the dispersion are not able to capture accurately the stress-strain response of these layers. The purpose of this paper, therefore, is to develop a structural continuum framework that is able to represent the dispersion of the collagen fibre orientation. This then allows the development of a new hyperelastic free-energy function that is particularly suited for representing the anisotropic elastic properties of adventitial and intimal layers of arterial walls, and is a generalization of the fibre-reinforced structural model introduced by Holzapfel &amp; Gasser (Holzapfel &amp; Gasser 2001 Comput. Meth. Appl. Mech. Eng. 190, 4379-4403) and Holzapfel et al. (Holzapfel et al. 2000 J. Elast. 61, 1-48). The model incorporates an additional scalar structure parameter that characterizes the dispersed collagen orientation. An efficient finite element implementation of the model is then presented and numerical examples show that the dispersion of the orientation of collagen fibres in the adventitia of human iliac arteries has a significant effect on their mechanical response. © 2005 The Royal Society.","author":[{"dropping-particle":"","family":"Gasser","given":"T. Christian","non-dropping-particle":"","parse-names":false,"suffix":""},{"dropping-particle":"","family":"Ogden","given":"Ray W.","non-dropping-particle":"","parse-names":false,"suffix":""},{"dropping-particle":"","family":"Holzapfel","given":"Gerhard A.","non-dropping-particle":"","parse-names":false,"suffix":""}],"container-title":"Journal of the Royal Society Interface","id":"ITEM-1","issued":{"date-parts":[["2006"]]},"title":"Hyperelastic modelling of arterial layers with distributed collagen fibre orientations","type":"article"},"uris":["http://www.mendeley.com/documents/?uuid=b5862936-5548-4035-9dc0-8c8588813513"]}],"mendeley":{"formattedCitation":"[47]","plainTextFormattedCitation":"[47]","previouslyFormattedCitation":"[47]"},"properties":{"noteIndex":0},"schema":"https://github.com/citation-style-language/schema/raw/master/csl-citation.json"}</w:instrText>
      </w:r>
      <w:r w:rsidRPr="0018770A">
        <w:rPr>
          <w:rFonts w:ascii="Times New Roman" w:hAnsi="Times New Roman" w:cs="Times New Roman"/>
          <w:bCs/>
          <w:color w:val="000000" w:themeColor="text1"/>
          <w:sz w:val="24"/>
          <w:szCs w:val="24"/>
        </w:rPr>
        <w:fldChar w:fldCharType="separate"/>
      </w:r>
      <w:r w:rsidR="00E220C9" w:rsidRPr="00E220C9">
        <w:rPr>
          <w:rFonts w:ascii="Times New Roman" w:hAnsi="Times New Roman" w:cs="Times New Roman"/>
          <w:bCs/>
          <w:noProof/>
          <w:color w:val="000000" w:themeColor="text1"/>
          <w:sz w:val="24"/>
          <w:szCs w:val="24"/>
        </w:rPr>
        <w:t>[47]</w:t>
      </w:r>
      <w:r w:rsidRPr="0018770A">
        <w:rPr>
          <w:rFonts w:ascii="Times New Roman" w:hAnsi="Times New Roman" w:cs="Times New Roman"/>
          <w:color w:val="000000" w:themeColor="text1"/>
          <w:sz w:val="24"/>
          <w:szCs w:val="24"/>
        </w:rPr>
        <w:fldChar w:fldCharType="end"/>
      </w:r>
      <w:r w:rsidRPr="0018770A">
        <w:rPr>
          <w:rFonts w:ascii="Times New Roman" w:hAnsi="Times New Roman" w:cs="Times New Roman"/>
          <w:bCs/>
          <w:color w:val="000000" w:themeColor="text1"/>
          <w:sz w:val="24"/>
          <w:szCs w:val="24"/>
        </w:rPr>
        <w:t xml:space="preserve"> </w:t>
      </w:r>
      <w:r w:rsidR="00FF30A4">
        <w:rPr>
          <w:rFonts w:ascii="Times New Roman" w:hAnsi="Times New Roman" w:cs="Times New Roman"/>
          <w:bCs/>
          <w:color w:val="000000" w:themeColor="text1"/>
          <w:sz w:val="24"/>
          <w:szCs w:val="24"/>
        </w:rPr>
        <w:t>describing</w:t>
      </w:r>
      <w:r w:rsidRPr="0018770A">
        <w:rPr>
          <w:rFonts w:ascii="Times New Roman" w:hAnsi="Times New Roman" w:cs="Times New Roman"/>
          <w:bCs/>
          <w:color w:val="000000" w:themeColor="text1"/>
          <w:sz w:val="24"/>
          <w:szCs w:val="24"/>
        </w:rPr>
        <w:t xml:space="preserve"> a conical dispersion of myofibers about a mean </w:t>
      </w:r>
      <w:r w:rsidR="008E75D2">
        <w:rPr>
          <w:rFonts w:ascii="Times New Roman" w:hAnsi="Times New Roman" w:cs="Times New Roman"/>
          <w:bCs/>
          <w:color w:val="000000" w:themeColor="text1"/>
          <w:sz w:val="24"/>
          <w:szCs w:val="24"/>
        </w:rPr>
        <w:t xml:space="preserve">myofiber </w:t>
      </w:r>
      <w:r w:rsidRPr="0018770A">
        <w:rPr>
          <w:rFonts w:ascii="Times New Roman" w:hAnsi="Times New Roman" w:cs="Times New Roman"/>
          <w:bCs/>
          <w:color w:val="000000" w:themeColor="text1"/>
          <w:sz w:val="24"/>
          <w:szCs w:val="24"/>
        </w:rPr>
        <w:t>direction</w:t>
      </w:r>
      <m:oMath>
        <m:sSub>
          <m:sSubPr>
            <m:ctrlPr>
              <w:rPr>
                <w:rFonts w:ascii="Cambria Math" w:hAnsi="Cambria Math" w:cs="Times New Roman"/>
                <w:bCs/>
                <w:color w:val="000000" w:themeColor="text1"/>
                <w:sz w:val="24"/>
                <w:szCs w:val="24"/>
              </w:rPr>
            </m:ctrlPr>
          </m:sSubPr>
          <m:e>
            <m:r>
              <m:rPr>
                <m:sty m:val="b"/>
              </m:rPr>
              <w:rPr>
                <w:rFonts w:ascii="Cambria Math" w:hAnsi="Cambria Math" w:cs="Times New Roman"/>
                <w:color w:val="000000" w:themeColor="text1"/>
                <w:sz w:val="24"/>
                <w:szCs w:val="24"/>
              </w:rPr>
              <m:t xml:space="preserve"> e</m:t>
            </m:r>
          </m:e>
          <m:sub>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0</m:t>
                </m:r>
              </m:sub>
            </m:sSub>
          </m:sub>
        </m:sSub>
        <m:r>
          <w:rPr>
            <w:rFonts w:ascii="Cambria Math" w:hAnsi="Cambria Math" w:cs="Times New Roman"/>
            <w:color w:val="000000" w:themeColor="text1"/>
            <w:sz w:val="24"/>
            <w:szCs w:val="24"/>
          </w:rPr>
          <m:t>.</m:t>
        </m:r>
      </m:oMath>
      <w:r w:rsidRPr="0018770A">
        <w:rPr>
          <w:rFonts w:ascii="Times New Roman" w:hAnsi="Times New Roman" w:cs="Times New Roman"/>
          <w:bCs/>
          <w:color w:val="000000" w:themeColor="text1"/>
          <w:sz w:val="24"/>
          <w:szCs w:val="24"/>
        </w:rPr>
        <w:t xml:space="preserve"> The structure tensor is given by</w:t>
      </w:r>
    </w:p>
    <w:tbl>
      <w:tblPr>
        <w:tblW w:w="0" w:type="auto"/>
        <w:tblInd w:w="720" w:type="dxa"/>
        <w:tblLook w:val="04A0" w:firstRow="1" w:lastRow="0" w:firstColumn="1" w:lastColumn="0" w:noHBand="0" w:noVBand="1"/>
      </w:tblPr>
      <w:tblGrid>
        <w:gridCol w:w="6799"/>
        <w:gridCol w:w="1841"/>
      </w:tblGrid>
      <w:tr w:rsidR="003A03F8" w:rsidRPr="0018770A" w14:paraId="307030CE" w14:textId="77777777" w:rsidTr="00A75BBE">
        <w:tc>
          <w:tcPr>
            <w:tcW w:w="7285" w:type="dxa"/>
          </w:tcPr>
          <w:p w14:paraId="6C143FB3" w14:textId="77777777" w:rsidR="003A03F8" w:rsidRPr="0018770A" w:rsidRDefault="003A03F8" w:rsidP="003A03F8">
            <w:pPr>
              <w:spacing w:line="240" w:lineRule="auto"/>
              <w:jc w:val="both"/>
              <w:rPr>
                <w:rFonts w:ascii="Times New Roman" w:hAnsi="Times New Roman" w:cs="Times New Roman"/>
                <w:bCs/>
                <w:color w:val="000000" w:themeColor="text1"/>
                <w:sz w:val="24"/>
                <w:szCs w:val="24"/>
              </w:rPr>
            </w:pPr>
            <m:oMathPara>
              <m:oMath>
                <m:r>
                  <m:rPr>
                    <m:sty m:val="bi"/>
                  </m:rPr>
                  <w:rPr>
                    <w:rFonts w:ascii="Cambria Math" w:hAnsi="Cambria Math" w:cs="Times New Roman"/>
                    <w:color w:val="000000" w:themeColor="text1"/>
                    <w:sz w:val="24"/>
                    <w:szCs w:val="24"/>
                  </w:rPr>
                  <m:t>H</m:t>
                </m:r>
                <m:r>
                  <w:rPr>
                    <w:rFonts w:ascii="Cambria Math" w:hAnsi="Cambria Math" w:cs="Times New Roman"/>
                    <w:color w:val="000000" w:themeColor="text1"/>
                    <w:sz w:val="24"/>
                    <w:szCs w:val="24"/>
                  </w:rPr>
                  <m:t>=κ</m:t>
                </m:r>
                <m:r>
                  <m:rPr>
                    <m:sty m:val="bi"/>
                  </m:rPr>
                  <w:rPr>
                    <w:rFonts w:ascii="Cambria Math" w:hAnsi="Cambria Math" w:cs="Times New Roman"/>
                    <w:color w:val="000000" w:themeColor="text1"/>
                    <w:sz w:val="24"/>
                    <w:szCs w:val="24"/>
                  </w:rPr>
                  <m:t>I+</m:t>
                </m:r>
                <m:d>
                  <m:dPr>
                    <m:ctrlPr>
                      <w:rPr>
                        <w:rFonts w:ascii="Cambria Math" w:hAnsi="Cambria Math" w:cs="Times New Roman"/>
                        <w:bCs/>
                        <w:i/>
                        <w:color w:val="000000" w:themeColor="text1"/>
                        <w:sz w:val="24"/>
                        <w:szCs w:val="24"/>
                      </w:rPr>
                    </m:ctrlPr>
                  </m:dPr>
                  <m:e>
                    <m:r>
                      <w:rPr>
                        <w:rFonts w:ascii="Cambria Math" w:hAnsi="Cambria Math" w:cs="Times New Roman"/>
                        <w:color w:val="000000" w:themeColor="text1"/>
                        <w:sz w:val="24"/>
                        <w:szCs w:val="24"/>
                      </w:rPr>
                      <m:t>1-3κ</m:t>
                    </m:r>
                  </m:e>
                </m:d>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e</m:t>
                    </m:r>
                  </m:e>
                  <m:sub>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0</m:t>
                        </m:r>
                      </m:sub>
                    </m:sSub>
                  </m:sub>
                </m:sSub>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e</m:t>
                    </m:r>
                  </m:e>
                  <m:sub>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0</m:t>
                        </m:r>
                      </m:sub>
                    </m:sSub>
                  </m:sub>
                </m:sSub>
                <m:r>
                  <w:rPr>
                    <w:rFonts w:ascii="Cambria Math" w:hAnsi="Cambria Math" w:cs="Times New Roman"/>
                    <w:color w:val="000000" w:themeColor="text1"/>
                    <w:sz w:val="24"/>
                    <w:szCs w:val="24"/>
                  </w:rPr>
                  <m:t>,</m:t>
                </m:r>
              </m:oMath>
            </m:oMathPara>
          </w:p>
        </w:tc>
        <w:tc>
          <w:tcPr>
            <w:tcW w:w="1957" w:type="dxa"/>
          </w:tcPr>
          <w:p w14:paraId="5FDCB09C" w14:textId="47DFD92D" w:rsidR="003A03F8" w:rsidRPr="0018770A" w:rsidRDefault="0053346C" w:rsidP="003A03F8">
            <w:pPr>
              <w:spacing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(9</w:t>
            </w:r>
            <w:r w:rsidR="003A03F8" w:rsidRPr="0018770A">
              <w:rPr>
                <w:rFonts w:ascii="Times New Roman" w:hAnsi="Times New Roman" w:cs="Times New Roman"/>
                <w:bCs/>
                <w:color w:val="000000" w:themeColor="text1"/>
                <w:sz w:val="24"/>
                <w:szCs w:val="24"/>
              </w:rPr>
              <w:t>)</w:t>
            </w:r>
          </w:p>
        </w:tc>
      </w:tr>
    </w:tbl>
    <w:p w14:paraId="5B0D2A66" w14:textId="1BC46A89" w:rsidR="003A03F8" w:rsidRPr="0018770A" w:rsidRDefault="003A03F8" w:rsidP="003A03F8">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iCs/>
          <w:color w:val="000000" w:themeColor="text1"/>
          <w:sz w:val="24"/>
          <w:szCs w:val="24"/>
        </w:rPr>
        <w:t xml:space="preserve">where </w:t>
      </w:r>
      <m:oMath>
        <m:r>
          <m:rPr>
            <m:sty m:val="bi"/>
          </m:rPr>
          <w:rPr>
            <w:rFonts w:ascii="Cambria Math" w:hAnsi="Cambria Math" w:cs="Times New Roman"/>
            <w:color w:val="000000" w:themeColor="text1"/>
            <w:sz w:val="24"/>
            <w:szCs w:val="24"/>
          </w:rPr>
          <m:t>I</m:t>
        </m:r>
      </m:oMath>
      <w:r w:rsidRPr="0018770A">
        <w:rPr>
          <w:rFonts w:ascii="Times New Roman" w:hAnsi="Times New Roman" w:cs="Times New Roman"/>
          <w:b/>
          <w:bCs/>
          <w:color w:val="000000" w:themeColor="text1"/>
          <w:sz w:val="24"/>
          <w:szCs w:val="24"/>
        </w:rPr>
        <w:t xml:space="preserve"> </w:t>
      </w:r>
      <w:r w:rsidRPr="0018770A">
        <w:rPr>
          <w:rFonts w:ascii="Times New Roman" w:hAnsi="Times New Roman" w:cs="Times New Roman"/>
          <w:bCs/>
          <w:color w:val="000000" w:themeColor="text1"/>
          <w:sz w:val="24"/>
          <w:szCs w:val="24"/>
        </w:rPr>
        <w:t>is the identity tensor</w:t>
      </w:r>
      <w:r w:rsidRPr="0018770A">
        <w:rPr>
          <w:rFonts w:ascii="Times New Roman" w:hAnsi="Times New Roman" w:cs="Times New Roman"/>
          <w:bCs/>
          <w:iCs/>
          <w:color w:val="000000" w:themeColor="text1"/>
          <w:sz w:val="24"/>
          <w:szCs w:val="24"/>
        </w:rPr>
        <w:t xml:space="preserve"> and  </w:t>
      </w:r>
      <m:oMath>
        <m:r>
          <w:rPr>
            <w:rFonts w:ascii="Cambria Math" w:hAnsi="Cambria Math" w:cs="Times New Roman"/>
            <w:color w:val="000000" w:themeColor="text1"/>
            <w:sz w:val="24"/>
            <w:szCs w:val="24"/>
          </w:rPr>
          <m:t>κ</m:t>
        </m:r>
      </m:oMath>
      <w:r w:rsidRPr="0018770A">
        <w:rPr>
          <w:rFonts w:ascii="Times New Roman" w:hAnsi="Times New Roman" w:cs="Times New Roman"/>
          <w:bCs/>
          <w:iCs/>
          <w:color w:val="000000" w:themeColor="text1"/>
          <w:sz w:val="24"/>
          <w:szCs w:val="24"/>
        </w:rPr>
        <w:t xml:space="preserve"> is a parameter representing </w:t>
      </w:r>
      <w:r w:rsidRPr="0018770A">
        <w:rPr>
          <w:rFonts w:ascii="Times New Roman" w:hAnsi="Times New Roman" w:cs="Times New Roman"/>
          <w:bCs/>
          <w:color w:val="000000" w:themeColor="text1"/>
          <w:sz w:val="24"/>
          <w:szCs w:val="24"/>
        </w:rPr>
        <w:t xml:space="preserve">the fiber distribution in an integral sense </w:t>
      </w:r>
      <w:r w:rsidR="007D5CE9">
        <w:rPr>
          <w:rFonts w:ascii="Times New Roman" w:hAnsi="Times New Roman" w:cs="Times New Roman"/>
          <w:bCs/>
          <w:color w:val="000000" w:themeColor="text1"/>
          <w:sz w:val="24"/>
          <w:szCs w:val="24"/>
        </w:rPr>
        <w:t>that</w:t>
      </w:r>
      <w:r w:rsidRPr="0018770A">
        <w:rPr>
          <w:rFonts w:ascii="Times New Roman" w:hAnsi="Times New Roman" w:cs="Times New Roman"/>
          <w:bCs/>
          <w:color w:val="000000" w:themeColor="text1"/>
          <w:sz w:val="24"/>
          <w:szCs w:val="24"/>
        </w:rPr>
        <w:t xml:space="preserve"> describes the degree of an</w:t>
      </w:r>
      <w:r w:rsidR="002B5663" w:rsidRPr="0018770A">
        <w:rPr>
          <w:rFonts w:ascii="Times New Roman" w:hAnsi="Times New Roman" w:cs="Times New Roman"/>
          <w:bCs/>
          <w:color w:val="000000" w:themeColor="text1"/>
          <w:sz w:val="24"/>
          <w:szCs w:val="24"/>
        </w:rPr>
        <w:t xml:space="preserve">isotropy and myofiber disarray. </w:t>
      </w:r>
      <w:r w:rsidR="00DA4534">
        <w:rPr>
          <w:rFonts w:ascii="Times New Roman" w:hAnsi="Times New Roman" w:cs="Times New Roman"/>
          <w:bCs/>
          <w:iCs/>
          <w:color w:val="000000" w:themeColor="text1"/>
          <w:sz w:val="24"/>
          <w:szCs w:val="24"/>
        </w:rPr>
        <w:t>At the</w:t>
      </w:r>
      <w:r w:rsidR="00DA4534">
        <w:rPr>
          <w:rFonts w:ascii="Times New Roman" w:hAnsi="Times New Roman" w:cs="Times New Roman"/>
          <w:bCs/>
          <w:color w:val="000000" w:themeColor="text1"/>
          <w:sz w:val="24"/>
          <w:szCs w:val="24"/>
        </w:rPr>
        <w:t xml:space="preserve"> </w:t>
      </w:r>
      <w:r w:rsidR="007D5CE9">
        <w:rPr>
          <w:rFonts w:ascii="Times New Roman" w:hAnsi="Times New Roman" w:cs="Times New Roman"/>
          <w:bCs/>
          <w:color w:val="000000" w:themeColor="text1"/>
          <w:sz w:val="24"/>
          <w:szCs w:val="24"/>
        </w:rPr>
        <w:t>lower limit of the disarray</w:t>
      </w:r>
      <w:r w:rsidRPr="0018770A">
        <w:rPr>
          <w:rFonts w:ascii="Times New Roman" w:hAnsi="Times New Roman" w:cs="Times New Roman"/>
          <w:bCs/>
          <w:color w:val="000000" w:themeColor="text1"/>
          <w:sz w:val="24"/>
          <w:szCs w:val="24"/>
        </w:rPr>
        <w:t xml:space="preserve"> parameter</w:t>
      </w:r>
      <w:r w:rsidR="00462907">
        <w:rPr>
          <w:rFonts w:ascii="Times New Roman" w:hAnsi="Times New Roman" w:cs="Times New Roman"/>
          <w:bCs/>
          <w:color w:val="000000" w:themeColor="text1"/>
          <w:sz w:val="24"/>
          <w:szCs w:val="24"/>
        </w:rPr>
        <w:t xml:space="preserve"> (</w:t>
      </w:r>
      <m:oMath>
        <m:r>
          <w:rPr>
            <w:rFonts w:ascii="Cambria Math" w:hAnsi="Cambria Math" w:cs="Times New Roman"/>
            <w:color w:val="000000" w:themeColor="text1"/>
            <w:sz w:val="24"/>
            <w:szCs w:val="24"/>
          </w:rPr>
          <m:t>κ=0</m:t>
        </m:r>
        <m:r>
          <w:rPr>
            <w:rFonts w:ascii="Cambria Math" w:eastAsiaTheme="minorEastAsia" w:hAnsi="Cambria Math" w:cs="Times New Roman"/>
            <w:color w:val="000000" w:themeColor="text1"/>
            <w:sz w:val="24"/>
            <w:szCs w:val="24"/>
          </w:rPr>
          <m:t>)</m:t>
        </m:r>
      </m:oMath>
      <w:r w:rsidR="00DA4534">
        <w:rPr>
          <w:rFonts w:ascii="Times New Roman" w:eastAsiaTheme="minorEastAsia" w:hAnsi="Times New Roman" w:cs="Times New Roman"/>
          <w:color w:val="000000" w:themeColor="text1"/>
          <w:sz w:val="24"/>
          <w:szCs w:val="24"/>
        </w:rPr>
        <w:t>,</w:t>
      </w:r>
      <w:r w:rsidRPr="0018770A">
        <w:rPr>
          <w:rFonts w:ascii="Times New Roman" w:hAnsi="Times New Roman" w:cs="Times New Roman"/>
          <w:bCs/>
          <w:color w:val="000000" w:themeColor="text1"/>
          <w:sz w:val="24"/>
          <w:szCs w:val="24"/>
        </w:rPr>
        <w:t xml:space="preserve"> </w:t>
      </w:r>
      <w:r w:rsidR="00DA4534">
        <w:rPr>
          <w:rFonts w:ascii="Times New Roman" w:hAnsi="Times New Roman" w:cs="Times New Roman"/>
          <w:bCs/>
          <w:color w:val="000000" w:themeColor="text1"/>
          <w:sz w:val="24"/>
          <w:szCs w:val="24"/>
        </w:rPr>
        <w:t xml:space="preserve">myofibers are </w:t>
      </w:r>
      <w:r w:rsidR="00E06016">
        <w:rPr>
          <w:rFonts w:ascii="Times New Roman" w:hAnsi="Times New Roman" w:cs="Times New Roman"/>
          <w:bCs/>
          <w:color w:val="000000" w:themeColor="text1"/>
          <w:sz w:val="24"/>
          <w:szCs w:val="24"/>
        </w:rPr>
        <w:t>perfect</w:t>
      </w:r>
      <w:r w:rsidR="00DA4534">
        <w:rPr>
          <w:rFonts w:ascii="Times New Roman" w:hAnsi="Times New Roman" w:cs="Times New Roman"/>
          <w:bCs/>
          <w:color w:val="000000" w:themeColor="text1"/>
          <w:sz w:val="24"/>
          <w:szCs w:val="24"/>
        </w:rPr>
        <w:t>ly</w:t>
      </w:r>
      <w:r w:rsidR="00462907">
        <w:rPr>
          <w:rFonts w:ascii="Times New Roman" w:hAnsi="Times New Roman" w:cs="Times New Roman"/>
          <w:bCs/>
          <w:color w:val="000000" w:themeColor="text1"/>
          <w:sz w:val="24"/>
          <w:szCs w:val="24"/>
        </w:rPr>
        <w:t xml:space="preserve"> </w:t>
      </w:r>
      <w:r w:rsidR="00DA4534">
        <w:rPr>
          <w:rFonts w:ascii="Times New Roman" w:hAnsi="Times New Roman" w:cs="Times New Roman"/>
          <w:bCs/>
          <w:color w:val="000000" w:themeColor="text1"/>
          <w:sz w:val="24"/>
          <w:szCs w:val="24"/>
        </w:rPr>
        <w:t xml:space="preserve">aligned </w:t>
      </w:r>
      <w:r w:rsidR="00462907">
        <w:rPr>
          <w:rFonts w:ascii="Times New Roman" w:hAnsi="Times New Roman" w:cs="Times New Roman"/>
          <w:bCs/>
          <w:color w:val="000000" w:themeColor="text1"/>
          <w:sz w:val="24"/>
          <w:szCs w:val="24"/>
        </w:rPr>
        <w:t>along</w:t>
      </w:r>
      <w:r w:rsidRPr="0018770A">
        <w:rPr>
          <w:rFonts w:ascii="Times New Roman" w:hAnsi="Times New Roman" w:cs="Times New Roman"/>
          <w:bCs/>
          <w:color w:val="000000" w:themeColor="text1"/>
          <w:sz w:val="24"/>
          <w:szCs w:val="24"/>
        </w:rPr>
        <w:t xml:space="preserve"> the</w:t>
      </w:r>
      <m:oMath>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 xml:space="preserve"> e</m:t>
            </m:r>
          </m:e>
          <m:sub>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0</m:t>
                </m:r>
              </m:sub>
            </m:sSub>
          </m:sub>
        </m:sSub>
        <m:r>
          <w:rPr>
            <w:rFonts w:ascii="Cambria Math" w:hAnsi="Cambria Math" w:cs="Times New Roman"/>
            <w:color w:val="000000" w:themeColor="text1"/>
            <w:sz w:val="24"/>
            <w:szCs w:val="24"/>
          </w:rPr>
          <m:t xml:space="preserve"> </m:t>
        </m:r>
      </m:oMath>
      <w:r w:rsidRPr="0018770A">
        <w:rPr>
          <w:rFonts w:ascii="Times New Roman" w:hAnsi="Times New Roman" w:cs="Times New Roman"/>
          <w:bCs/>
          <w:color w:val="000000" w:themeColor="text1"/>
          <w:sz w:val="24"/>
          <w:szCs w:val="24"/>
        </w:rPr>
        <w:t xml:space="preserve">direction (i.e., the structure tensor reduces to </w:t>
      </w:r>
      <m:oMath>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e</m:t>
            </m:r>
          </m:e>
          <m:sub>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0</m:t>
                </m:r>
              </m:sub>
            </m:sSub>
          </m:sub>
        </m:sSub>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e</m:t>
            </m:r>
          </m:e>
          <m:sub>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0</m:t>
                </m:r>
              </m:sub>
            </m:sSub>
          </m:sub>
        </m:sSub>
        <m:r>
          <w:rPr>
            <w:rFonts w:ascii="Cambria Math" w:hAnsi="Cambria Math" w:cs="Times New Roman"/>
            <w:color w:val="000000" w:themeColor="text1"/>
            <w:sz w:val="24"/>
            <w:szCs w:val="24"/>
          </w:rPr>
          <m:t>)</m:t>
        </m:r>
      </m:oMath>
      <w:r w:rsidR="00FF30A4">
        <w:rPr>
          <w:rFonts w:ascii="Times New Roman" w:eastAsiaTheme="minorEastAsia" w:hAnsi="Times New Roman" w:cs="Times New Roman"/>
          <w:color w:val="000000" w:themeColor="text1"/>
          <w:sz w:val="24"/>
          <w:szCs w:val="24"/>
        </w:rPr>
        <w:t>.</w:t>
      </w:r>
      <w:r w:rsidR="00462907">
        <w:rPr>
          <w:rFonts w:ascii="Times New Roman" w:hAnsi="Times New Roman" w:cs="Times New Roman"/>
          <w:bCs/>
          <w:color w:val="000000" w:themeColor="text1"/>
          <w:sz w:val="24"/>
          <w:szCs w:val="24"/>
        </w:rPr>
        <w:t xml:space="preserve"> </w:t>
      </w:r>
      <w:r w:rsidR="00FF30A4">
        <w:rPr>
          <w:rFonts w:ascii="Times New Roman" w:hAnsi="Times New Roman" w:cs="Times New Roman"/>
          <w:bCs/>
          <w:color w:val="000000" w:themeColor="text1"/>
          <w:sz w:val="24"/>
          <w:szCs w:val="24"/>
        </w:rPr>
        <w:t>At the</w:t>
      </w:r>
      <w:r w:rsidR="007D5CE9">
        <w:rPr>
          <w:rFonts w:ascii="Times New Roman" w:hAnsi="Times New Roman" w:cs="Times New Roman"/>
          <w:bCs/>
          <w:color w:val="000000" w:themeColor="text1"/>
          <w:sz w:val="24"/>
          <w:szCs w:val="24"/>
        </w:rPr>
        <w:t xml:space="preserve"> upper limit of the disarray</w:t>
      </w:r>
      <w:r w:rsidRPr="0018770A">
        <w:rPr>
          <w:rFonts w:ascii="Times New Roman" w:hAnsi="Times New Roman" w:cs="Times New Roman"/>
          <w:bCs/>
          <w:color w:val="000000" w:themeColor="text1"/>
          <w:sz w:val="24"/>
          <w:szCs w:val="24"/>
        </w:rPr>
        <w:t xml:space="preserve"> </w:t>
      </w:r>
      <w:r w:rsidR="002B5663" w:rsidRPr="0018770A">
        <w:rPr>
          <w:rFonts w:ascii="Times New Roman" w:hAnsi="Times New Roman" w:cs="Times New Roman"/>
          <w:bCs/>
          <w:color w:val="000000" w:themeColor="text1"/>
          <w:sz w:val="24"/>
          <w:szCs w:val="24"/>
        </w:rPr>
        <w:t>parameter</w:t>
      </w:r>
      <m:oMath>
        <m:r>
          <w:rPr>
            <w:rFonts w:ascii="Cambria Math" w:hAnsi="Cambria Math" w:cs="Times New Roman"/>
            <w:color w:val="000000" w:themeColor="text1"/>
            <w:sz w:val="24"/>
            <w:szCs w:val="24"/>
          </w:rPr>
          <m:t xml:space="preserve"> (κ=1/3)</m:t>
        </m:r>
      </m:oMath>
      <w:r w:rsidRPr="0018770A">
        <w:rPr>
          <w:rFonts w:ascii="Times New Roman" w:hAnsi="Times New Roman" w:cs="Times New Roman"/>
          <w:bCs/>
          <w:color w:val="000000" w:themeColor="text1"/>
          <w:sz w:val="24"/>
          <w:szCs w:val="24"/>
        </w:rPr>
        <w:t xml:space="preserve">, the structure tensor reduces to </w:t>
      </w:r>
      <m:oMath>
        <m:r>
          <w:rPr>
            <w:rFonts w:ascii="Cambria Math" w:hAnsi="Cambria Math" w:cs="Times New Roman"/>
            <w:color w:val="000000" w:themeColor="text1"/>
            <w:sz w:val="24"/>
            <w:szCs w:val="24"/>
          </w:rPr>
          <m:t>1/3</m:t>
        </m:r>
        <m:r>
          <m:rPr>
            <m:sty m:val="bi"/>
          </m:rPr>
          <w:rPr>
            <w:rFonts w:ascii="Cambria Math" w:hAnsi="Cambria Math" w:cs="Times New Roman"/>
            <w:color w:val="000000" w:themeColor="text1"/>
            <w:sz w:val="24"/>
            <w:szCs w:val="24"/>
          </w:rPr>
          <m:t>I</m:t>
        </m:r>
      </m:oMath>
      <w:r w:rsidR="008E75D2">
        <w:rPr>
          <w:rFonts w:ascii="Times New Roman" w:eastAsiaTheme="minorEastAsia" w:hAnsi="Times New Roman" w:cs="Times New Roman"/>
          <w:b/>
          <w:color w:val="000000" w:themeColor="text1"/>
          <w:sz w:val="24"/>
          <w:szCs w:val="24"/>
        </w:rPr>
        <w:t>,</w:t>
      </w:r>
      <w:r w:rsidR="00462907">
        <w:rPr>
          <w:rFonts w:ascii="Times New Roman" w:hAnsi="Times New Roman" w:cs="Times New Roman"/>
          <w:bCs/>
          <w:color w:val="000000" w:themeColor="text1"/>
          <w:sz w:val="24"/>
          <w:szCs w:val="24"/>
        </w:rPr>
        <w:t xml:space="preserve"> </w:t>
      </w:r>
      <w:r w:rsidR="00E06016" w:rsidRPr="0018770A">
        <w:rPr>
          <w:rFonts w:ascii="Times New Roman" w:hAnsi="Times New Roman" w:cs="Times New Roman"/>
          <w:bCs/>
          <w:iCs/>
          <w:color w:val="000000" w:themeColor="text1"/>
          <w:sz w:val="24"/>
          <w:szCs w:val="24"/>
        </w:rPr>
        <w:t>representing</w:t>
      </w:r>
      <w:r w:rsidRPr="0018770A">
        <w:rPr>
          <w:rFonts w:ascii="Times New Roman" w:hAnsi="Times New Roman" w:cs="Times New Roman"/>
          <w:b/>
          <w:bCs/>
          <w:color w:val="000000" w:themeColor="text1"/>
          <w:sz w:val="24"/>
          <w:szCs w:val="24"/>
        </w:rPr>
        <w:t xml:space="preserve"> </w:t>
      </w:r>
      <w:r w:rsidR="00FF30A4">
        <w:rPr>
          <w:rFonts w:ascii="Times New Roman" w:hAnsi="Times New Roman" w:cs="Times New Roman"/>
          <w:bCs/>
          <w:color w:val="000000" w:themeColor="text1"/>
          <w:sz w:val="24"/>
          <w:szCs w:val="24"/>
        </w:rPr>
        <w:t>a</w:t>
      </w:r>
      <w:r w:rsidR="00FF30A4" w:rsidRPr="0018770A">
        <w:rPr>
          <w:rFonts w:ascii="Times New Roman" w:hAnsi="Times New Roman" w:cs="Times New Roman"/>
          <w:bCs/>
          <w:color w:val="000000" w:themeColor="text1"/>
          <w:sz w:val="24"/>
          <w:szCs w:val="24"/>
        </w:rPr>
        <w:t xml:space="preserve"> </w:t>
      </w:r>
      <w:r w:rsidRPr="0018770A">
        <w:rPr>
          <w:rFonts w:ascii="Times New Roman" w:hAnsi="Times New Roman" w:cs="Times New Roman"/>
          <w:bCs/>
          <w:color w:val="000000" w:themeColor="text1"/>
          <w:sz w:val="24"/>
          <w:szCs w:val="24"/>
        </w:rPr>
        <w:t>distribution of myofibe</w:t>
      </w:r>
      <w:r w:rsidR="00E06016">
        <w:rPr>
          <w:rFonts w:ascii="Times New Roman" w:hAnsi="Times New Roman" w:cs="Times New Roman"/>
          <w:bCs/>
          <w:color w:val="000000" w:themeColor="text1"/>
          <w:sz w:val="24"/>
          <w:szCs w:val="24"/>
        </w:rPr>
        <w:t xml:space="preserve">rs </w:t>
      </w:r>
      <w:r w:rsidR="00FF30A4">
        <w:rPr>
          <w:rFonts w:ascii="Times New Roman" w:hAnsi="Times New Roman" w:cs="Times New Roman"/>
          <w:bCs/>
          <w:color w:val="000000" w:themeColor="text1"/>
          <w:sz w:val="24"/>
          <w:szCs w:val="24"/>
        </w:rPr>
        <w:t xml:space="preserve">that produces an isotropic material response </w:t>
      </w:r>
      <w:r w:rsidR="00E06016">
        <w:rPr>
          <w:rFonts w:ascii="Times New Roman" w:hAnsi="Times New Roman" w:cs="Times New Roman"/>
          <w:bCs/>
          <w:color w:val="000000" w:themeColor="text1"/>
          <w:sz w:val="24"/>
          <w:szCs w:val="24"/>
        </w:rPr>
        <w:t xml:space="preserve">(i.e., a complete </w:t>
      </w:r>
      <w:r w:rsidR="00DA4534">
        <w:rPr>
          <w:rFonts w:ascii="Times New Roman" w:hAnsi="Times New Roman" w:cs="Times New Roman"/>
          <w:bCs/>
          <w:color w:val="000000" w:themeColor="text1"/>
          <w:sz w:val="24"/>
          <w:szCs w:val="24"/>
        </w:rPr>
        <w:t xml:space="preserve">myofiber </w:t>
      </w:r>
      <w:r w:rsidR="00E06016">
        <w:rPr>
          <w:rFonts w:ascii="Times New Roman" w:hAnsi="Times New Roman" w:cs="Times New Roman"/>
          <w:bCs/>
          <w:color w:val="000000" w:themeColor="text1"/>
          <w:sz w:val="24"/>
          <w:szCs w:val="24"/>
        </w:rPr>
        <w:t xml:space="preserve">disarray). </w:t>
      </w:r>
    </w:p>
    <w:p w14:paraId="2320638C" w14:textId="77777777" w:rsidR="003A03F8" w:rsidRPr="0018770A" w:rsidRDefault="003A03F8" w:rsidP="003A03F8">
      <w:pPr>
        <w:spacing w:line="240" w:lineRule="auto"/>
        <w:jc w:val="both"/>
        <w:rPr>
          <w:rFonts w:ascii="Times New Roman" w:hAnsi="Times New Roman" w:cs="Times New Roman"/>
          <w:b/>
          <w:bCs/>
          <w:i/>
          <w:color w:val="000000" w:themeColor="text1"/>
          <w:sz w:val="24"/>
          <w:szCs w:val="24"/>
          <w:u w:val="single"/>
        </w:rPr>
      </w:pPr>
      <w:r w:rsidRPr="0018770A">
        <w:rPr>
          <w:rFonts w:ascii="Times New Roman" w:hAnsi="Times New Roman" w:cs="Times New Roman"/>
          <w:b/>
          <w:bCs/>
          <w:i/>
          <w:color w:val="000000" w:themeColor="text1"/>
          <w:sz w:val="24"/>
          <w:szCs w:val="24"/>
          <w:u w:val="single"/>
        </w:rPr>
        <w:t>Constitutive relation:</w:t>
      </w:r>
    </w:p>
    <w:p w14:paraId="2C97B931" w14:textId="22BF2228" w:rsidR="003A03F8" w:rsidRPr="0018770A" w:rsidRDefault="003A03F8" w:rsidP="00F463F2">
      <w:p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color w:val="000000" w:themeColor="text1"/>
          <w:sz w:val="24"/>
          <w:szCs w:val="24"/>
        </w:rPr>
        <w:t>Mechanical behavior of the LV was described using an active stress formulation in which the first Piola Kirchhoff stress tensor</w:t>
      </w:r>
      <w:r w:rsidRPr="0018770A">
        <w:rPr>
          <w:rFonts w:ascii="Times New Roman" w:hAnsi="Times New Roman" w:cs="Times New Roman"/>
          <w:b/>
          <w:bCs/>
          <w:color w:val="000000" w:themeColor="text1"/>
          <w:sz w:val="24"/>
          <w:szCs w:val="24"/>
        </w:rPr>
        <w:t xml:space="preserve"> </w:t>
      </w:r>
      <m:oMath>
        <m:r>
          <m:rPr>
            <m:sty m:val="bi"/>
          </m:rPr>
          <w:rPr>
            <w:rFonts w:ascii="Cambria Math" w:hAnsi="Cambria Math" w:cs="Times New Roman"/>
            <w:color w:val="000000" w:themeColor="text1"/>
            <w:sz w:val="24"/>
            <w:szCs w:val="24"/>
          </w:rPr>
          <m:t>P</m:t>
        </m:r>
      </m:oMath>
      <w:r w:rsidRPr="0018770A">
        <w:rPr>
          <w:rFonts w:ascii="Times New Roman" w:hAnsi="Times New Roman" w:cs="Times New Roman"/>
          <w:b/>
          <w:bCs/>
          <w:color w:val="000000" w:themeColor="text1"/>
          <w:sz w:val="24"/>
          <w:szCs w:val="24"/>
        </w:rPr>
        <w:t xml:space="preserve"> </w:t>
      </w:r>
      <w:r w:rsidRPr="0018770A">
        <w:rPr>
          <w:rFonts w:ascii="Times New Roman" w:hAnsi="Times New Roman" w:cs="Times New Roman"/>
          <w:bCs/>
          <w:color w:val="000000" w:themeColor="text1"/>
          <w:sz w:val="24"/>
          <w:szCs w:val="24"/>
        </w:rPr>
        <w:t xml:space="preserve">was decomposed additively into a passive component </w:t>
      </w:r>
      <m:oMath>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P</m:t>
            </m:r>
          </m:e>
          <m:sub>
            <m:r>
              <m:rPr>
                <m:sty m:val="p"/>
              </m:rPr>
              <w:rPr>
                <w:rFonts w:ascii="Cambria Math" w:hAnsi="Cambria Math" w:cs="Times New Roman"/>
                <w:color w:val="000000" w:themeColor="text1"/>
                <w:sz w:val="24"/>
                <w:szCs w:val="24"/>
              </w:rPr>
              <m:t xml:space="preserve"> p</m:t>
            </m:r>
          </m:sub>
        </m:sSub>
      </m:oMath>
      <w:r w:rsidRPr="0018770A">
        <w:rPr>
          <w:rFonts w:ascii="Times New Roman" w:hAnsi="Times New Roman" w:cs="Times New Roman"/>
          <w:b/>
          <w:bCs/>
          <w:color w:val="000000" w:themeColor="text1"/>
          <w:sz w:val="24"/>
          <w:szCs w:val="24"/>
        </w:rPr>
        <w:t xml:space="preserve"> </w:t>
      </w:r>
      <w:r w:rsidRPr="0018770A">
        <w:rPr>
          <w:rFonts w:ascii="Times New Roman" w:hAnsi="Times New Roman" w:cs="Times New Roman"/>
          <w:bCs/>
          <w:color w:val="000000" w:themeColor="text1"/>
          <w:sz w:val="24"/>
          <w:szCs w:val="24"/>
        </w:rPr>
        <w:t xml:space="preserve">and an active component </w:t>
      </w:r>
      <m:oMath>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P</m:t>
            </m:r>
          </m:e>
          <m:sub>
            <m:r>
              <m:rPr>
                <m:sty m:val="p"/>
              </m:rPr>
              <w:rPr>
                <w:rFonts w:ascii="Cambria Math" w:hAnsi="Cambria Math" w:cs="Times New Roman"/>
                <w:color w:val="000000" w:themeColor="text1"/>
                <w:sz w:val="24"/>
                <w:szCs w:val="24"/>
              </w:rPr>
              <m:t xml:space="preserve"> a</m:t>
            </m:r>
          </m:sub>
        </m:sSub>
      </m:oMath>
      <w:r w:rsidRPr="0018770A">
        <w:rPr>
          <w:rFonts w:ascii="Times New Roman" w:hAnsi="Times New Roman" w:cs="Times New Roman"/>
          <w:b/>
          <w:bCs/>
          <w:color w:val="000000" w:themeColor="text1"/>
          <w:sz w:val="24"/>
          <w:szCs w:val="24"/>
        </w:rPr>
        <w:t xml:space="preserve"> </w:t>
      </w:r>
      <w:r w:rsidRPr="0018770A">
        <w:rPr>
          <w:rFonts w:ascii="Times New Roman" w:hAnsi="Times New Roman" w:cs="Times New Roman"/>
          <w:bCs/>
          <w:color w:val="000000" w:themeColor="text1"/>
          <w:sz w:val="24"/>
          <w:szCs w:val="24"/>
        </w:rPr>
        <w:t xml:space="preserve">(i.e. </w:t>
      </w:r>
      <m:oMath>
        <m:r>
          <m:rPr>
            <m:sty m:val="bi"/>
          </m:rPr>
          <w:rPr>
            <w:rFonts w:ascii="Cambria Math" w:hAnsi="Cambria Math" w:cs="Times New Roman"/>
            <w:color w:val="000000" w:themeColor="text1"/>
            <w:sz w:val="24"/>
            <w:szCs w:val="24"/>
          </w:rPr>
          <m:t>P</m:t>
        </m:r>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P</m:t>
            </m:r>
          </m:e>
          <m:sub>
            <m:r>
              <m:rPr>
                <m:sty m:val="p"/>
              </m:rPr>
              <w:rPr>
                <w:rFonts w:ascii="Cambria Math" w:hAnsi="Cambria Math" w:cs="Times New Roman"/>
                <w:color w:val="000000" w:themeColor="text1"/>
                <w:sz w:val="24"/>
                <w:szCs w:val="24"/>
              </w:rPr>
              <m:t>a</m:t>
            </m:r>
          </m:sub>
        </m:sSub>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P</m:t>
            </m:r>
          </m:e>
          <m:sub>
            <m:r>
              <m:rPr>
                <m:sty m:val="p"/>
              </m:rPr>
              <w:rPr>
                <w:rFonts w:ascii="Cambria Math" w:hAnsi="Cambria Math" w:cs="Times New Roman"/>
                <w:color w:val="000000" w:themeColor="text1"/>
                <w:sz w:val="24"/>
                <w:szCs w:val="24"/>
              </w:rPr>
              <m:t>p</m:t>
            </m:r>
          </m:sub>
        </m:sSub>
        <m:r>
          <w:rPr>
            <w:rFonts w:ascii="Cambria Math" w:hAnsi="Cambria Math" w:cs="Times New Roman"/>
            <w:color w:val="000000" w:themeColor="text1"/>
            <w:sz w:val="24"/>
            <w:szCs w:val="24"/>
          </w:rPr>
          <m:t>)</m:t>
        </m:r>
      </m:oMath>
      <w:r w:rsidRPr="0018770A">
        <w:rPr>
          <w:rFonts w:ascii="Times New Roman" w:hAnsi="Times New Roman" w:cs="Times New Roman"/>
          <w:bCs/>
          <w:color w:val="000000" w:themeColor="text1"/>
          <w:sz w:val="24"/>
          <w:szCs w:val="24"/>
        </w:rPr>
        <w:t xml:space="preserve">. </w:t>
      </w:r>
      <w:r w:rsidRPr="0018770A">
        <w:rPr>
          <w:rFonts w:ascii="Times New Roman" w:hAnsi="Times New Roman" w:cs="Times New Roman"/>
          <w:bCs/>
          <w:iCs/>
          <w:color w:val="000000" w:themeColor="text1"/>
          <w:sz w:val="24"/>
          <w:szCs w:val="24"/>
        </w:rPr>
        <w:t>The passive stress tensor was defined based on the</w:t>
      </w:r>
      <w:r w:rsidRPr="0018770A">
        <w:rPr>
          <w:rFonts w:ascii="Times New Roman" w:hAnsi="Times New Roman" w:cs="Times New Roman"/>
          <w:bCs/>
          <w:color w:val="000000" w:themeColor="text1"/>
          <w:sz w:val="24"/>
          <w:szCs w:val="24"/>
        </w:rPr>
        <w:t xml:space="preserve"> </w:t>
      </w:r>
      <w:r w:rsidRPr="0018770A">
        <w:rPr>
          <w:rFonts w:ascii="Times New Roman" w:hAnsi="Times New Roman" w:cs="Times New Roman"/>
          <w:bCs/>
          <w:iCs/>
          <w:color w:val="000000" w:themeColor="text1"/>
          <w:sz w:val="24"/>
          <w:szCs w:val="24"/>
        </w:rPr>
        <w:t>strain energy function</w:t>
      </w:r>
      <w:r w:rsidR="00C257E8">
        <w:rPr>
          <w:rFonts w:ascii="Times New Roman" w:hAnsi="Times New Roman" w:cs="Times New Roman"/>
          <w:bCs/>
          <w:iCs/>
          <w:color w:val="000000" w:themeColor="text1"/>
          <w:sz w:val="24"/>
          <w:szCs w:val="24"/>
        </w:rPr>
        <w:t xml:space="preserve"> </w:t>
      </w:r>
      <w:r w:rsidRPr="0018770A">
        <w:rPr>
          <w:rFonts w:ascii="Times New Roman" w:hAnsi="Times New Roman" w:cs="Times New Roman"/>
          <w:bCs/>
          <w:iCs/>
          <w:color w:val="000000" w:themeColor="text1"/>
          <w:sz w:val="24"/>
          <w:szCs w:val="24"/>
        </w:rPr>
        <w:t xml:space="preserve">of </w:t>
      </w:r>
      <w:r w:rsidR="007B582D">
        <w:rPr>
          <w:rFonts w:ascii="Times New Roman" w:hAnsi="Times New Roman" w:cs="Times New Roman"/>
          <w:bCs/>
          <w:iCs/>
          <w:color w:val="000000" w:themeColor="text1"/>
          <w:sz w:val="24"/>
          <w:szCs w:val="24"/>
        </w:rPr>
        <w:t xml:space="preserve">the </w:t>
      </w:r>
      <w:r w:rsidRPr="0018770A">
        <w:rPr>
          <w:rFonts w:ascii="Times New Roman" w:hAnsi="Times New Roman" w:cs="Times New Roman"/>
          <w:bCs/>
          <w:color w:val="000000" w:themeColor="text1"/>
          <w:sz w:val="24"/>
          <w:szCs w:val="24"/>
        </w:rPr>
        <w:t xml:space="preserve">Holzapfel-Ogden constitutive model </w:t>
      </w:r>
      <w:r w:rsidRPr="0018770A">
        <w:rPr>
          <w:rFonts w:ascii="Times New Roman" w:hAnsi="Times New Roman" w:cs="Times New Roman"/>
          <w:bCs/>
          <w:color w:val="000000" w:themeColor="text1"/>
          <w:sz w:val="24"/>
          <w:szCs w:val="24"/>
        </w:rPr>
        <w:fldChar w:fldCharType="begin" w:fldLock="1"/>
      </w:r>
      <w:r w:rsidR="007161F5">
        <w:rPr>
          <w:rFonts w:ascii="Times New Roman" w:hAnsi="Times New Roman" w:cs="Times New Roman"/>
          <w:bCs/>
          <w:color w:val="000000" w:themeColor="text1"/>
          <w:sz w:val="24"/>
          <w:szCs w:val="24"/>
        </w:rPr>
        <w:instrText>ADDIN CSL_CITATION {"citationItems":[{"id":"ITEM-1","itemData":{"DOI":"10.1016/j.actbio.2015.06.031","ISSN":"18787568","abstract":"In the multidisciplinary field of heart research it is of utmost importance to identify accurate myocardium material properties for the description of phenomena such as mechano-electric feedback or heart wall thickening. A rationally-based material model is required to understand the highly nonlinear mechanics of complex structures such as the passive myocardium under different loading conditions. Unfortunately, to date there are no experimental data of human heart tissues available to estimate material parameters and to develop adequate material models. This study aimed to determine biaxial extension and triaxial shear properties and the underlying microstructure of the passive human ventricular myocardium. Using new state-of-the-art equipment, planar biaxial extension tests were performed to determine the biaxial extension properties of the passive ventricular human myocardium. Shear properties of the myocardium were examined by triaxial simple shear tests performed on small cubic specimens excised from an adjacent region of the biaxial extension specimens. The three-dimensional microstructure was investigated through second-harmonic generation (SHG) microscopy on optically cleared tissues, which emphasized the 3D orientation and dispersion of the myofibers and adjacent collagen fabrics. The results suggest that the passive human LV myocardium under quasi-static and dynamic multiaxial loadings is a nonlinear, anisotropic (orthotropic), viscoelastic and history-dependent soft biological material undergoing large deformations. Material properties of the tissue components along local microstructural axes drive the nonlinear and orthotropic features of the myocardium. SHG microscopy investigation revealed detailed information about the myocardial microstructure due to its high resolution. It enabled the identification of structural parameters such as the fiber and the sheet orientations and corresponding dispersions. With this complete set of material data, a sophisticated material model and associated material parameters can be defined for a better description of the biomechanical response of the ventricular myocardium in humans. Such a model will lead to more accurate computational simulations to better understand the fundamental underlying ventricular mechanics, a step needed in the improvement of medical treatment of heart diseases. Statement of Significance Unfortunately, to date there are no experimental data of human heart tissues available for mat…","author":[{"dropping-particle":"","family":"Sommer","given":"Gerhard","non-dropping-particle":"","parse-names":false,"suffix":""},{"dropping-particle":"","family":"Schriefl","given":"Andreas J.","non-dropping-particle":"","parse-names":false,"suffix":""},{"dropping-particle":"","family":"Andrä","given":"Michaela","non-dropping-particle":"","parse-names":false,"suffix":""},{"dropping-particle":"","family":"Sacherer","given":"Michael","non-dropping-particle":"","parse-names":false,"suffix":""},{"dropping-particle":"","family":"Viertler","given":"Christian","non-dropping-particle":"","parse-names":false,"suffix":""},{"dropping-particle":"","family":"Wolinski","given":"Heimo","non-dropping-particle":"","parse-names":false,"suffix":""},{"dropping-particle":"","family":"Holzapfel","given":"Gerhard A.","non-dropping-particle":"","parse-names":false,"suffix":""}],"container-title":"Acta Biomaterialia","id":"ITEM-1","issued":{"date-parts":[["2015"]]},"title":"Biomechanical properties and microstructure of human ventricular myocardium","type":"article-journal"},"uris":["http://www.mendeley.com/documents/?uuid=58af18c7-7f7e-41f3-80c2-debf3d091a11"]},{"id":"ITEM-2","itemData":{"DOI":"10.1098/rsta.2009.0091","author":[{"dropping-particle":"","family":"Holzapfel","given":"Gerhard A","non-dropping-particle":"","parse-names":false,"suffix":""},{"dropping-particle":"","family":"Ogden","given":"Ray W","non-dropping-particle":"","parse-names":false,"suffix":""}],"container-title":"Philosophical Transactions of the Royal Society A: Mathematical, Physical and Engineering Sciences","id":"ITEM-2","issue":"1902","issued":{"date-parts":[["2009","9","13"]]},"note":"doi: 10.1098/rsta.2009.0091","page":"3445-3475","publisher":"Royal Society","title":"Constitutive modelling of passive myocardium: a structurally based framework for material characterization","type":"article-journal","volume":"367"},"uris":["http://www.mendeley.com/documents/?uuid=64194bc8-0f4a-492d-99a4-969ea0852705"]},{"id":"ITEM-3","itemData":{"DOI":"10.1007/s10665-014-9740-3","ISSN":"1573-2703","abstract":"A central problem in biomechanical studies of personalized human left ventricular (LV) modelling is to estimate material properties from in vivo clinical measurements. In this work we evaluate the passive myocardial mechanical properties inversely from the in vivo LV chamber pressure–volume and strain data. The LV myocardium is described using a structure-based orthotropic Holzapfel–Ogden constitutive law with eight parameters. In the first part of the paper we demonstrate how to use a multi-step non-linear least-squares optimization procedure to inversely estimate the parameters from the pressure–volume and strain data obtained from a synthetic LV model in diastole. In the second part, we show that to apply this procedure to clinical situations with limited in vivo data, additional constraints are required in the optimization procedure. Our study, based on three different healthy volunteers, demonstrates that the parameters of the Holzapfel–Ogden law could be extracted from pressure–volume and strain data with a suitable multi-step optimization procedure. Although the uniqueness of the solution cannot be addressed using our approaches, the material response is shown to be robustly determined.","author":[{"dropping-particle":"","family":"Gao","given":"H","non-dropping-particle":"","parse-names":false,"suffix":""},{"dropping-particle":"","family":"Li","given":"W G","non-dropping-particle":"","parse-names":false,"suffix":""},{"dropping-particle":"","family":"Cai","given":"L","non-dropping-particle":"","parse-names":false,"suffix":""},{"dropping-particle":"","family":"Berry","given":"C","non-dropping-particle":"","parse-names":false,"suffix":""},{"dropping-particle":"","family":"Luo","given":"X Y","non-dropping-particle":"","parse-names":false,"suffix":""}],"container-title":"Journal of Engineering Mathematics","id":"ITEM-3","issue":"1","issued":{"date-parts":[["2015"]]},"page":"231-248","title":"Parameter estimation in a Holzapfel–Ogden law for healthy myocardium","type":"article-journal","volume":"95"},"uris":["http://www.mendeley.com/documents/?uuid=18525e1c-ac6a-4bfa-ac63-55aeb0d82acc"]}],"mendeley":{"formattedCitation":"[48]–[50]","plainTextFormattedCitation":"[48]–[50]","previouslyFormattedCitation":"[48]–[50]"},"properties":{"noteIndex":0},"schema":"https://github.com/citation-style-language/schema/raw/master/csl-citation.json"}</w:instrText>
      </w:r>
      <w:r w:rsidRPr="0018770A">
        <w:rPr>
          <w:rFonts w:ascii="Times New Roman" w:hAnsi="Times New Roman" w:cs="Times New Roman"/>
          <w:bCs/>
          <w:color w:val="000000" w:themeColor="text1"/>
          <w:sz w:val="24"/>
          <w:szCs w:val="24"/>
        </w:rPr>
        <w:fldChar w:fldCharType="separate"/>
      </w:r>
      <w:r w:rsidR="00E220C9" w:rsidRPr="00E220C9">
        <w:rPr>
          <w:rFonts w:ascii="Times New Roman" w:hAnsi="Times New Roman" w:cs="Times New Roman"/>
          <w:bCs/>
          <w:noProof/>
          <w:color w:val="000000" w:themeColor="text1"/>
          <w:sz w:val="24"/>
          <w:szCs w:val="24"/>
        </w:rPr>
        <w:t>[48]–[50]</w:t>
      </w:r>
      <w:r w:rsidRPr="0018770A">
        <w:rPr>
          <w:rFonts w:ascii="Times New Roman" w:hAnsi="Times New Roman" w:cs="Times New Roman"/>
          <w:color w:val="000000" w:themeColor="text1"/>
          <w:sz w:val="24"/>
          <w:szCs w:val="24"/>
        </w:rPr>
        <w:fldChar w:fldCharType="end"/>
      </w:r>
      <w:r w:rsidR="007B582D">
        <w:rPr>
          <w:rFonts w:ascii="Times New Roman" w:hAnsi="Times New Roman" w:cs="Times New Roman"/>
          <w:bCs/>
          <w:iCs/>
          <w:color w:val="000000" w:themeColor="text1"/>
          <w:sz w:val="24"/>
          <w:szCs w:val="24"/>
        </w:rPr>
        <w:t xml:space="preserve"> given as</w:t>
      </w:r>
    </w:p>
    <w:tbl>
      <w:tblPr>
        <w:tblW w:w="0" w:type="auto"/>
        <w:tblLook w:val="04A0" w:firstRow="1" w:lastRow="0" w:firstColumn="1" w:lastColumn="0" w:noHBand="0" w:noVBand="1"/>
      </w:tblPr>
      <w:tblGrid>
        <w:gridCol w:w="7536"/>
        <w:gridCol w:w="1824"/>
      </w:tblGrid>
      <w:tr w:rsidR="003A03F8" w:rsidRPr="0018770A" w14:paraId="4DE6D4C4" w14:textId="77777777" w:rsidTr="00F463F2">
        <w:tc>
          <w:tcPr>
            <w:tcW w:w="7536" w:type="dxa"/>
          </w:tcPr>
          <w:p w14:paraId="53A863A4" w14:textId="21DCD4FD" w:rsidR="003A03F8" w:rsidRPr="0018770A" w:rsidRDefault="007B582D" w:rsidP="003A03F8">
            <w:pPr>
              <w:spacing w:line="240" w:lineRule="auto"/>
              <w:jc w:val="both"/>
              <w:rPr>
                <w:rFonts w:ascii="Times New Roman" w:hAnsi="Times New Roman" w:cs="Times New Roman"/>
                <w:bCs/>
                <w:color w:val="000000" w:themeColor="text1"/>
                <w:sz w:val="24"/>
                <w:szCs w:val="24"/>
              </w:rPr>
            </w:pPr>
            <m:oMathPara>
              <m:oMath>
                <m:r>
                  <w:rPr>
                    <w:rFonts w:ascii="Cambria Math" w:hAnsi="Cambria Math" w:cs="Times New Roman"/>
                    <w:color w:val="000000" w:themeColor="text1"/>
                    <w:sz w:val="24"/>
                    <w:szCs w:val="24"/>
                  </w:rPr>
                  <m:t xml:space="preserve">   W= </m:t>
                </m:r>
                <m:f>
                  <m:fPr>
                    <m:ctrlPr>
                      <w:rPr>
                        <w:rFonts w:ascii="Cambria Math" w:hAnsi="Cambria Math" w:cs="Times New Roman"/>
                        <w:bCs/>
                        <w:i/>
                        <w:iCs/>
                        <w:color w:val="000000" w:themeColor="text1"/>
                        <w:sz w:val="24"/>
                        <w:szCs w:val="24"/>
                      </w:rPr>
                    </m:ctrlPr>
                  </m:fPr>
                  <m:num>
                    <m:r>
                      <w:rPr>
                        <w:rFonts w:ascii="Cambria Math" w:hAnsi="Cambria Math" w:cs="Times New Roman"/>
                        <w:color w:val="000000" w:themeColor="text1"/>
                        <w:sz w:val="24"/>
                        <w:szCs w:val="24"/>
                      </w:rPr>
                      <m:t>a</m:t>
                    </m:r>
                  </m:num>
                  <m:den>
                    <m:r>
                      <w:rPr>
                        <w:rFonts w:ascii="Cambria Math" w:hAnsi="Cambria Math" w:cs="Times New Roman"/>
                        <w:color w:val="000000" w:themeColor="text1"/>
                        <w:sz w:val="24"/>
                        <w:szCs w:val="24"/>
                      </w:rPr>
                      <m:t>2b</m:t>
                    </m:r>
                  </m:den>
                </m:f>
                <m:sSup>
                  <m:sSupPr>
                    <m:ctrlPr>
                      <w:rPr>
                        <w:rFonts w:ascii="Cambria Math" w:hAnsi="Cambria Math" w:cs="Times New Roman"/>
                        <w:bCs/>
                        <w:i/>
                        <w:iCs/>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b(</m:t>
                    </m:r>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I</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-3)</m:t>
                    </m:r>
                  </m:sup>
                </m:sSup>
                <m:r>
                  <w:rPr>
                    <w:rFonts w:ascii="Cambria Math" w:hAnsi="Cambria Math" w:cs="Times New Roman"/>
                    <w:color w:val="000000" w:themeColor="text1"/>
                    <w:sz w:val="24"/>
                    <w:szCs w:val="24"/>
                  </w:rPr>
                  <m:t>+ </m:t>
                </m:r>
                <m:nary>
                  <m:naryPr>
                    <m:chr m:val="∑"/>
                    <m:supHide m:val="1"/>
                    <m:ctrlPr>
                      <w:rPr>
                        <w:rFonts w:ascii="Cambria Math" w:hAnsi="Cambria Math" w:cs="Times New Roman"/>
                        <w:bCs/>
                        <w:i/>
                        <w:iCs/>
                        <w:color w:val="000000" w:themeColor="text1"/>
                        <w:sz w:val="24"/>
                        <w:szCs w:val="24"/>
                      </w:rPr>
                    </m:ctrlPr>
                  </m:naryPr>
                  <m:sub>
                    <m:r>
                      <w:rPr>
                        <w:rFonts w:ascii="Cambria Math" w:hAnsi="Cambria Math" w:cs="Times New Roman"/>
                        <w:color w:val="000000" w:themeColor="text1"/>
                        <w:sz w:val="24"/>
                        <w:szCs w:val="24"/>
                      </w:rPr>
                      <m:t>i=f,s</m:t>
                    </m:r>
                  </m:sub>
                  <m:sup/>
                  <m:e>
                    <m:f>
                      <m:fPr>
                        <m:ctrlPr>
                          <w:rPr>
                            <w:rFonts w:ascii="Cambria Math" w:hAnsi="Cambria Math" w:cs="Times New Roman"/>
                            <w:bCs/>
                            <w:i/>
                            <w:iCs/>
                            <w:color w:val="000000" w:themeColor="text1"/>
                            <w:sz w:val="24"/>
                            <w:szCs w:val="24"/>
                          </w:rPr>
                        </m:ctrlPr>
                      </m:fPr>
                      <m:num>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i</m:t>
                            </m:r>
                          </m:sub>
                        </m:sSub>
                      </m:num>
                      <m:den>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2b</m:t>
                            </m:r>
                          </m:e>
                          <m:sub>
                            <m:r>
                              <w:rPr>
                                <w:rFonts w:ascii="Cambria Math" w:hAnsi="Cambria Math" w:cs="Times New Roman"/>
                                <w:color w:val="000000" w:themeColor="text1"/>
                                <w:sz w:val="24"/>
                                <w:szCs w:val="24"/>
                              </w:rPr>
                              <m:t>i</m:t>
                            </m:r>
                          </m:sub>
                        </m:sSub>
                      </m:den>
                    </m:f>
                    <m:sSup>
                      <m:sSupPr>
                        <m:ctrlPr>
                          <w:rPr>
                            <w:rFonts w:ascii="Cambria Math" w:hAnsi="Cambria Math" w:cs="Times New Roman"/>
                            <w:bCs/>
                            <w:i/>
                            <w:iCs/>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m:t>
                        </m:r>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b</m:t>
                            </m:r>
                          </m:e>
                          <m:sub>
                            <m:r>
                              <w:rPr>
                                <w:rFonts w:ascii="Cambria Math" w:hAnsi="Cambria Math" w:cs="Times New Roman"/>
                                <w:color w:val="000000" w:themeColor="text1"/>
                                <w:sz w:val="24"/>
                                <w:szCs w:val="24"/>
                              </w:rPr>
                              <m:t>i</m:t>
                            </m:r>
                          </m:sub>
                        </m:sSub>
                        <m:sSup>
                          <m:sSupPr>
                            <m:ctrlPr>
                              <w:rPr>
                                <w:rFonts w:ascii="Cambria Math" w:hAnsi="Cambria Math" w:cs="Times New Roman"/>
                                <w:bCs/>
                                <w:i/>
                                <w:iCs/>
                                <w:color w:val="000000" w:themeColor="text1"/>
                                <w:sz w:val="24"/>
                                <w:szCs w:val="24"/>
                              </w:rPr>
                            </m:ctrlPr>
                          </m:sSupPr>
                          <m:e>
                            <m:r>
                              <w:rPr>
                                <w:rFonts w:ascii="Cambria Math" w:hAnsi="Cambria Math" w:cs="Times New Roman"/>
                                <w:color w:val="000000" w:themeColor="text1"/>
                                <w:sz w:val="24"/>
                                <w:szCs w:val="24"/>
                              </w:rPr>
                              <m:t>(</m:t>
                            </m:r>
                            <m:sSubSup>
                              <m:sSubSupPr>
                                <m:ctrlPr>
                                  <w:rPr>
                                    <w:rFonts w:ascii="Cambria Math" w:hAnsi="Cambria Math" w:cs="Times New Roman"/>
                                    <w:bCs/>
                                    <w:i/>
                                    <w:iCs/>
                                    <w:color w:val="000000" w:themeColor="text1"/>
                                    <w:sz w:val="24"/>
                                    <w:szCs w:val="24"/>
                                  </w:rPr>
                                </m:ctrlPr>
                              </m:sSubSupPr>
                              <m:e>
                                <m:r>
                                  <w:rPr>
                                    <w:rFonts w:ascii="Cambria Math" w:hAnsi="Cambria Math" w:cs="Times New Roman"/>
                                    <w:color w:val="000000" w:themeColor="text1"/>
                                    <w:sz w:val="24"/>
                                    <w:szCs w:val="24"/>
                                  </w:rPr>
                                  <m:t>I</m:t>
                                </m:r>
                              </m:e>
                              <m:sub>
                                <m:r>
                                  <w:rPr>
                                    <w:rFonts w:ascii="Cambria Math" w:hAnsi="Cambria Math" w:cs="Times New Roman"/>
                                    <w:color w:val="000000" w:themeColor="text1"/>
                                    <w:sz w:val="24"/>
                                    <w:szCs w:val="24"/>
                                  </w:rPr>
                                  <m:t>4i</m:t>
                                </m:r>
                              </m:sub>
                              <m:sup/>
                            </m:sSubSup>
                            <m:r>
                              <w:rPr>
                                <w:rFonts w:ascii="Cambria Math" w:hAnsi="Cambria Math" w:cs="Times New Roman"/>
                                <w:color w:val="000000" w:themeColor="text1"/>
                                <w:sz w:val="24"/>
                                <w:szCs w:val="24"/>
                              </w:rPr>
                              <m:t>-1)</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m:t>
                        </m:r>
                      </m:sup>
                    </m:sSup>
                  </m:e>
                </m:nary>
                <m:r>
                  <w:rPr>
                    <w:rFonts w:ascii="Cambria Math" w:hAnsi="Cambria Math" w:cs="Times New Roman"/>
                    <w:color w:val="000000" w:themeColor="text1"/>
                    <w:sz w:val="24"/>
                    <w:szCs w:val="24"/>
                  </w:rPr>
                  <m:t>-1]+ </m:t>
                </m:r>
                <m:f>
                  <m:fPr>
                    <m:ctrlPr>
                      <w:rPr>
                        <w:rFonts w:ascii="Cambria Math" w:hAnsi="Cambria Math" w:cs="Times New Roman"/>
                        <w:bCs/>
                        <w:i/>
                        <w:iCs/>
                        <w:color w:val="000000" w:themeColor="text1"/>
                        <w:sz w:val="24"/>
                        <w:szCs w:val="24"/>
                      </w:rPr>
                    </m:ctrlPr>
                  </m:fPr>
                  <m:num>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fs</m:t>
                        </m:r>
                      </m:sub>
                    </m:sSub>
                  </m:num>
                  <m:den>
                    <m:r>
                      <w:rPr>
                        <w:rFonts w:ascii="Cambria Math" w:hAnsi="Cambria Math" w:cs="Times New Roman"/>
                        <w:color w:val="000000" w:themeColor="text1"/>
                        <w:sz w:val="24"/>
                        <w:szCs w:val="24"/>
                      </w:rPr>
                      <m:t>2</m:t>
                    </m:r>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b</m:t>
                        </m:r>
                      </m:e>
                      <m:sub>
                        <m:r>
                          <w:rPr>
                            <w:rFonts w:ascii="Cambria Math" w:hAnsi="Cambria Math" w:cs="Times New Roman"/>
                            <w:color w:val="000000" w:themeColor="text1"/>
                            <w:sz w:val="24"/>
                            <w:szCs w:val="24"/>
                          </w:rPr>
                          <m:t>fs</m:t>
                        </m:r>
                      </m:sub>
                    </m:sSub>
                  </m:den>
                </m:f>
                <m:r>
                  <w:rPr>
                    <w:rFonts w:ascii="Cambria Math" w:hAnsi="Cambria Math" w:cs="Times New Roman"/>
                    <w:color w:val="000000" w:themeColor="text1"/>
                    <w:sz w:val="24"/>
                    <w:szCs w:val="24"/>
                  </w:rPr>
                  <m:t> [</m:t>
                </m:r>
                <m:sSup>
                  <m:sSupPr>
                    <m:ctrlPr>
                      <w:rPr>
                        <w:rFonts w:ascii="Cambria Math" w:hAnsi="Cambria Math" w:cs="Times New Roman"/>
                        <w:bCs/>
                        <w:i/>
                        <w:iCs/>
                        <w:color w:val="000000" w:themeColor="text1"/>
                        <w:sz w:val="24"/>
                        <w:szCs w:val="24"/>
                      </w:rPr>
                    </m:ctrlPr>
                  </m:sSupPr>
                  <m:e>
                    <m:r>
                      <w:rPr>
                        <w:rFonts w:ascii="Cambria Math" w:hAnsi="Cambria Math" w:cs="Times New Roman"/>
                        <w:color w:val="000000" w:themeColor="text1"/>
                        <w:sz w:val="24"/>
                        <w:szCs w:val="24"/>
                      </w:rPr>
                      <m:t>e</m:t>
                    </m:r>
                  </m:e>
                  <m:sup>
                    <m:d>
                      <m:dPr>
                        <m:ctrlPr>
                          <w:rPr>
                            <w:rFonts w:ascii="Cambria Math" w:hAnsi="Cambria Math" w:cs="Times New Roman"/>
                            <w:bCs/>
                            <w:i/>
                            <w:iCs/>
                            <w:color w:val="000000" w:themeColor="text1"/>
                            <w:sz w:val="24"/>
                            <w:szCs w:val="24"/>
                          </w:rPr>
                        </m:ctrlPr>
                      </m:dPr>
                      <m:e>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b</m:t>
                            </m:r>
                          </m:e>
                          <m:sub>
                            <m:r>
                              <w:rPr>
                                <w:rFonts w:ascii="Cambria Math" w:hAnsi="Cambria Math" w:cs="Times New Roman"/>
                                <w:color w:val="000000" w:themeColor="text1"/>
                                <w:sz w:val="24"/>
                                <w:szCs w:val="24"/>
                              </w:rPr>
                              <m:t>fs</m:t>
                            </m:r>
                          </m:sub>
                        </m:sSub>
                        <m:sSubSup>
                          <m:sSubSupPr>
                            <m:ctrlPr>
                              <w:rPr>
                                <w:rFonts w:ascii="Cambria Math" w:hAnsi="Cambria Math" w:cs="Times New Roman"/>
                                <w:bCs/>
                                <w:i/>
                                <w:iCs/>
                                <w:color w:val="000000" w:themeColor="text1"/>
                                <w:sz w:val="24"/>
                                <w:szCs w:val="24"/>
                              </w:rPr>
                            </m:ctrlPr>
                          </m:sSubSupPr>
                          <m:e>
                            <m:r>
                              <w:rPr>
                                <w:rFonts w:ascii="Cambria Math" w:hAnsi="Cambria Math" w:cs="Times New Roman"/>
                                <w:color w:val="000000" w:themeColor="text1"/>
                                <w:sz w:val="24"/>
                                <w:szCs w:val="24"/>
                              </w:rPr>
                              <m:t>I</m:t>
                            </m:r>
                          </m:e>
                          <m:sub>
                            <m:r>
                              <w:rPr>
                                <w:rFonts w:ascii="Cambria Math" w:hAnsi="Cambria Math" w:cs="Times New Roman"/>
                                <w:color w:val="000000" w:themeColor="text1"/>
                                <w:sz w:val="24"/>
                                <w:szCs w:val="24"/>
                              </w:rPr>
                              <m:t>8fs</m:t>
                            </m:r>
                          </m:sub>
                          <m:sup>
                            <m:r>
                              <w:rPr>
                                <w:rFonts w:ascii="Cambria Math" w:hAnsi="Cambria Math" w:cs="Times New Roman"/>
                                <w:color w:val="000000" w:themeColor="text1"/>
                                <w:sz w:val="24"/>
                                <w:szCs w:val="24"/>
                              </w:rPr>
                              <m:t>2</m:t>
                            </m:r>
                          </m:sup>
                        </m:sSubSup>
                      </m:e>
                    </m:d>
                  </m:sup>
                </m:sSup>
                <m:r>
                  <w:rPr>
                    <w:rFonts w:ascii="Cambria Math" w:hAnsi="Cambria Math" w:cs="Times New Roman"/>
                    <w:color w:val="000000" w:themeColor="text1"/>
                    <w:sz w:val="24"/>
                    <w:szCs w:val="24"/>
                  </w:rPr>
                  <m:t>-1] ,</m:t>
                </m:r>
              </m:oMath>
            </m:oMathPara>
          </w:p>
          <w:p w14:paraId="7E03786B" w14:textId="6A406935" w:rsidR="003A03F8" w:rsidRPr="0018770A" w:rsidRDefault="007B582D" w:rsidP="003A03F8">
            <w:pPr>
              <w:spacing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where</w:t>
            </w:r>
          </w:p>
        </w:tc>
        <w:tc>
          <w:tcPr>
            <w:tcW w:w="1824" w:type="dxa"/>
          </w:tcPr>
          <w:p w14:paraId="662FAC03" w14:textId="3FFEE37D" w:rsidR="003A03F8" w:rsidRPr="0018770A" w:rsidRDefault="0053346C" w:rsidP="003A03F8">
            <w:pPr>
              <w:spacing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(10</w:t>
            </w:r>
            <w:r w:rsidR="003A03F8" w:rsidRPr="0018770A">
              <w:rPr>
                <w:rFonts w:ascii="Times New Roman" w:hAnsi="Times New Roman" w:cs="Times New Roman"/>
                <w:bCs/>
                <w:color w:val="000000" w:themeColor="text1"/>
                <w:sz w:val="24"/>
                <w:szCs w:val="24"/>
              </w:rPr>
              <w:t>a)</w:t>
            </w:r>
          </w:p>
        </w:tc>
      </w:tr>
      <w:tr w:rsidR="003A03F8" w:rsidRPr="0018770A" w14:paraId="75EC9848" w14:textId="77777777" w:rsidTr="00F463F2">
        <w:tc>
          <w:tcPr>
            <w:tcW w:w="7536" w:type="dxa"/>
          </w:tcPr>
          <w:p w14:paraId="2B7D4FB3" w14:textId="692B1946" w:rsidR="003A03F8" w:rsidRPr="0018770A" w:rsidRDefault="003A03F8" w:rsidP="003A03F8">
            <w:pPr>
              <w:spacing w:line="240" w:lineRule="auto"/>
              <w:jc w:val="both"/>
              <w:rPr>
                <w:rFonts w:ascii="Times New Roman" w:hAnsi="Times New Roman" w:cs="Times New Roman"/>
                <w:bCs/>
                <w:color w:val="000000" w:themeColor="text1"/>
                <w:sz w:val="24"/>
                <w:szCs w:val="24"/>
              </w:rPr>
            </w:pPr>
            <m:oMathPara>
              <m:oMath>
                <m:r>
                  <m:rPr>
                    <m:sty m:val="bi"/>
                  </m:rPr>
                  <w:rPr>
                    <w:rFonts w:ascii="Cambria Math" w:hAnsi="Cambria Math" w:cs="Times New Roman"/>
                    <w:color w:val="000000" w:themeColor="text1"/>
                    <w:sz w:val="24"/>
                    <w:szCs w:val="24"/>
                  </w:rPr>
                  <w:lastRenderedPageBreak/>
                  <m:t>C</m:t>
                </m:r>
                <m:r>
                  <w:rPr>
                    <w:rFonts w:ascii="Cambria Math" w:hAnsi="Cambria Math" w:cs="Times New Roman"/>
                    <w:color w:val="000000" w:themeColor="text1"/>
                    <w:sz w:val="24"/>
                    <w:szCs w:val="24"/>
                  </w:rPr>
                  <m:t>=</m:t>
                </m:r>
                <m:sSup>
                  <m:sSupPr>
                    <m:ctrlPr>
                      <w:rPr>
                        <w:rFonts w:ascii="Cambria Math" w:hAnsi="Cambria Math" w:cs="Times New Roman"/>
                        <w:b/>
                        <w:bCs/>
                        <w:i/>
                        <w:color w:val="000000" w:themeColor="text1"/>
                        <w:sz w:val="24"/>
                        <w:szCs w:val="24"/>
                      </w:rPr>
                    </m:ctrlPr>
                  </m:sSupPr>
                  <m:e>
                    <m:r>
                      <m:rPr>
                        <m:sty m:val="bi"/>
                      </m:rPr>
                      <w:rPr>
                        <w:rFonts w:ascii="Cambria Math" w:hAnsi="Cambria Math" w:cs="Times New Roman"/>
                        <w:color w:val="000000" w:themeColor="text1"/>
                        <w:sz w:val="24"/>
                        <w:szCs w:val="24"/>
                      </w:rPr>
                      <m:t>F</m:t>
                    </m:r>
                  </m:e>
                  <m:sup>
                    <m:r>
                      <m:rPr>
                        <m:sty m:val="bi"/>
                      </m:rPr>
                      <w:rPr>
                        <w:rFonts w:ascii="Cambria Math" w:hAnsi="Cambria Math" w:cs="Times New Roman"/>
                        <w:color w:val="000000" w:themeColor="text1"/>
                        <w:sz w:val="24"/>
                        <w:szCs w:val="24"/>
                      </w:rPr>
                      <m:t>T</m:t>
                    </m:r>
                  </m:sup>
                </m:sSup>
                <m:r>
                  <m:rPr>
                    <m:sty m:val="bi"/>
                  </m:rPr>
                  <w:rPr>
                    <w:rFonts w:ascii="Cambria Math" w:hAnsi="Cambria Math" w:cs="Times New Roman"/>
                    <w:color w:val="000000" w:themeColor="text1"/>
                    <w:sz w:val="24"/>
                    <w:szCs w:val="24"/>
                  </w:rPr>
                  <m:t>F</m:t>
                </m:r>
                <m:r>
                  <w:rPr>
                    <w:rFonts w:ascii="Cambria Math" w:hAnsi="Cambria Math" w:cs="Times New Roman"/>
                    <w:color w:val="000000" w:themeColor="text1"/>
                    <w:sz w:val="24"/>
                    <w:szCs w:val="24"/>
                  </w:rPr>
                  <m:t xml:space="preserve">,  </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I</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=tr</m:t>
                </m:r>
                <m:d>
                  <m:dPr>
                    <m:ctrlPr>
                      <w:rPr>
                        <w:rFonts w:ascii="Cambria Math" w:hAnsi="Cambria Math" w:cs="Times New Roman"/>
                        <w:bCs/>
                        <w:i/>
                        <w:color w:val="000000" w:themeColor="text1"/>
                        <w:sz w:val="24"/>
                        <w:szCs w:val="24"/>
                      </w:rPr>
                    </m:ctrlPr>
                  </m:dPr>
                  <m:e>
                    <m:r>
                      <m:rPr>
                        <m:sty m:val="bi"/>
                      </m:rPr>
                      <w:rPr>
                        <w:rFonts w:ascii="Cambria Math" w:hAnsi="Cambria Math" w:cs="Times New Roman"/>
                        <w:color w:val="000000" w:themeColor="text1"/>
                        <w:sz w:val="24"/>
                        <w:szCs w:val="24"/>
                      </w:rPr>
                      <m:t>C</m:t>
                    </m:r>
                  </m:e>
                </m:d>
                <m:r>
                  <w:rPr>
                    <w:rFonts w:ascii="Cambria Math" w:hAnsi="Cambria Math" w:cs="Times New Roman"/>
                    <w:color w:val="000000" w:themeColor="text1"/>
                    <w:sz w:val="24"/>
                    <w:szCs w:val="24"/>
                  </w:rPr>
                  <m:t xml:space="preserve">,  </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I</m:t>
                    </m:r>
                  </m:e>
                  <m:sub>
                    <m:r>
                      <w:rPr>
                        <w:rFonts w:ascii="Cambria Math" w:hAnsi="Cambria Math" w:cs="Times New Roman"/>
                        <w:color w:val="000000" w:themeColor="text1"/>
                        <w:sz w:val="24"/>
                        <w:szCs w:val="24"/>
                      </w:rPr>
                      <m:t>4f</m:t>
                    </m:r>
                  </m:sub>
                </m:sSub>
                <m:r>
                  <w:rPr>
                    <w:rFonts w:ascii="Cambria Math" w:hAnsi="Cambria Math" w:cs="Times New Roman"/>
                    <w:color w:val="000000" w:themeColor="text1"/>
                    <w:sz w:val="24"/>
                    <w:szCs w:val="24"/>
                  </w:rPr>
                  <m:t xml:space="preserve">= </m:t>
                </m:r>
                <m:r>
                  <m:rPr>
                    <m:sty m:val="bi"/>
                  </m:rPr>
                  <w:rPr>
                    <w:rFonts w:ascii="Cambria Math" w:hAnsi="Cambria Math" w:cs="Times New Roman"/>
                    <w:color w:val="000000" w:themeColor="text1"/>
                    <w:sz w:val="24"/>
                    <w:szCs w:val="24"/>
                  </w:rPr>
                  <m:t>C:H</m:t>
                </m:r>
                <m:r>
                  <w:rPr>
                    <w:rFonts w:ascii="Cambria Math" w:hAnsi="Cambria Math" w:cs="Times New Roman"/>
                    <w:color w:val="000000" w:themeColor="text1"/>
                    <w:sz w:val="24"/>
                    <w:szCs w:val="24"/>
                  </w:rPr>
                  <m:t xml:space="preserve">,  </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I</m:t>
                    </m:r>
                  </m:e>
                  <m:sub>
                    <m:r>
                      <w:rPr>
                        <w:rFonts w:ascii="Cambria Math" w:hAnsi="Cambria Math" w:cs="Times New Roman"/>
                        <w:color w:val="000000" w:themeColor="text1"/>
                        <w:sz w:val="24"/>
                        <w:szCs w:val="24"/>
                      </w:rPr>
                      <m:t>4i</m:t>
                    </m:r>
                  </m:sub>
                </m:sSub>
                <m:r>
                  <w:rPr>
                    <w:rFonts w:ascii="Cambria Math" w:hAnsi="Cambria Math" w:cs="Times New Roman"/>
                    <w:color w:val="000000" w:themeColor="text1"/>
                    <w:sz w:val="24"/>
                    <w:szCs w:val="24"/>
                  </w:rPr>
                  <m:t xml:space="preserve">= </m:t>
                </m:r>
                <m:sSub>
                  <m:sSubPr>
                    <m:ctrlPr>
                      <w:rPr>
                        <w:rFonts w:ascii="Cambria Math" w:hAnsi="Cambria Math" w:cs="Times New Roman"/>
                        <w:b/>
                        <w:bCs/>
                        <w:i/>
                        <w:color w:val="000000" w:themeColor="text1"/>
                        <w:sz w:val="24"/>
                        <w:szCs w:val="24"/>
                      </w:rPr>
                    </m:ctrlPr>
                  </m:sSubPr>
                  <m:e>
                    <m:r>
                      <m:rPr>
                        <m:sty m:val="bi"/>
                      </m:rPr>
                      <w:rPr>
                        <w:rFonts w:ascii="Cambria Math" w:hAnsi="Cambria Math" w:cs="Times New Roman"/>
                        <w:color w:val="000000" w:themeColor="text1"/>
                        <w:sz w:val="24"/>
                        <w:szCs w:val="24"/>
                      </w:rPr>
                      <m:t>e</m:t>
                    </m:r>
                  </m:e>
                  <m:sub>
                    <m:r>
                      <m:rPr>
                        <m:sty m:val="bi"/>
                      </m:rPr>
                      <w:rPr>
                        <w:rFonts w:ascii="Cambria Math" w:hAnsi="Cambria Math" w:cs="Times New Roman"/>
                        <w:color w:val="000000" w:themeColor="text1"/>
                        <w:sz w:val="24"/>
                        <w:szCs w:val="24"/>
                      </w:rPr>
                      <m:t>i</m:t>
                    </m:r>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m:t>
                </m:r>
                <m:d>
                  <m:dPr>
                    <m:ctrlPr>
                      <w:rPr>
                        <w:rFonts w:ascii="Cambria Math" w:hAnsi="Cambria Math" w:cs="Times New Roman"/>
                        <w:b/>
                        <w:bCs/>
                        <w:i/>
                        <w:color w:val="000000" w:themeColor="text1"/>
                        <w:sz w:val="24"/>
                        <w:szCs w:val="24"/>
                      </w:rPr>
                    </m:ctrlPr>
                  </m:dPr>
                  <m:e>
                    <m:r>
                      <m:rPr>
                        <m:sty m:val="bi"/>
                      </m:rPr>
                      <w:rPr>
                        <w:rFonts w:ascii="Cambria Math" w:hAnsi="Cambria Math" w:cs="Times New Roman"/>
                        <w:color w:val="000000" w:themeColor="text1"/>
                        <w:sz w:val="24"/>
                        <w:szCs w:val="24"/>
                      </w:rPr>
                      <m:t>C</m:t>
                    </m:r>
                    <m:sSub>
                      <m:sSubPr>
                        <m:ctrlPr>
                          <w:rPr>
                            <w:rFonts w:ascii="Cambria Math" w:hAnsi="Cambria Math" w:cs="Times New Roman"/>
                            <w:b/>
                            <w:bCs/>
                            <w:i/>
                            <w:color w:val="000000" w:themeColor="text1"/>
                            <w:sz w:val="24"/>
                            <w:szCs w:val="24"/>
                          </w:rPr>
                        </m:ctrlPr>
                      </m:sSubPr>
                      <m:e>
                        <m:r>
                          <m:rPr>
                            <m:sty m:val="bi"/>
                          </m:rPr>
                          <w:rPr>
                            <w:rFonts w:ascii="Cambria Math" w:hAnsi="Cambria Math" w:cs="Times New Roman"/>
                            <w:color w:val="000000" w:themeColor="text1"/>
                            <w:sz w:val="24"/>
                            <w:szCs w:val="24"/>
                          </w:rPr>
                          <m:t>e</m:t>
                        </m:r>
                      </m:e>
                      <m:sub>
                        <m:r>
                          <m:rPr>
                            <m:sty m:val="bi"/>
                          </m:rPr>
                          <w:rPr>
                            <w:rFonts w:ascii="Cambria Math" w:hAnsi="Cambria Math" w:cs="Times New Roman"/>
                            <w:color w:val="000000" w:themeColor="text1"/>
                            <w:sz w:val="24"/>
                            <w:szCs w:val="24"/>
                          </w:rPr>
                          <m:t>i</m:t>
                        </m:r>
                        <m:r>
                          <m:rPr>
                            <m:sty m:val="bi"/>
                          </m:rPr>
                          <w:rPr>
                            <w:rFonts w:ascii="Cambria Math" w:hAnsi="Cambria Math" w:cs="Times New Roman"/>
                            <w:color w:val="000000" w:themeColor="text1"/>
                            <w:sz w:val="24"/>
                            <w:szCs w:val="24"/>
                          </w:rPr>
                          <m:t>0</m:t>
                        </m:r>
                      </m:sub>
                    </m:sSub>
                  </m:e>
                </m:d>
                <m:r>
                  <w:rPr>
                    <w:rFonts w:ascii="Cambria Math" w:hAnsi="Cambria Math" w:cs="Times New Roman"/>
                    <w:color w:val="000000" w:themeColor="text1"/>
                    <w:sz w:val="24"/>
                    <w:szCs w:val="24"/>
                  </w:rPr>
                  <m:t xml:space="preserve">,    </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I</m:t>
                    </m:r>
                  </m:e>
                  <m:sub>
                    <m:r>
                      <w:rPr>
                        <w:rFonts w:ascii="Cambria Math" w:hAnsi="Cambria Math" w:cs="Times New Roman"/>
                        <w:color w:val="000000" w:themeColor="text1"/>
                        <w:sz w:val="24"/>
                        <w:szCs w:val="24"/>
                      </w:rPr>
                      <m:t>8fs</m:t>
                    </m:r>
                  </m:sub>
                </m:sSub>
                <m:r>
                  <w:rPr>
                    <w:rFonts w:ascii="Cambria Math" w:hAnsi="Cambria Math" w:cs="Times New Roman"/>
                    <w:color w:val="000000" w:themeColor="text1"/>
                    <w:sz w:val="24"/>
                    <w:szCs w:val="24"/>
                  </w:rPr>
                  <m:t>=</m:t>
                </m:r>
                <m:sSub>
                  <m:sSubPr>
                    <m:ctrlPr>
                      <w:rPr>
                        <w:rFonts w:ascii="Cambria Math" w:hAnsi="Cambria Math" w:cs="Times New Roman"/>
                        <w:b/>
                        <w:bCs/>
                        <w:i/>
                        <w:color w:val="000000" w:themeColor="text1"/>
                        <w:sz w:val="24"/>
                        <w:szCs w:val="24"/>
                      </w:rPr>
                    </m:ctrlPr>
                  </m:sSubPr>
                  <m:e>
                    <m:r>
                      <m:rPr>
                        <m:sty m:val="bi"/>
                      </m:rPr>
                      <w:rPr>
                        <w:rFonts w:ascii="Cambria Math" w:hAnsi="Cambria Math" w:cs="Times New Roman"/>
                        <w:color w:val="000000" w:themeColor="text1"/>
                        <w:sz w:val="24"/>
                        <w:szCs w:val="24"/>
                      </w:rPr>
                      <m:t>e</m:t>
                    </m:r>
                  </m:e>
                  <m:sub>
                    <m:r>
                      <m:rPr>
                        <m:sty m:val="bi"/>
                      </m:rPr>
                      <w:rPr>
                        <w:rFonts w:ascii="Cambria Math" w:hAnsi="Cambria Math" w:cs="Times New Roman"/>
                        <w:color w:val="000000" w:themeColor="text1"/>
                        <w:sz w:val="24"/>
                        <w:szCs w:val="24"/>
                      </w:rPr>
                      <m:t>f</m:t>
                    </m:r>
                    <m:r>
                      <m:rPr>
                        <m:sty m:val="bi"/>
                      </m:rPr>
                      <w:rPr>
                        <w:rFonts w:ascii="Cambria Math" w:hAnsi="Cambria Math" w:cs="Times New Roman"/>
                        <w:color w:val="000000" w:themeColor="text1"/>
                        <w:sz w:val="24"/>
                        <w:szCs w:val="24"/>
                      </w:rPr>
                      <m:t>0</m:t>
                    </m:r>
                  </m:sub>
                </m:sSub>
                <m:r>
                  <m:rPr>
                    <m:sty m:val="bi"/>
                  </m:rPr>
                  <w:rPr>
                    <w:rFonts w:ascii="Cambria Math" w:hAnsi="Cambria Math" w:cs="Times New Roman"/>
                    <w:color w:val="000000" w:themeColor="text1"/>
                    <w:sz w:val="24"/>
                    <w:szCs w:val="24"/>
                  </w:rPr>
                  <m:t>∙</m:t>
                </m:r>
                <m:d>
                  <m:dPr>
                    <m:ctrlPr>
                      <w:rPr>
                        <w:rFonts w:ascii="Cambria Math" w:hAnsi="Cambria Math" w:cs="Times New Roman"/>
                        <w:b/>
                        <w:bCs/>
                        <w:i/>
                        <w:color w:val="000000" w:themeColor="text1"/>
                        <w:sz w:val="24"/>
                        <w:szCs w:val="24"/>
                      </w:rPr>
                    </m:ctrlPr>
                  </m:dPr>
                  <m:e>
                    <m:r>
                      <m:rPr>
                        <m:sty m:val="bi"/>
                      </m:rPr>
                      <w:rPr>
                        <w:rFonts w:ascii="Cambria Math" w:hAnsi="Cambria Math" w:cs="Times New Roman"/>
                        <w:color w:val="000000" w:themeColor="text1"/>
                        <w:sz w:val="24"/>
                        <w:szCs w:val="24"/>
                      </w:rPr>
                      <m:t>C</m:t>
                    </m:r>
                    <m:sSub>
                      <m:sSubPr>
                        <m:ctrlPr>
                          <w:rPr>
                            <w:rFonts w:ascii="Cambria Math" w:hAnsi="Cambria Math" w:cs="Times New Roman"/>
                            <w:b/>
                            <w:bCs/>
                            <w:i/>
                            <w:color w:val="000000" w:themeColor="text1"/>
                            <w:sz w:val="24"/>
                            <w:szCs w:val="24"/>
                          </w:rPr>
                        </m:ctrlPr>
                      </m:sSubPr>
                      <m:e>
                        <m:r>
                          <m:rPr>
                            <m:sty m:val="bi"/>
                          </m:rPr>
                          <w:rPr>
                            <w:rFonts w:ascii="Cambria Math" w:hAnsi="Cambria Math" w:cs="Times New Roman"/>
                            <w:color w:val="000000" w:themeColor="text1"/>
                            <w:sz w:val="24"/>
                            <w:szCs w:val="24"/>
                          </w:rPr>
                          <m:t>e</m:t>
                        </m:r>
                      </m:e>
                      <m:sub>
                        <m:r>
                          <m:rPr>
                            <m:sty m:val="bi"/>
                          </m:rPr>
                          <w:rPr>
                            <w:rFonts w:ascii="Cambria Math" w:hAnsi="Cambria Math" w:cs="Times New Roman"/>
                            <w:color w:val="000000" w:themeColor="text1"/>
                            <w:sz w:val="24"/>
                            <w:szCs w:val="24"/>
                          </w:rPr>
                          <m:t>s</m:t>
                        </m:r>
                        <m:r>
                          <m:rPr>
                            <m:sty m:val="bi"/>
                          </m:rPr>
                          <w:rPr>
                            <w:rFonts w:ascii="Cambria Math" w:hAnsi="Cambria Math" w:cs="Times New Roman"/>
                            <w:color w:val="000000" w:themeColor="text1"/>
                            <w:sz w:val="24"/>
                            <w:szCs w:val="24"/>
                          </w:rPr>
                          <m:t>0</m:t>
                        </m:r>
                      </m:sub>
                    </m:sSub>
                  </m:e>
                </m:d>
                <m:r>
                  <m:rPr>
                    <m:sty m:val="bi"/>
                  </m:rPr>
                  <w:rPr>
                    <w:rFonts w:ascii="Cambria Math" w:hAnsi="Cambria Math" w:cs="Times New Roman"/>
                    <w:color w:val="000000" w:themeColor="text1"/>
                    <w:sz w:val="24"/>
                    <w:szCs w:val="24"/>
                  </w:rPr>
                  <m:t xml:space="preserve">. </m:t>
                </m:r>
                <m:r>
                  <w:rPr>
                    <w:rFonts w:ascii="Cambria Math" w:hAnsi="Cambria Math" w:cs="Times New Roman"/>
                    <w:color w:val="000000" w:themeColor="text1"/>
                    <w:sz w:val="24"/>
                    <w:szCs w:val="24"/>
                  </w:rPr>
                  <m:t xml:space="preserve"> </m:t>
                </m:r>
              </m:oMath>
            </m:oMathPara>
          </w:p>
        </w:tc>
        <w:tc>
          <w:tcPr>
            <w:tcW w:w="1824" w:type="dxa"/>
          </w:tcPr>
          <w:p w14:paraId="01676078" w14:textId="2E70FC12" w:rsidR="003A03F8" w:rsidRPr="0018770A" w:rsidRDefault="0053346C" w:rsidP="003A03F8">
            <w:pPr>
              <w:spacing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(10</w:t>
            </w:r>
            <w:r w:rsidR="003A03F8" w:rsidRPr="0018770A">
              <w:rPr>
                <w:rFonts w:ascii="Times New Roman" w:hAnsi="Times New Roman" w:cs="Times New Roman"/>
                <w:bCs/>
                <w:color w:val="000000" w:themeColor="text1"/>
                <w:sz w:val="24"/>
                <w:szCs w:val="24"/>
              </w:rPr>
              <w:t>b)</w:t>
            </w:r>
          </w:p>
        </w:tc>
      </w:tr>
    </w:tbl>
    <w:p w14:paraId="109B074F" w14:textId="06785427" w:rsidR="003A03F8" w:rsidRPr="0018770A" w:rsidRDefault="0053346C" w:rsidP="003A03F8">
      <w:pPr>
        <w:spacing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In Eq. (10</w:t>
      </w:r>
      <w:r w:rsidR="003A03F8" w:rsidRPr="0018770A">
        <w:rPr>
          <w:rFonts w:ascii="Times New Roman" w:hAnsi="Times New Roman" w:cs="Times New Roman"/>
          <w:bCs/>
          <w:color w:val="000000" w:themeColor="text1"/>
          <w:sz w:val="24"/>
          <w:szCs w:val="24"/>
        </w:rPr>
        <w:t xml:space="preserve">b), </w:t>
      </w:r>
      <m:oMath>
        <m:r>
          <m:rPr>
            <m:sty m:val="bi"/>
          </m:rPr>
          <w:rPr>
            <w:rFonts w:ascii="Cambria Math" w:hAnsi="Cambria Math" w:cs="Times New Roman"/>
            <w:color w:val="000000" w:themeColor="text1"/>
            <w:sz w:val="24"/>
            <w:szCs w:val="24"/>
          </w:rPr>
          <m:t>C</m:t>
        </m:r>
      </m:oMath>
      <w:r w:rsidR="003A03F8" w:rsidRPr="0018770A">
        <w:rPr>
          <w:rFonts w:ascii="Times New Roman" w:hAnsi="Times New Roman" w:cs="Times New Roman"/>
          <w:bCs/>
          <w:color w:val="000000" w:themeColor="text1"/>
          <w:sz w:val="24"/>
          <w:szCs w:val="24"/>
        </w:rPr>
        <w:t xml:space="preserve"> is the right Cauchy-Green deformation tensor, </w:t>
      </w:r>
      <w:r w:rsidR="003A03F8" w:rsidRPr="0018770A">
        <w:rPr>
          <w:rFonts w:ascii="Times New Roman" w:hAnsi="Times New Roman" w:cs="Times New Roman"/>
          <w:b/>
          <w:bCs/>
          <w:color w:val="000000" w:themeColor="text1"/>
          <w:sz w:val="24"/>
          <w:szCs w:val="24"/>
        </w:rPr>
        <w:t xml:space="preserve">F </w:t>
      </w:r>
      <w:r w:rsidR="003A03F8" w:rsidRPr="0018770A">
        <w:rPr>
          <w:rFonts w:ascii="Times New Roman" w:hAnsi="Times New Roman" w:cs="Times New Roman"/>
          <w:bCs/>
          <w:color w:val="000000" w:themeColor="text1"/>
          <w:sz w:val="24"/>
          <w:szCs w:val="24"/>
        </w:rPr>
        <w:t>is deformation gradient,</w:t>
      </w:r>
      <w:r w:rsidR="002B5663" w:rsidRPr="0018770A">
        <w:rPr>
          <w:rFonts w:ascii="Times New Roman" w:hAnsi="Times New Roman" w:cs="Times New Roman"/>
          <w:bCs/>
          <w:color w:val="000000" w:themeColor="text1"/>
          <w:sz w:val="24"/>
          <w:szCs w:val="24"/>
        </w:rPr>
        <w:t xml:space="preserve"> </w:t>
      </w:r>
      <m:oMath>
        <m:r>
          <m:rPr>
            <m:sty m:val="bi"/>
          </m:rPr>
          <w:rPr>
            <w:rFonts w:ascii="Cambria Math" w:hAnsi="Cambria Math" w:cs="Times New Roman"/>
            <w:color w:val="000000" w:themeColor="text1"/>
            <w:sz w:val="24"/>
            <w:szCs w:val="24"/>
          </w:rPr>
          <m:t>H</m:t>
        </m:r>
      </m:oMath>
      <w:r w:rsidR="002B5663" w:rsidRPr="0018770A">
        <w:rPr>
          <w:rFonts w:ascii="Times New Roman" w:hAnsi="Times New Roman" w:cs="Times New Roman"/>
          <w:bCs/>
          <w:color w:val="000000" w:themeColor="text1"/>
          <w:sz w:val="24"/>
          <w:szCs w:val="24"/>
        </w:rPr>
        <w:t xml:space="preserve"> is the structure tensor,  </w:t>
      </w:r>
      <m:oMath>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I</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 </m:t>
        </m:r>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I</m:t>
            </m:r>
          </m:e>
          <m:sub>
            <m:r>
              <w:rPr>
                <w:rFonts w:ascii="Cambria Math" w:hAnsi="Cambria Math" w:cs="Times New Roman"/>
                <w:color w:val="000000" w:themeColor="text1"/>
                <w:sz w:val="24"/>
                <w:szCs w:val="24"/>
              </w:rPr>
              <m:t>4i</m:t>
            </m:r>
          </m:sub>
        </m:sSub>
        <m:r>
          <w:rPr>
            <w:rFonts w:ascii="Cambria Math" w:hAnsi="Cambria Math" w:cs="Times New Roman"/>
            <w:color w:val="000000" w:themeColor="text1"/>
            <w:sz w:val="24"/>
            <w:szCs w:val="24"/>
          </w:rPr>
          <m:t>, </m:t>
        </m:r>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I</m:t>
            </m:r>
          </m:e>
          <m:sub>
            <m:r>
              <w:rPr>
                <w:rFonts w:ascii="Cambria Math" w:hAnsi="Cambria Math" w:cs="Times New Roman"/>
                <w:color w:val="000000" w:themeColor="text1"/>
                <w:sz w:val="24"/>
                <w:szCs w:val="24"/>
              </w:rPr>
              <m:t>8fs</m:t>
            </m:r>
          </m:sub>
        </m:sSub>
      </m:oMath>
      <w:r w:rsidR="003A03F8" w:rsidRPr="0018770A">
        <w:rPr>
          <w:rFonts w:ascii="Times New Roman" w:hAnsi="Times New Roman" w:cs="Times New Roman"/>
          <w:bCs/>
          <w:i/>
          <w:iCs/>
          <w:color w:val="000000" w:themeColor="text1"/>
          <w:sz w:val="24"/>
          <w:szCs w:val="24"/>
        </w:rPr>
        <w:t xml:space="preserve"> </w:t>
      </w:r>
      <w:r w:rsidR="003A03F8" w:rsidRPr="0018770A">
        <w:rPr>
          <w:rFonts w:ascii="Times New Roman" w:hAnsi="Times New Roman" w:cs="Times New Roman"/>
          <w:bCs/>
          <w:color w:val="000000" w:themeColor="text1"/>
          <w:sz w:val="24"/>
          <w:szCs w:val="24"/>
        </w:rPr>
        <w:t>are invariants</w:t>
      </w:r>
      <m:oMath>
        <m:r>
          <m:rPr>
            <m:sty m:val="p"/>
          </m:rPr>
          <w:rPr>
            <w:rFonts w:ascii="Cambria Math" w:hAnsi="Cambria Math" w:cs="Times New Roman"/>
            <w:color w:val="000000" w:themeColor="text1"/>
            <w:sz w:val="24"/>
            <w:szCs w:val="24"/>
          </w:rPr>
          <m:t xml:space="preserve"> </m:t>
        </m:r>
      </m:oMath>
      <w:r w:rsidR="003A03F8" w:rsidRPr="0018770A">
        <w:rPr>
          <w:rFonts w:ascii="Times New Roman" w:hAnsi="Times New Roman" w:cs="Times New Roman"/>
          <w:bCs/>
          <w:color w:val="000000" w:themeColor="text1"/>
          <w:sz w:val="24"/>
          <w:szCs w:val="24"/>
        </w:rPr>
        <w:t xml:space="preserve">and </w:t>
      </w:r>
      <m:oMath>
        <m:sSub>
          <m:sSubPr>
            <m:ctrlPr>
              <w:rPr>
                <w:rFonts w:ascii="Cambria Math" w:hAnsi="Cambria Math" w:cs="Times New Roman"/>
                <w:b/>
                <w:bCs/>
                <w:i/>
                <w:color w:val="000000" w:themeColor="text1"/>
                <w:sz w:val="24"/>
                <w:szCs w:val="24"/>
              </w:rPr>
            </m:ctrlPr>
          </m:sSubPr>
          <m:e>
            <m:r>
              <m:rPr>
                <m:sty m:val="bi"/>
              </m:rPr>
              <w:rPr>
                <w:rFonts w:ascii="Cambria Math" w:hAnsi="Cambria Math" w:cs="Times New Roman"/>
                <w:color w:val="000000" w:themeColor="text1"/>
                <w:sz w:val="24"/>
                <w:szCs w:val="24"/>
              </w:rPr>
              <m:t>e</m:t>
            </m:r>
          </m:e>
          <m:sub>
            <m:r>
              <m:rPr>
                <m:sty m:val="bi"/>
              </m:rPr>
              <w:rPr>
                <w:rFonts w:ascii="Cambria Math" w:hAnsi="Cambria Math" w:cs="Times New Roman"/>
                <w:color w:val="000000" w:themeColor="text1"/>
                <w:sz w:val="24"/>
                <w:szCs w:val="24"/>
              </w:rPr>
              <m:t>i</m:t>
            </m:r>
            <m:r>
              <m:rPr>
                <m:sty m:val="bi"/>
              </m:rPr>
              <w:rPr>
                <w:rFonts w:ascii="Cambria Math" w:hAnsi="Cambria Math" w:cs="Times New Roman"/>
                <w:color w:val="000000" w:themeColor="text1"/>
                <w:sz w:val="24"/>
                <w:szCs w:val="24"/>
              </w:rPr>
              <m:t>0</m:t>
            </m:r>
          </m:sub>
        </m:sSub>
      </m:oMath>
      <w:r w:rsidR="003A03F8" w:rsidRPr="0018770A">
        <w:rPr>
          <w:rFonts w:ascii="Times New Roman" w:hAnsi="Times New Roman" w:cs="Times New Roman"/>
          <w:b/>
          <w:bCs/>
          <w:color w:val="000000" w:themeColor="text1"/>
          <w:sz w:val="24"/>
          <w:szCs w:val="24"/>
        </w:rPr>
        <w:t xml:space="preserve"> </w:t>
      </w:r>
      <w:r w:rsidR="003A03F8" w:rsidRPr="0018770A">
        <w:rPr>
          <w:rFonts w:ascii="Times New Roman" w:hAnsi="Times New Roman" w:cs="Times New Roman"/>
          <w:bCs/>
          <w:color w:val="000000" w:themeColor="text1"/>
          <w:sz w:val="24"/>
          <w:szCs w:val="24"/>
        </w:rPr>
        <w:t xml:space="preserve">with </w:t>
      </w:r>
      <w:r w:rsidR="003A03F8" w:rsidRPr="0018770A">
        <w:rPr>
          <w:rFonts w:ascii="Times New Roman" w:hAnsi="Times New Roman" w:cs="Times New Roman"/>
          <w:bCs/>
          <w:i/>
          <w:iCs/>
          <w:color w:val="000000" w:themeColor="text1"/>
          <w:sz w:val="24"/>
          <w:szCs w:val="24"/>
        </w:rPr>
        <w:t xml:space="preserve">i </w:t>
      </w:r>
      <w:r w:rsidR="003A03F8" w:rsidRPr="0018770A">
        <w:rPr>
          <w:rFonts w:ascii="Cambria Math" w:hAnsi="Cambria Math" w:cs="Cambria Math"/>
          <w:bCs/>
          <w:color w:val="000000" w:themeColor="text1"/>
          <w:sz w:val="24"/>
          <w:szCs w:val="24"/>
        </w:rPr>
        <w:t>∈</w:t>
      </w:r>
      <w:r w:rsidR="003A03F8" w:rsidRPr="0018770A">
        <w:rPr>
          <w:rFonts w:ascii="Times New Roman" w:hAnsi="Times New Roman" w:cs="Times New Roman"/>
          <w:bCs/>
          <w:color w:val="000000" w:themeColor="text1"/>
          <w:sz w:val="24"/>
          <w:szCs w:val="24"/>
        </w:rPr>
        <w:t xml:space="preserve"> </w:t>
      </w:r>
      <w:r w:rsidR="003A03F8" w:rsidRPr="0018770A">
        <w:rPr>
          <w:rFonts w:ascii="Times New Roman" w:hAnsi="Times New Roman" w:cs="Times New Roman"/>
          <w:bCs/>
          <w:iCs/>
          <w:color w:val="000000" w:themeColor="text1"/>
          <w:sz w:val="24"/>
          <w:szCs w:val="24"/>
        </w:rPr>
        <w:t>(</w:t>
      </w:r>
      <w:r w:rsidR="003A03F8" w:rsidRPr="0018770A">
        <w:rPr>
          <w:rFonts w:ascii="Times New Roman" w:hAnsi="Times New Roman" w:cs="Times New Roman"/>
          <w:bCs/>
          <w:i/>
          <w:iCs/>
          <w:color w:val="000000" w:themeColor="text1"/>
          <w:sz w:val="24"/>
          <w:szCs w:val="24"/>
        </w:rPr>
        <w:t>s, n</w:t>
      </w:r>
      <w:r w:rsidR="003A03F8" w:rsidRPr="0018770A">
        <w:rPr>
          <w:rFonts w:ascii="Times New Roman" w:hAnsi="Times New Roman" w:cs="Times New Roman"/>
          <w:bCs/>
          <w:iCs/>
          <w:color w:val="000000" w:themeColor="text1"/>
          <w:sz w:val="24"/>
          <w:szCs w:val="24"/>
        </w:rPr>
        <w:t xml:space="preserve">) </w:t>
      </w:r>
      <w:r w:rsidR="0087449B" w:rsidRPr="0018770A">
        <w:rPr>
          <w:rFonts w:ascii="Times New Roman" w:hAnsi="Times New Roman" w:cs="Times New Roman"/>
          <w:bCs/>
          <w:color w:val="000000" w:themeColor="text1"/>
          <w:sz w:val="24"/>
          <w:szCs w:val="24"/>
        </w:rPr>
        <w:t xml:space="preserve">is </w:t>
      </w:r>
      <w:r w:rsidR="0087449B">
        <w:rPr>
          <w:rFonts w:ascii="Times New Roman" w:hAnsi="Times New Roman" w:cs="Times New Roman"/>
          <w:bCs/>
          <w:color w:val="000000" w:themeColor="text1"/>
          <w:sz w:val="24"/>
          <w:szCs w:val="24"/>
        </w:rPr>
        <w:t xml:space="preserve">a unit </w:t>
      </w:r>
      <w:r w:rsidR="0087449B" w:rsidRPr="0018770A">
        <w:rPr>
          <w:rFonts w:ascii="Times New Roman" w:hAnsi="Times New Roman" w:cs="Times New Roman"/>
          <w:bCs/>
          <w:color w:val="000000" w:themeColor="text1"/>
          <w:sz w:val="24"/>
          <w:szCs w:val="24"/>
        </w:rPr>
        <w:t>vector</w:t>
      </w:r>
      <w:r w:rsidR="0087449B">
        <w:rPr>
          <w:rFonts w:ascii="Times New Roman" w:hAnsi="Times New Roman" w:cs="Times New Roman"/>
          <w:bCs/>
          <w:color w:val="000000" w:themeColor="text1"/>
          <w:sz w:val="24"/>
          <w:szCs w:val="24"/>
        </w:rPr>
        <w:t xml:space="preserve"> in the </w:t>
      </w:r>
      <w:r w:rsidR="003A03F8" w:rsidRPr="0018770A">
        <w:rPr>
          <w:rFonts w:ascii="Times New Roman" w:hAnsi="Times New Roman" w:cs="Times New Roman"/>
          <w:bCs/>
          <w:color w:val="000000" w:themeColor="text1"/>
          <w:sz w:val="24"/>
          <w:szCs w:val="24"/>
        </w:rPr>
        <w:t>myocardial fiber</w:t>
      </w:r>
      <w:r w:rsidR="0087449B">
        <w:rPr>
          <w:rFonts w:ascii="Times New Roman" w:hAnsi="Times New Roman" w:cs="Times New Roman"/>
          <w:bCs/>
          <w:color w:val="000000" w:themeColor="text1"/>
          <w:sz w:val="24"/>
          <w:szCs w:val="24"/>
        </w:rPr>
        <w:t xml:space="preserve"> (</w:t>
      </w:r>
      <w:r w:rsidR="0087449B" w:rsidRPr="0018770A">
        <w:rPr>
          <w:rFonts w:ascii="Times New Roman" w:hAnsi="Times New Roman" w:cs="Times New Roman"/>
          <w:bCs/>
          <w:i/>
          <w:color w:val="000000" w:themeColor="text1"/>
          <w:sz w:val="24"/>
          <w:szCs w:val="24"/>
        </w:rPr>
        <w:t>f</w:t>
      </w:r>
      <w:r w:rsidR="0087449B">
        <w:rPr>
          <w:rFonts w:ascii="Times New Roman" w:hAnsi="Times New Roman" w:cs="Times New Roman"/>
          <w:bCs/>
          <w:i/>
          <w:color w:val="000000" w:themeColor="text1"/>
          <w:sz w:val="24"/>
          <w:szCs w:val="24"/>
        </w:rPr>
        <w:t xml:space="preserve"> </w:t>
      </w:r>
      <w:r w:rsidR="0087449B">
        <w:rPr>
          <w:rFonts w:ascii="Times New Roman" w:hAnsi="Times New Roman" w:cs="Times New Roman"/>
          <w:bCs/>
          <w:color w:val="000000" w:themeColor="text1"/>
          <w:sz w:val="24"/>
          <w:szCs w:val="24"/>
        </w:rPr>
        <w:t>)</w:t>
      </w:r>
      <w:r w:rsidR="003A03F8" w:rsidRPr="0018770A">
        <w:rPr>
          <w:rFonts w:ascii="Times New Roman" w:hAnsi="Times New Roman" w:cs="Times New Roman"/>
          <w:bCs/>
          <w:color w:val="000000" w:themeColor="text1"/>
          <w:sz w:val="24"/>
          <w:szCs w:val="24"/>
        </w:rPr>
        <w:t xml:space="preserve">, sheet </w:t>
      </w:r>
      <w:r w:rsidR="0087449B">
        <w:rPr>
          <w:rFonts w:ascii="Times New Roman" w:hAnsi="Times New Roman" w:cs="Times New Roman"/>
          <w:bCs/>
          <w:color w:val="000000" w:themeColor="text1"/>
          <w:sz w:val="24"/>
          <w:szCs w:val="24"/>
        </w:rPr>
        <w:t>(</w:t>
      </w:r>
      <w:r w:rsidR="0087449B" w:rsidRPr="0018770A">
        <w:rPr>
          <w:rFonts w:ascii="Times New Roman" w:hAnsi="Times New Roman" w:cs="Times New Roman"/>
          <w:bCs/>
          <w:i/>
          <w:color w:val="000000" w:themeColor="text1"/>
          <w:sz w:val="24"/>
          <w:szCs w:val="24"/>
        </w:rPr>
        <w:t>s</w:t>
      </w:r>
      <w:r w:rsidR="0087449B" w:rsidRPr="0018770A">
        <w:rPr>
          <w:rFonts w:ascii="Times New Roman" w:hAnsi="Times New Roman" w:cs="Times New Roman"/>
          <w:bCs/>
          <w:color w:val="000000" w:themeColor="text1"/>
          <w:sz w:val="24"/>
          <w:szCs w:val="24"/>
        </w:rPr>
        <w:t xml:space="preserve"> </w:t>
      </w:r>
      <w:r w:rsidR="0087449B">
        <w:rPr>
          <w:rFonts w:ascii="Times New Roman" w:hAnsi="Times New Roman" w:cs="Times New Roman"/>
          <w:bCs/>
          <w:color w:val="000000" w:themeColor="text1"/>
          <w:sz w:val="24"/>
          <w:szCs w:val="24"/>
        </w:rPr>
        <w:t xml:space="preserve">) </w:t>
      </w:r>
      <w:r w:rsidR="003A03F8" w:rsidRPr="0018770A">
        <w:rPr>
          <w:rFonts w:ascii="Times New Roman" w:hAnsi="Times New Roman" w:cs="Times New Roman"/>
          <w:bCs/>
          <w:color w:val="000000" w:themeColor="text1"/>
          <w:sz w:val="24"/>
          <w:szCs w:val="24"/>
        </w:rPr>
        <w:t xml:space="preserve">and sheet normal </w:t>
      </w:r>
      <w:r w:rsidR="0087449B">
        <w:rPr>
          <w:rFonts w:ascii="Times New Roman" w:hAnsi="Times New Roman" w:cs="Times New Roman"/>
          <w:bCs/>
          <w:color w:val="000000" w:themeColor="text1"/>
          <w:sz w:val="24"/>
          <w:szCs w:val="24"/>
        </w:rPr>
        <w:t>(</w:t>
      </w:r>
      <w:r w:rsidR="0087449B" w:rsidRPr="0018770A">
        <w:rPr>
          <w:rFonts w:ascii="Times New Roman" w:hAnsi="Times New Roman" w:cs="Times New Roman"/>
          <w:bCs/>
          <w:i/>
          <w:color w:val="000000" w:themeColor="text1"/>
          <w:sz w:val="24"/>
          <w:szCs w:val="24"/>
        </w:rPr>
        <w:t>n</w:t>
      </w:r>
      <w:r w:rsidR="0087449B" w:rsidRPr="0018770A">
        <w:rPr>
          <w:rFonts w:ascii="Times New Roman" w:hAnsi="Times New Roman" w:cs="Times New Roman"/>
          <w:bCs/>
          <w:color w:val="000000" w:themeColor="text1"/>
          <w:sz w:val="24"/>
          <w:szCs w:val="24"/>
        </w:rPr>
        <w:t xml:space="preserve"> </w:t>
      </w:r>
      <w:r w:rsidR="0087449B">
        <w:rPr>
          <w:rFonts w:ascii="Times New Roman" w:hAnsi="Times New Roman" w:cs="Times New Roman"/>
          <w:bCs/>
          <w:color w:val="000000" w:themeColor="text1"/>
          <w:sz w:val="24"/>
          <w:szCs w:val="24"/>
        </w:rPr>
        <w:t xml:space="preserve">) </w:t>
      </w:r>
      <w:r w:rsidR="003A03F8" w:rsidRPr="0018770A">
        <w:rPr>
          <w:rFonts w:ascii="Times New Roman" w:hAnsi="Times New Roman" w:cs="Times New Roman"/>
          <w:bCs/>
          <w:color w:val="000000" w:themeColor="text1"/>
          <w:sz w:val="24"/>
          <w:szCs w:val="24"/>
        </w:rPr>
        <w:t xml:space="preserve">directions. </w:t>
      </w:r>
      <w:r w:rsidR="002B5663" w:rsidRPr="0018770A">
        <w:rPr>
          <w:rFonts w:ascii="Times New Roman" w:hAnsi="Times New Roman" w:cs="Times New Roman"/>
          <w:bCs/>
          <w:color w:val="000000" w:themeColor="text1"/>
          <w:sz w:val="24"/>
          <w:szCs w:val="24"/>
        </w:rPr>
        <w:t xml:space="preserve">The effect of myofiber disarray is incorporated </w:t>
      </w:r>
      <w:r w:rsidR="0087449B">
        <w:rPr>
          <w:rFonts w:ascii="Times New Roman" w:hAnsi="Times New Roman" w:cs="Times New Roman"/>
          <w:bCs/>
          <w:color w:val="000000" w:themeColor="text1"/>
          <w:sz w:val="24"/>
          <w:szCs w:val="24"/>
        </w:rPr>
        <w:t xml:space="preserve">via </w:t>
      </w:r>
      <w:r w:rsidR="007B582D">
        <w:rPr>
          <w:rFonts w:ascii="Times New Roman" w:hAnsi="Times New Roman" w:cs="Times New Roman"/>
          <w:bCs/>
          <w:color w:val="000000" w:themeColor="text1"/>
          <w:sz w:val="24"/>
          <w:szCs w:val="24"/>
        </w:rPr>
        <w:t>the</w:t>
      </w:r>
      <w:r w:rsidR="002B5663" w:rsidRPr="0018770A">
        <w:rPr>
          <w:rFonts w:ascii="Times New Roman" w:hAnsi="Times New Roman" w:cs="Times New Roman"/>
          <w:bCs/>
          <w:color w:val="000000" w:themeColor="text1"/>
          <w:sz w:val="24"/>
          <w:szCs w:val="24"/>
        </w:rPr>
        <w:t xml:space="preserve"> </w:t>
      </w:r>
      <w:r w:rsidR="00C257E8" w:rsidRPr="0018770A">
        <w:rPr>
          <w:rFonts w:ascii="Times New Roman" w:hAnsi="Times New Roman" w:cs="Times New Roman"/>
          <w:bCs/>
          <w:color w:val="000000" w:themeColor="text1"/>
          <w:sz w:val="24"/>
          <w:szCs w:val="24"/>
        </w:rPr>
        <w:t>invariant</w:t>
      </w:r>
      <m:oMath>
        <m:r>
          <w:rPr>
            <w:rFonts w:ascii="Cambria Math" w:hAnsi="Cambria Math" w:cs="Times New Roman"/>
            <w:color w:val="000000" w:themeColor="text1"/>
            <w:sz w:val="24"/>
            <w:szCs w:val="24"/>
          </w:rPr>
          <m:t xml:space="preserve"> </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I</m:t>
            </m:r>
          </m:e>
          <m:sub>
            <m:r>
              <w:rPr>
                <w:rFonts w:ascii="Cambria Math" w:hAnsi="Cambria Math" w:cs="Times New Roman"/>
                <w:color w:val="000000" w:themeColor="text1"/>
                <w:sz w:val="24"/>
                <w:szCs w:val="24"/>
              </w:rPr>
              <m:t>4f</m:t>
            </m:r>
          </m:sub>
        </m:sSub>
      </m:oMath>
      <w:r w:rsidR="002B5663" w:rsidRPr="0018770A">
        <w:rPr>
          <w:rFonts w:ascii="Times New Roman" w:eastAsiaTheme="minorEastAsia" w:hAnsi="Times New Roman" w:cs="Times New Roman"/>
          <w:bCs/>
          <w:color w:val="000000" w:themeColor="text1"/>
          <w:sz w:val="24"/>
          <w:szCs w:val="24"/>
        </w:rPr>
        <w:t>.</w:t>
      </w:r>
      <w:r w:rsidR="002B5663" w:rsidRPr="0018770A">
        <w:rPr>
          <w:rFonts w:ascii="Times New Roman" w:hAnsi="Times New Roman" w:cs="Times New Roman"/>
          <w:bCs/>
          <w:color w:val="000000" w:themeColor="text1"/>
          <w:sz w:val="24"/>
          <w:szCs w:val="24"/>
        </w:rPr>
        <w:t xml:space="preserve"> </w:t>
      </w:r>
      <w:r w:rsidR="003A03F8" w:rsidRPr="0018770A">
        <w:rPr>
          <w:rFonts w:ascii="Times New Roman" w:hAnsi="Times New Roman" w:cs="Times New Roman"/>
          <w:bCs/>
          <w:color w:val="000000" w:themeColor="text1"/>
          <w:sz w:val="24"/>
          <w:szCs w:val="24"/>
        </w:rPr>
        <w:t>Material parameters of the passive constitutive mo</w:t>
      </w:r>
      <w:r w:rsidR="00C257E8">
        <w:rPr>
          <w:rFonts w:ascii="Times New Roman" w:hAnsi="Times New Roman" w:cs="Times New Roman"/>
          <w:bCs/>
          <w:color w:val="000000" w:themeColor="text1"/>
          <w:sz w:val="24"/>
          <w:szCs w:val="24"/>
        </w:rPr>
        <w:t xml:space="preserve">del </w:t>
      </w:r>
      <w:r w:rsidR="007B582D">
        <w:rPr>
          <w:rFonts w:ascii="Times New Roman" w:hAnsi="Times New Roman" w:cs="Times New Roman"/>
          <w:bCs/>
          <w:color w:val="000000" w:themeColor="text1"/>
          <w:sz w:val="24"/>
          <w:szCs w:val="24"/>
        </w:rPr>
        <w:t xml:space="preserve">are </w:t>
      </w:r>
      <w:r w:rsidR="00C257E8">
        <w:rPr>
          <w:rFonts w:ascii="Times New Roman" w:hAnsi="Times New Roman" w:cs="Times New Roman"/>
          <w:bCs/>
          <w:color w:val="000000" w:themeColor="text1"/>
          <w:sz w:val="24"/>
          <w:szCs w:val="24"/>
        </w:rPr>
        <w:t>denoted by</w:t>
      </w:r>
      <m:oMath>
        <m:r>
          <w:rPr>
            <w:rFonts w:ascii="Cambria Math" w:hAnsi="Cambria Math" w:cs="Times New Roman"/>
            <w:color w:val="000000" w:themeColor="text1"/>
            <w:sz w:val="24"/>
            <w:szCs w:val="24"/>
          </w:rPr>
          <m:t xml:space="preserve"> a, b, </m:t>
        </m:r>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f</m:t>
            </m:r>
          </m:sub>
        </m:sSub>
        <m:r>
          <w:rPr>
            <w:rFonts w:ascii="Cambria Math" w:hAnsi="Cambria Math" w:cs="Times New Roman"/>
            <w:color w:val="000000" w:themeColor="text1"/>
            <w:sz w:val="24"/>
            <w:szCs w:val="24"/>
          </w:rPr>
          <m:t>, </m:t>
        </m:r>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b</m:t>
            </m:r>
          </m:e>
          <m:sub>
            <m:r>
              <w:rPr>
                <w:rFonts w:ascii="Cambria Math" w:hAnsi="Cambria Math" w:cs="Times New Roman"/>
                <w:color w:val="000000" w:themeColor="text1"/>
                <w:sz w:val="24"/>
                <w:szCs w:val="24"/>
              </w:rPr>
              <m:t>f</m:t>
            </m:r>
          </m:sub>
        </m:sSub>
        <m:r>
          <w:rPr>
            <w:rFonts w:ascii="Cambria Math" w:hAnsi="Cambria Math" w:cs="Times New Roman"/>
            <w:color w:val="000000" w:themeColor="text1"/>
            <w:sz w:val="24"/>
            <w:szCs w:val="24"/>
          </w:rPr>
          <m:t>, </m:t>
        </m:r>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s</m:t>
            </m:r>
          </m:sub>
        </m:sSub>
        <m:r>
          <w:rPr>
            <w:rFonts w:ascii="Cambria Math" w:hAnsi="Cambria Math" w:cs="Times New Roman"/>
            <w:color w:val="000000" w:themeColor="text1"/>
            <w:sz w:val="24"/>
            <w:szCs w:val="24"/>
          </w:rPr>
          <m:t>, </m:t>
        </m:r>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b</m:t>
            </m:r>
          </m:e>
          <m:sub>
            <m:r>
              <w:rPr>
                <w:rFonts w:ascii="Cambria Math" w:hAnsi="Cambria Math" w:cs="Times New Roman"/>
                <w:color w:val="000000" w:themeColor="text1"/>
                <w:sz w:val="24"/>
                <w:szCs w:val="24"/>
              </w:rPr>
              <m:t>s</m:t>
            </m:r>
          </m:sub>
        </m:sSub>
        <m:r>
          <w:rPr>
            <w:rFonts w:ascii="Cambria Math" w:hAnsi="Cambria Math" w:cs="Times New Roman"/>
            <w:color w:val="000000" w:themeColor="text1"/>
            <w:sz w:val="24"/>
            <w:szCs w:val="24"/>
          </w:rPr>
          <m:t>, </m:t>
        </m:r>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fs</m:t>
            </m:r>
          </m:sub>
        </m:sSub>
        <m:r>
          <w:rPr>
            <w:rFonts w:ascii="Cambria Math" w:hAnsi="Cambria Math" w:cs="Times New Roman"/>
            <w:color w:val="000000" w:themeColor="text1"/>
            <w:sz w:val="24"/>
            <w:szCs w:val="24"/>
          </w:rPr>
          <m:t xml:space="preserve"> and </m:t>
        </m:r>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b</m:t>
            </m:r>
          </m:e>
          <m:sub>
            <m:r>
              <w:rPr>
                <w:rFonts w:ascii="Cambria Math" w:hAnsi="Cambria Math" w:cs="Times New Roman"/>
                <w:color w:val="000000" w:themeColor="text1"/>
                <w:sz w:val="24"/>
                <w:szCs w:val="24"/>
              </w:rPr>
              <m:t>fs</m:t>
            </m:r>
          </m:sub>
        </m:sSub>
      </m:oMath>
      <w:r w:rsidR="003A03F8" w:rsidRPr="0018770A">
        <w:rPr>
          <w:rFonts w:ascii="Times New Roman" w:hAnsi="Times New Roman" w:cs="Times New Roman"/>
          <w:bCs/>
          <w:color w:val="000000" w:themeColor="text1"/>
          <w:sz w:val="24"/>
          <w:szCs w:val="24"/>
        </w:rPr>
        <w:t>.</w:t>
      </w:r>
    </w:p>
    <w:p w14:paraId="2674182D" w14:textId="17DCC4E3" w:rsidR="003A03F8" w:rsidRPr="0018770A" w:rsidRDefault="003A03F8" w:rsidP="00E946F3">
      <w:pPr>
        <w:spacing w:line="240" w:lineRule="auto"/>
        <w:ind w:firstLine="720"/>
        <w:jc w:val="both"/>
        <w:rPr>
          <w:rFonts w:ascii="Times New Roman" w:hAnsi="Times New Roman" w:cs="Times New Roman"/>
          <w:bCs/>
          <w:iCs/>
          <w:color w:val="000000" w:themeColor="text1"/>
          <w:sz w:val="24"/>
          <w:szCs w:val="24"/>
        </w:rPr>
      </w:pPr>
      <w:r w:rsidRPr="0018770A">
        <w:rPr>
          <w:rFonts w:ascii="Times New Roman" w:hAnsi="Times New Roman" w:cs="Times New Roman"/>
          <w:bCs/>
          <w:color w:val="000000" w:themeColor="text1"/>
          <w:sz w:val="24"/>
          <w:szCs w:val="24"/>
        </w:rPr>
        <w:t xml:space="preserve">Active stress </w:t>
      </w:r>
      <w:r w:rsidRPr="0018770A">
        <w:rPr>
          <w:rFonts w:ascii="Times New Roman" w:hAnsi="Times New Roman" w:cs="Times New Roman"/>
          <w:bCs/>
          <w:iCs/>
          <w:color w:val="000000" w:themeColor="text1"/>
          <w:sz w:val="24"/>
          <w:szCs w:val="24"/>
        </w:rPr>
        <w:t xml:space="preserve">was calculated </w:t>
      </w:r>
      <w:r w:rsidRPr="0018770A">
        <w:rPr>
          <w:rFonts w:ascii="Times New Roman" w:hAnsi="Times New Roman" w:cs="Times New Roman"/>
          <w:bCs/>
          <w:color w:val="000000" w:themeColor="text1"/>
          <w:sz w:val="24"/>
          <w:szCs w:val="24"/>
        </w:rPr>
        <w:t>based on</w:t>
      </w:r>
      <w:r w:rsidRPr="0018770A">
        <w:rPr>
          <w:rFonts w:ascii="Times New Roman" w:hAnsi="Times New Roman" w:cs="Times New Roman"/>
          <w:bCs/>
          <w:iCs/>
          <w:color w:val="000000" w:themeColor="text1"/>
          <w:sz w:val="24"/>
          <w:szCs w:val="24"/>
        </w:rPr>
        <w:t xml:space="preserve"> a previously developed active contraction model </w:t>
      </w:r>
      <w:r w:rsidRPr="0018770A">
        <w:rPr>
          <w:rFonts w:ascii="Times New Roman" w:hAnsi="Times New Roman" w:cs="Times New Roman"/>
          <w:bCs/>
          <w:iCs/>
          <w:color w:val="000000" w:themeColor="text1"/>
          <w:sz w:val="24"/>
          <w:szCs w:val="24"/>
        </w:rPr>
        <w:fldChar w:fldCharType="begin" w:fldLock="1"/>
      </w:r>
      <w:r w:rsidR="007161F5">
        <w:rPr>
          <w:rFonts w:ascii="Times New Roman" w:hAnsi="Times New Roman" w:cs="Times New Roman"/>
          <w:bCs/>
          <w:iCs/>
          <w:color w:val="000000" w:themeColor="text1"/>
          <w:sz w:val="24"/>
          <w:szCs w:val="24"/>
        </w:rPr>
        <w:instrText>ADDIN CSL_CITATION {"citationItems":[{"id":"ITEM-1","itemData":{"DOI":"10.1115/1.2895474","ISSN":"15288951","PMID":"8445902","abstract":"Models of contracting ventricular myocardium were used to study the effects of different assumptions concerning active tension development on the distributions of stress and strain in the equatorial region of the intact left ventricle during systole. Three models of cardiac muscle contraction were incorporated in a cylindrical model for passive left ventricular mechanics developed previously [Guccione et al. ASME Journal of Biomechanical Engineering, Vol. 113, pp. 42-55 (1991)]. Systolic sarcomere length and fiber stresses predicted by a general “deactivation” model of cardiac contraction [Guccione and McCulloch, ASME Journal of Biomechanical Engineering, Vol. 115, pp. 72-81 (1993)] were compared with those computed using two less complex models of active fiber stress: In a time-varying “elastance” model, isometric tension development was computed from a function of peak intracellular calcium concentration, time after contraction onset and sarcomere length; a “Hill” model was formulated by scaling this isometric tension using the force-velocity relation derived from the deactivation model. For the same calcium ion concentration, the sarcomeres in the deactivation model shortened approximately 0.1 μm less throughout the wall at end-systole than those in the other models. Thus, muscle fibers in the intact ventricle are subjected to rapid length changes that cause deactivation during the ejection phase of a normal cardiac cycle. The deactivation model predicted rather uniform transmural profiles of fiber stress and cross-fiber stress distributions that were almost identical to those of the radial component. These three components were indistinguishable from the principal stresses. Transmural strain distributions predicted at end-systole by the deactivation model agreed closely with experimental measurements from the anterior free wall of the canine left ventricle. © 1993 by ASME.","author":[{"dropping-particle":"","family":"Guccione","given":"J. M.","non-dropping-particle":"","parse-names":false,"suffix":""},{"dropping-particle":"","family":"Waldman","given":"L. K.","non-dropping-particle":"","parse-names":false,"suffix":""},{"dropping-particle":"","family":"McCulloch","given":"A. D.","non-dropping-particle":"","parse-names":false,"suffix":""}],"container-title":"Journal of Biomechanical Engineering","id":"ITEM-1","issued":{"date-parts":[["1993"]]},"title":"Mechanics of actiwe contraction in cardiac muscle: Part II—cylindrical models of the systolic left ventricle","type":"article-journal"},"uris":["http://www.mendeley.com/documents/?uuid=cd54e23c-9dea-41d0-b5b8-68d20bd143ab"]},{"id":"ITEM-2","itemData":{"DOI":"10.1115/1.2895473","ISSN":"15288951","PMID":"8445901","abstract":"Constitutive relations for active fiber stress in cardiac muscle are proposed and parameters are found that allow these relations to fit experimental data from the literature, including the tension redeveloped following rapid deactivating length perturbations. Contraction is driven by a length-independent free calcium transient. The number of actin sites available to react with myosin is determined from the total number of actin sites (available and inhibited), free calcium and the length history-dependent association and dissociation rates of two Ca2+ ions and troponin as governed by a first-order, classical kinetics, differential equation. Finally, the relationship between active tension and the number of available actin sites is described by a general cross-bridge model. Bridges attach in a single configuration at a constant rate, the force within each cross-bridge varies linearly with position, and the rate constant of bridge detachment depends both on position and time after onset of contraction. In Part II, these constitutive relations for active stress are incorporated in a continuum mechanics model of the left ventricle that predicted end-systolic transmural strain distributions as observed experimentally. © 1993 by ASME.","author":[{"dropping-particle":"","family":"Guccione","given":"J. M.","non-dropping-particle":"","parse-names":false,"suffix":""},{"dropping-particle":"","family":"McCulloch","given":"A. D.","non-dropping-particle":"","parse-names":false,"suffix":""}],"container-title":"Journal of Biomechanical Engineering","id":"ITEM-2","issued":{"date-parts":[["1993"]]},"title":"Mechanics of actiwe contraction in cardiac muscle: Part I—constitutive relations for fiber stress that describe deactivation","type":"article-journal"},"uris":["http://www.mendeley.com/documents/?uuid=6662f001-08d4-44f7-879e-e2cc87596f99"]},{"id":"ITEM-3","itemData":{"DOI":"10.3389/fphys.2021.744855","ISSN":"1664-042X","abstract":"Myocardial supply changes to accommodate the variation of myocardial demand across the heart wall to maintain normal cardiac function. A computational framework that couples the systemic circulation of a left ventricular (LV) finite element model and coronary perfusion in a closed loop is developed to investigate the transmural distribution of the myocardial demand (work density) and supply (perfusion) ratio. Calibrated and validated against measurements of LV mechanics and coronary perfusion, the model is applied to investigate changes in the transmural distribution of passive coronary perfusion, myocardial work density, and their ratio in response to changes in LV contractility, preload, afterload, wall thickness, and cavity volume. The model predicts the following: (1) Total passive coronary flow varies from a minimum value at the endocardium to a maximum value at the epicardium transmurally that is consistent with the transmural distribution of IMP; (2) Total passive coronary flow at different transmural locations is increased with an increase in either contractility, afterload, or preload of the LV, whereas is reduced with an increase in wall thickness or cavity volume; (3) Myocardial work density at different transmural locations is increased transmurally with an increase in either contractility, afterload, preload or cavity volume of the LV, but is reduced with an increase in wall thickness; (4) Myocardial work density-perfusion mismatch ratio at different transmural locations is increased with an increase in contractility, preload, wall thickness or cavity volume of the LV, and the ratio is higher at the endocardium than the epicardium. These results suggest that an increase in either contractility, preload, wall thickness, or cavity volume of the LV can increase the vulnerability of the subendocardial region to ischemia.","author":[{"dropping-particle":"","family":"Fan","given":"Lei","non-dropping-particle":"","parse-names":false,"suffix":""},{"dropping-particle":"","family":"Namani","given":"Ravi","non-dropping-particle":"","parse-names":false,"suffix":""},{"dropping-particle":"","family":"Choy","given":"Jenny S","non-dropping-particle":"","parse-names":false,"suffix":""},{"dropping-particle":"","family":"Kassab","given":"Ghassan S","non-dropping-particle":"","parse-names":false,"suffix":""},{"dropping-particle":"","family":"Lee","given":"Lik Chuan","non-dropping-particle":"","parse-names":false,"suffix":""}],"container-title":"Frontiers in Physiology","id":"ITEM-3","issued":{"date-parts":[["2021"]]},"title":"Transmural Distribution of Coronary Perfusion and Myocardial Work Density Due to Alterations in Ventricular Loading, Geometry and Contractility","type":"article-journal","volume":"12"},"uris":["http://www.mendeley.com/documents/?uuid=716882e4-38ea-42e3-8674-fa761ea12bc1"]}],"mendeley":{"formattedCitation":"[38], [51], [52]","plainTextFormattedCitation":"[38], [51], [52]","previouslyFormattedCitation":"[38], [51], [52]"},"properties":{"noteIndex":0},"schema":"https://github.com/citation-style-language/schema/raw/master/csl-citation.json"}</w:instrText>
      </w:r>
      <w:r w:rsidRPr="0018770A">
        <w:rPr>
          <w:rFonts w:ascii="Times New Roman" w:hAnsi="Times New Roman" w:cs="Times New Roman"/>
          <w:bCs/>
          <w:iCs/>
          <w:color w:val="000000" w:themeColor="text1"/>
          <w:sz w:val="24"/>
          <w:szCs w:val="24"/>
        </w:rPr>
        <w:fldChar w:fldCharType="separate"/>
      </w:r>
      <w:r w:rsidR="00E220C9" w:rsidRPr="00E220C9">
        <w:rPr>
          <w:rFonts w:ascii="Times New Roman" w:hAnsi="Times New Roman" w:cs="Times New Roman"/>
          <w:bCs/>
          <w:iCs/>
          <w:noProof/>
          <w:color w:val="000000" w:themeColor="text1"/>
          <w:sz w:val="24"/>
          <w:szCs w:val="24"/>
        </w:rPr>
        <w:t>[38], [51], [52]</w:t>
      </w:r>
      <w:r w:rsidRPr="0018770A">
        <w:rPr>
          <w:rFonts w:ascii="Times New Roman" w:hAnsi="Times New Roman" w:cs="Times New Roman"/>
          <w:color w:val="000000" w:themeColor="text1"/>
          <w:sz w:val="24"/>
          <w:szCs w:val="24"/>
        </w:rPr>
        <w:fldChar w:fldCharType="end"/>
      </w:r>
      <w:r w:rsidRPr="0018770A">
        <w:rPr>
          <w:rFonts w:ascii="Times New Roman" w:hAnsi="Times New Roman" w:cs="Times New Roman"/>
          <w:bCs/>
          <w:color w:val="000000" w:themeColor="text1"/>
          <w:sz w:val="24"/>
          <w:szCs w:val="24"/>
        </w:rPr>
        <w:t>. Specifically, the second Piola Kirchhoff stress tensor</w:t>
      </w:r>
      <w:r w:rsidR="007D5036">
        <w:rPr>
          <w:rFonts w:ascii="Times New Roman" w:hAnsi="Times New Roman" w:cs="Times New Roman"/>
          <w:bCs/>
          <w:color w:val="000000" w:themeColor="text1"/>
          <w:sz w:val="24"/>
          <w:szCs w:val="24"/>
        </w:rPr>
        <w:t xml:space="preserve">, </w:t>
      </w:r>
      <m:oMath>
        <m:sSub>
          <m:sSubPr>
            <m:ctrlPr>
              <w:rPr>
                <w:rFonts w:ascii="Cambria Math" w:hAnsi="Cambria Math" w:cs="Times New Roman"/>
                <w:b/>
                <w:bCs/>
                <w:color w:val="000000" w:themeColor="text1"/>
                <w:sz w:val="24"/>
                <w:szCs w:val="24"/>
              </w:rPr>
            </m:ctrlPr>
          </m:sSubPr>
          <m:e>
            <m:r>
              <m:rPr>
                <m:sty m:val="bi"/>
              </m:rPr>
              <w:rPr>
                <w:rFonts w:ascii="Cambria Math" w:hAnsi="Cambria Math" w:cs="Times New Roman"/>
                <w:color w:val="000000" w:themeColor="text1"/>
                <w:sz w:val="24"/>
                <w:szCs w:val="24"/>
              </w:rPr>
              <m:t>S</m:t>
            </m:r>
          </m:e>
          <m:sub>
            <m:r>
              <m:rPr>
                <m:sty m:val="bi"/>
              </m:rPr>
              <w:rPr>
                <w:rFonts w:ascii="Cambria Math" w:hAnsi="Cambria Math" w:cs="Times New Roman"/>
                <w:color w:val="000000" w:themeColor="text1"/>
                <w:sz w:val="24"/>
                <w:szCs w:val="24"/>
              </w:rPr>
              <m:t>a</m:t>
            </m:r>
          </m:sub>
        </m:sSub>
        <m:r>
          <m:rPr>
            <m:sty m:val="bi"/>
          </m:rPr>
          <w:rPr>
            <w:rFonts w:ascii="Cambria Math" w:hAnsi="Times New Roman" w:cs="Times New Roman"/>
            <w:color w:val="000000" w:themeColor="text1"/>
            <w:sz w:val="24"/>
            <w:szCs w:val="24"/>
          </w:rPr>
          <m:t>,</m:t>
        </m:r>
      </m:oMath>
      <w:r w:rsidRPr="0018770A">
        <w:rPr>
          <w:rFonts w:ascii="Times New Roman" w:hAnsi="Times New Roman" w:cs="Times New Roman"/>
          <w:bCs/>
          <w:color w:val="000000" w:themeColor="text1"/>
          <w:sz w:val="24"/>
          <w:szCs w:val="24"/>
        </w:rPr>
        <w:t xml:space="preserve"> is given </w:t>
      </w:r>
    </w:p>
    <w:tbl>
      <w:tblPr>
        <w:tblW w:w="0" w:type="auto"/>
        <w:tblInd w:w="715" w:type="dxa"/>
        <w:tblLook w:val="04A0" w:firstRow="1" w:lastRow="0" w:firstColumn="1" w:lastColumn="0" w:noHBand="0" w:noVBand="1"/>
      </w:tblPr>
      <w:tblGrid>
        <w:gridCol w:w="6758"/>
        <w:gridCol w:w="1877"/>
      </w:tblGrid>
      <w:tr w:rsidR="003A03F8" w:rsidRPr="0018770A" w14:paraId="5B005597" w14:textId="77777777" w:rsidTr="00A75BBE">
        <w:tc>
          <w:tcPr>
            <w:tcW w:w="6758" w:type="dxa"/>
          </w:tcPr>
          <w:p w14:paraId="4ED02BD9" w14:textId="77777777" w:rsidR="003A03F8" w:rsidRPr="0018770A" w:rsidRDefault="007E3733" w:rsidP="003A03F8">
            <w:pPr>
              <w:spacing w:line="240" w:lineRule="auto"/>
              <w:jc w:val="both"/>
              <w:rPr>
                <w:rFonts w:ascii="Times New Roman" w:hAnsi="Times New Roman" w:cs="Times New Roman"/>
                <w:b/>
                <w:bCs/>
                <w:color w:val="000000" w:themeColor="text1"/>
                <w:sz w:val="24"/>
                <w:szCs w:val="24"/>
              </w:rPr>
            </w:pPr>
            <m:oMathPara>
              <m:oMath>
                <m:sSub>
                  <m:sSubPr>
                    <m:ctrlPr>
                      <w:rPr>
                        <w:rFonts w:ascii="Cambria Math" w:hAnsi="Cambria Math" w:cs="Times New Roman"/>
                        <w:b/>
                        <w:bCs/>
                        <w:color w:val="000000" w:themeColor="text1"/>
                        <w:sz w:val="24"/>
                        <w:szCs w:val="24"/>
                      </w:rPr>
                    </m:ctrlPr>
                  </m:sSubPr>
                  <m:e>
                    <m:r>
                      <m:rPr>
                        <m:sty m:val="bi"/>
                      </m:rPr>
                      <w:rPr>
                        <w:rFonts w:ascii="Cambria Math" w:hAnsi="Cambria Math" w:cs="Times New Roman"/>
                        <w:color w:val="000000" w:themeColor="text1"/>
                        <w:sz w:val="24"/>
                        <w:szCs w:val="24"/>
                      </w:rPr>
                      <m:t>S</m:t>
                    </m:r>
                  </m:e>
                  <m:sub>
                    <m:r>
                      <m:rPr>
                        <m:sty m:val="bi"/>
                      </m:rPr>
                      <w:rPr>
                        <w:rFonts w:ascii="Cambria Math" w:hAnsi="Cambria Math" w:cs="Times New Roman"/>
                        <w:color w:val="000000" w:themeColor="text1"/>
                        <w:sz w:val="24"/>
                        <w:szCs w:val="24"/>
                      </w:rPr>
                      <m:t>a</m:t>
                    </m:r>
                  </m:sub>
                </m:sSub>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max</m:t>
                    </m:r>
                  </m:sub>
                </m:sSub>
                <m:d>
                  <m:dPr>
                    <m:ctrlPr>
                      <w:rPr>
                        <w:rFonts w:ascii="Cambria Math" w:hAnsi="Cambria Math" w:cs="Times New Roman"/>
                        <w:bCs/>
                        <w:i/>
                        <w:color w:val="000000" w:themeColor="text1"/>
                        <w:sz w:val="24"/>
                        <w:szCs w:val="24"/>
                      </w:rPr>
                    </m:ctrlPr>
                  </m:dPr>
                  <m:e>
                    <m:f>
                      <m:fPr>
                        <m:ctrlPr>
                          <w:rPr>
                            <w:rFonts w:ascii="Cambria Math" w:hAnsi="Cambria Math" w:cs="Times New Roman"/>
                            <w:bCs/>
                            <w:i/>
                            <w:color w:val="000000" w:themeColor="text1"/>
                            <w:sz w:val="24"/>
                            <w:szCs w:val="24"/>
                          </w:rPr>
                        </m:ctrlPr>
                      </m:fPr>
                      <m:num>
                        <m:sSubSup>
                          <m:sSubSupPr>
                            <m:ctrlPr>
                              <w:rPr>
                                <w:rFonts w:ascii="Cambria Math" w:hAnsi="Cambria Math" w:cs="Times New Roman"/>
                                <w:bCs/>
                                <w:i/>
                                <w:color w:val="000000" w:themeColor="text1"/>
                                <w:sz w:val="24"/>
                                <w:szCs w:val="24"/>
                              </w:rPr>
                            </m:ctrlPr>
                          </m:sSubSupPr>
                          <m:e>
                            <m:r>
                              <w:rPr>
                                <w:rFonts w:ascii="Cambria Math" w:hAnsi="Cambria Math" w:cs="Times New Roman"/>
                                <w:color w:val="000000" w:themeColor="text1"/>
                                <w:sz w:val="24"/>
                                <w:szCs w:val="24"/>
                              </w:rPr>
                              <m:t>Ca</m:t>
                            </m:r>
                          </m:e>
                          <m:sub>
                            <m:r>
                              <w:rPr>
                                <w:rFonts w:ascii="Cambria Math" w:hAnsi="Cambria Math" w:cs="Times New Roman"/>
                                <w:color w:val="000000" w:themeColor="text1"/>
                                <w:sz w:val="24"/>
                                <w:szCs w:val="24"/>
                              </w:rPr>
                              <m:t>0</m:t>
                            </m:r>
                          </m:sub>
                          <m:sup>
                            <m:r>
                              <w:rPr>
                                <w:rFonts w:ascii="Cambria Math" w:hAnsi="Cambria Math" w:cs="Times New Roman"/>
                                <w:color w:val="000000" w:themeColor="text1"/>
                                <w:sz w:val="24"/>
                                <w:szCs w:val="24"/>
                              </w:rPr>
                              <m:t>2</m:t>
                            </m:r>
                          </m:sup>
                        </m:sSubSup>
                      </m:num>
                      <m:den>
                        <m:sSubSup>
                          <m:sSubSupPr>
                            <m:ctrlPr>
                              <w:rPr>
                                <w:rFonts w:ascii="Cambria Math" w:hAnsi="Cambria Math" w:cs="Times New Roman"/>
                                <w:bCs/>
                                <w:i/>
                                <w:color w:val="000000" w:themeColor="text1"/>
                                <w:sz w:val="24"/>
                                <w:szCs w:val="24"/>
                              </w:rPr>
                            </m:ctrlPr>
                          </m:sSubSupPr>
                          <m:e>
                            <m:r>
                              <w:rPr>
                                <w:rFonts w:ascii="Cambria Math" w:hAnsi="Cambria Math" w:cs="Times New Roman"/>
                                <w:color w:val="000000" w:themeColor="text1"/>
                                <w:sz w:val="24"/>
                                <w:szCs w:val="24"/>
                              </w:rPr>
                              <m:t>Ca</m:t>
                            </m:r>
                          </m:e>
                          <m:sub>
                            <m:r>
                              <w:rPr>
                                <w:rFonts w:ascii="Cambria Math" w:hAnsi="Cambria Math" w:cs="Times New Roman"/>
                                <w:color w:val="000000" w:themeColor="text1"/>
                                <w:sz w:val="24"/>
                                <w:szCs w:val="24"/>
                              </w:rPr>
                              <m:t>0</m:t>
                            </m:r>
                          </m:sub>
                          <m:sup>
                            <m:r>
                              <w:rPr>
                                <w:rFonts w:ascii="Cambria Math" w:hAnsi="Cambria Math" w:cs="Times New Roman"/>
                                <w:color w:val="000000" w:themeColor="text1"/>
                                <w:sz w:val="24"/>
                                <w:szCs w:val="24"/>
                              </w:rPr>
                              <m:t>2</m:t>
                            </m:r>
                          </m:sup>
                        </m:sSubSup>
                        <m:r>
                          <w:rPr>
                            <w:rFonts w:ascii="Cambria Math" w:hAnsi="Cambria Math" w:cs="Times New Roman"/>
                            <w:color w:val="000000" w:themeColor="text1"/>
                            <w:sz w:val="24"/>
                            <w:szCs w:val="24"/>
                          </w:rPr>
                          <m:t xml:space="preserve">+ </m:t>
                        </m:r>
                        <m:sSubSup>
                          <m:sSubSupPr>
                            <m:ctrlPr>
                              <w:rPr>
                                <w:rFonts w:ascii="Cambria Math" w:hAnsi="Cambria Math" w:cs="Times New Roman"/>
                                <w:bCs/>
                                <w:i/>
                                <w:color w:val="000000" w:themeColor="text1"/>
                                <w:sz w:val="24"/>
                                <w:szCs w:val="24"/>
                              </w:rPr>
                            </m:ctrlPr>
                          </m:sSubSupPr>
                          <m:e>
                            <m:r>
                              <w:rPr>
                                <w:rFonts w:ascii="Cambria Math" w:hAnsi="Cambria Math" w:cs="Times New Roman"/>
                                <w:color w:val="000000" w:themeColor="text1"/>
                                <w:sz w:val="24"/>
                                <w:szCs w:val="24"/>
                              </w:rPr>
                              <m:t>ECa</m:t>
                            </m:r>
                          </m:e>
                          <m:sub>
                            <m:r>
                              <w:rPr>
                                <w:rFonts w:ascii="Cambria Math" w:hAnsi="Cambria Math" w:cs="Times New Roman"/>
                                <w:color w:val="000000" w:themeColor="text1"/>
                                <w:sz w:val="24"/>
                                <w:szCs w:val="24"/>
                              </w:rPr>
                              <m:t>50</m:t>
                            </m:r>
                          </m:sub>
                          <m:sup>
                            <m:r>
                              <w:rPr>
                                <w:rFonts w:ascii="Cambria Math" w:hAnsi="Cambria Math" w:cs="Times New Roman"/>
                                <w:color w:val="000000" w:themeColor="text1"/>
                                <w:sz w:val="24"/>
                                <w:szCs w:val="24"/>
                              </w:rPr>
                              <m:t>2</m:t>
                            </m:r>
                          </m:sup>
                        </m:sSubSup>
                      </m:den>
                    </m:f>
                  </m:e>
                </m:d>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t</m:t>
                    </m:r>
                  </m:sub>
                </m:sSub>
                <m:r>
                  <m:rPr>
                    <m:sty m:val="bi"/>
                  </m:rPr>
                  <w:rPr>
                    <w:rFonts w:ascii="Cambria Math" w:hAnsi="Cambria Math" w:cs="Times New Roman"/>
                    <w:color w:val="000000" w:themeColor="text1"/>
                    <w:sz w:val="24"/>
                    <w:szCs w:val="24"/>
                  </w:rPr>
                  <m:t>H,</m:t>
                </m:r>
              </m:oMath>
            </m:oMathPara>
          </w:p>
        </w:tc>
        <w:tc>
          <w:tcPr>
            <w:tcW w:w="1877" w:type="dxa"/>
          </w:tcPr>
          <w:p w14:paraId="232EF1D6" w14:textId="76852125" w:rsidR="003A03F8" w:rsidRPr="0018770A" w:rsidRDefault="0053346C" w:rsidP="003A03F8">
            <w:pPr>
              <w:spacing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(11</w:t>
            </w:r>
            <w:r w:rsidR="003A03F8" w:rsidRPr="0018770A">
              <w:rPr>
                <w:rFonts w:ascii="Times New Roman" w:hAnsi="Times New Roman" w:cs="Times New Roman"/>
                <w:bCs/>
                <w:color w:val="000000" w:themeColor="text1"/>
                <w:sz w:val="24"/>
                <w:szCs w:val="24"/>
              </w:rPr>
              <w:t>a)</w:t>
            </w:r>
          </w:p>
        </w:tc>
      </w:tr>
    </w:tbl>
    <w:p w14:paraId="59F1D205" w14:textId="28E0AEAA" w:rsidR="003A03F8" w:rsidRPr="0018770A" w:rsidRDefault="003A03F8" w:rsidP="003A03F8">
      <w:pPr>
        <w:spacing w:line="240" w:lineRule="auto"/>
        <w:jc w:val="both"/>
        <w:rPr>
          <w:rFonts w:ascii="Times New Roman" w:hAnsi="Times New Roman" w:cs="Times New Roman"/>
          <w:bCs/>
          <w:iCs/>
          <w:color w:val="000000" w:themeColor="text1"/>
          <w:sz w:val="24"/>
          <w:szCs w:val="24"/>
        </w:rPr>
      </w:pPr>
      <w:r w:rsidRPr="0018770A">
        <w:rPr>
          <w:rFonts w:ascii="Times New Roman" w:hAnsi="Times New Roman" w:cs="Times New Roman"/>
          <w:color w:val="000000" w:themeColor="text1"/>
          <w:sz w:val="24"/>
          <w:szCs w:val="24"/>
        </w:rPr>
        <w:t xml:space="preserve">where </w:t>
      </w:r>
      <m:oMath>
        <m:r>
          <m:rPr>
            <m:sty m:val="bi"/>
          </m:rPr>
          <w:rPr>
            <w:rFonts w:ascii="Cambria Math" w:hAnsi="Cambria Math" w:cs="Times New Roman"/>
            <w:color w:val="000000" w:themeColor="text1"/>
            <w:sz w:val="24"/>
            <w:szCs w:val="24"/>
          </w:rPr>
          <m:t>H</m:t>
        </m:r>
      </m:oMath>
      <w:r w:rsidRPr="0018770A">
        <w:rPr>
          <w:rFonts w:ascii="Times New Roman" w:hAnsi="Times New Roman" w:cs="Times New Roman"/>
          <w:bCs/>
          <w:color w:val="000000" w:themeColor="text1"/>
          <w:sz w:val="24"/>
          <w:szCs w:val="24"/>
        </w:rPr>
        <w:t xml:space="preserve">  is the structure tensor,</w:t>
      </w:r>
      <w:r w:rsidRPr="0018770A">
        <w:rPr>
          <w:rFonts w:ascii="Times New Roman" w:hAnsi="Times New Roman" w:cs="Times New Roman"/>
          <w:bCs/>
          <w:iCs/>
          <w:color w:val="000000" w:themeColor="text1"/>
          <w:sz w:val="24"/>
          <w:szCs w:val="24"/>
        </w:rPr>
        <w:t xml:space="preserve"> </w:t>
      </w:r>
      <w:proofErr w:type="spellStart"/>
      <w:r w:rsidRPr="0018770A">
        <w:rPr>
          <w:rFonts w:ascii="Times New Roman" w:hAnsi="Times New Roman" w:cs="Times New Roman"/>
          <w:bCs/>
          <w:i/>
          <w:iCs/>
          <w:color w:val="000000" w:themeColor="text1"/>
          <w:sz w:val="24"/>
          <w:szCs w:val="24"/>
        </w:rPr>
        <w:t>T</w:t>
      </w:r>
      <w:r w:rsidRPr="0018770A">
        <w:rPr>
          <w:rFonts w:ascii="Times New Roman" w:hAnsi="Times New Roman" w:cs="Times New Roman"/>
          <w:bCs/>
          <w:i/>
          <w:iCs/>
          <w:color w:val="000000" w:themeColor="text1"/>
          <w:sz w:val="24"/>
          <w:szCs w:val="24"/>
          <w:vertAlign w:val="subscript"/>
        </w:rPr>
        <w:t>max</w:t>
      </w:r>
      <w:proofErr w:type="spellEnd"/>
      <w:r w:rsidRPr="0018770A">
        <w:rPr>
          <w:rFonts w:ascii="Times New Roman" w:hAnsi="Times New Roman" w:cs="Times New Roman"/>
          <w:bCs/>
          <w:iCs/>
          <w:color w:val="000000" w:themeColor="text1"/>
          <w:sz w:val="24"/>
          <w:szCs w:val="24"/>
        </w:rPr>
        <w:t xml:space="preserve"> is </w:t>
      </w:r>
      <w:r w:rsidR="007B582D">
        <w:rPr>
          <w:rFonts w:ascii="Times New Roman" w:hAnsi="Times New Roman" w:cs="Times New Roman"/>
          <w:bCs/>
          <w:iCs/>
          <w:color w:val="000000" w:themeColor="text1"/>
          <w:sz w:val="24"/>
          <w:szCs w:val="24"/>
        </w:rPr>
        <w:t xml:space="preserve">a scaling parameter that characterizes the </w:t>
      </w:r>
      <w:r w:rsidR="005A3805">
        <w:rPr>
          <w:rFonts w:ascii="Times New Roman" w:hAnsi="Times New Roman" w:cs="Times New Roman"/>
          <w:bCs/>
          <w:iCs/>
          <w:color w:val="000000" w:themeColor="text1"/>
          <w:sz w:val="24"/>
          <w:szCs w:val="24"/>
        </w:rPr>
        <w:t>myofiber</w:t>
      </w:r>
      <w:r w:rsidR="007B582D">
        <w:rPr>
          <w:rFonts w:ascii="Times New Roman" w:hAnsi="Times New Roman" w:cs="Times New Roman"/>
          <w:bCs/>
          <w:iCs/>
          <w:color w:val="000000" w:themeColor="text1"/>
          <w:sz w:val="24"/>
          <w:szCs w:val="24"/>
        </w:rPr>
        <w:t xml:space="preserve"> contractility</w:t>
      </w:r>
      <w:r w:rsidRPr="0018770A">
        <w:rPr>
          <w:rFonts w:ascii="Times New Roman" w:hAnsi="Times New Roman" w:cs="Times New Roman"/>
          <w:bCs/>
          <w:iCs/>
          <w:color w:val="000000" w:themeColor="text1"/>
          <w:sz w:val="24"/>
          <w:szCs w:val="24"/>
        </w:rPr>
        <w:t xml:space="preserve"> and</w:t>
      </w:r>
      <w:r w:rsidRPr="0018770A">
        <w:rPr>
          <w:rFonts w:ascii="Times New Roman" w:hAnsi="Times New Roman" w:cs="Times New Roman"/>
          <w:bCs/>
          <w:i/>
          <w:iCs/>
          <w:color w:val="000000" w:themeColor="text1"/>
          <w:sz w:val="24"/>
          <w:szCs w:val="24"/>
        </w:rPr>
        <w:t xml:space="preserve">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Ca</m:t>
            </m:r>
          </m:e>
          <m:sub>
            <m:r>
              <w:rPr>
                <w:rFonts w:ascii="Cambria Math" w:hAnsi="Cambria Math" w:cs="Times New Roman"/>
                <w:color w:val="000000" w:themeColor="text1"/>
                <w:sz w:val="24"/>
                <w:szCs w:val="24"/>
              </w:rPr>
              <m:t>0</m:t>
            </m:r>
          </m:sub>
        </m:sSub>
        <m:r>
          <m:rPr>
            <m:sty m:val="p"/>
          </m:rPr>
          <w:rPr>
            <w:rFonts w:ascii="Cambria Math" w:hAnsi="Cambria Math" w:cs="Times New Roman"/>
            <w:color w:val="000000" w:themeColor="text1"/>
            <w:sz w:val="24"/>
            <w:szCs w:val="24"/>
          </w:rPr>
          <m:t xml:space="preserve"> </m:t>
        </m:r>
      </m:oMath>
      <w:r w:rsidRPr="0018770A">
        <w:rPr>
          <w:rFonts w:ascii="Times New Roman" w:hAnsi="Times New Roman" w:cs="Times New Roman"/>
          <w:bCs/>
          <w:iCs/>
          <w:color w:val="000000" w:themeColor="text1"/>
          <w:sz w:val="24"/>
          <w:szCs w:val="24"/>
        </w:rPr>
        <w:t xml:space="preserve">denotes the peak intracellular calcium concentration. </w:t>
      </w:r>
      <w:r w:rsidR="008E75D2">
        <w:rPr>
          <w:rFonts w:ascii="Times New Roman" w:hAnsi="Times New Roman" w:cs="Times New Roman"/>
          <w:bCs/>
          <w:iCs/>
          <w:color w:val="000000" w:themeColor="text1"/>
          <w:sz w:val="24"/>
          <w:szCs w:val="24"/>
        </w:rPr>
        <w:t xml:space="preserve">We note that </w:t>
      </w:r>
      <w:r w:rsidR="00E5581C">
        <w:rPr>
          <w:rFonts w:ascii="Times New Roman" w:hAnsi="Times New Roman" w:cs="Times New Roman"/>
          <w:bCs/>
          <w:iCs/>
          <w:color w:val="000000" w:themeColor="text1"/>
          <w:sz w:val="24"/>
          <w:szCs w:val="24"/>
        </w:rPr>
        <w:t xml:space="preserve">when </w:t>
      </w:r>
      <m:oMath>
        <m:r>
          <w:rPr>
            <w:rFonts w:ascii="Cambria Math" w:hAnsi="Cambria Math" w:cs="Times New Roman"/>
            <w:color w:val="000000" w:themeColor="text1"/>
            <w:sz w:val="24"/>
            <w:szCs w:val="24"/>
          </w:rPr>
          <m:t>κ=0</m:t>
        </m:r>
      </m:oMath>
      <w:r w:rsidR="00E5581C">
        <w:rPr>
          <w:rFonts w:ascii="Times New Roman" w:eastAsiaTheme="minorEastAsia" w:hAnsi="Times New Roman" w:cs="Times New Roman"/>
          <w:color w:val="000000" w:themeColor="text1"/>
          <w:sz w:val="24"/>
          <w:szCs w:val="24"/>
        </w:rPr>
        <w:t xml:space="preserve"> (perfect alignment of the myofiber), </w:t>
      </w:r>
      <m:oMath>
        <m:r>
          <m:rPr>
            <m:sty m:val="bi"/>
          </m:rPr>
          <w:rPr>
            <w:rFonts w:ascii="Cambria Math" w:hAnsi="Cambria Math" w:cs="Times New Roman"/>
            <w:color w:val="000000" w:themeColor="text1"/>
            <w:sz w:val="24"/>
            <w:szCs w:val="24"/>
          </w:rPr>
          <m:t>H=</m:t>
        </m:r>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e</m:t>
            </m:r>
          </m:e>
          <m:sub>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0</m:t>
                </m:r>
              </m:sub>
            </m:sSub>
          </m:sub>
        </m:sSub>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e</m:t>
            </m:r>
          </m:e>
          <m:sub>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0</m:t>
                </m:r>
              </m:sub>
            </m:sSub>
          </m:sub>
        </m:sSub>
      </m:oMath>
      <w:r w:rsidR="00E5581C">
        <w:rPr>
          <w:rFonts w:ascii="Times New Roman" w:eastAsiaTheme="minorEastAsia" w:hAnsi="Times New Roman" w:cs="Times New Roman"/>
          <w:bCs/>
          <w:color w:val="000000" w:themeColor="text1"/>
          <w:sz w:val="24"/>
          <w:szCs w:val="24"/>
        </w:rPr>
        <w:t xml:space="preserve">and the active stress is directed only in the mean myofiber direction </w:t>
      </w:r>
      <m:oMath>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e</m:t>
            </m:r>
          </m:e>
          <m:sub>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0</m:t>
                </m:r>
              </m:sub>
            </m:sSub>
          </m:sub>
        </m:sSub>
        <m:r>
          <w:rPr>
            <w:rFonts w:ascii="Cambria Math" w:hAnsi="Cambria Math" w:cs="Times New Roman"/>
            <w:color w:val="000000" w:themeColor="text1"/>
            <w:sz w:val="24"/>
            <w:szCs w:val="24"/>
          </w:rPr>
          <m:t>.</m:t>
        </m:r>
      </m:oMath>
      <w:r w:rsidR="00E5581C">
        <w:rPr>
          <w:rFonts w:ascii="Times New Roman" w:hAnsi="Times New Roman" w:cs="Times New Roman"/>
          <w:bCs/>
          <w:iCs/>
          <w:color w:val="000000" w:themeColor="text1"/>
          <w:sz w:val="24"/>
          <w:szCs w:val="24"/>
        </w:rPr>
        <w:t xml:space="preserve"> </w:t>
      </w:r>
      <w:r w:rsidR="007B582D">
        <w:rPr>
          <w:rFonts w:ascii="Times New Roman" w:hAnsi="Times New Roman" w:cs="Times New Roman"/>
          <w:bCs/>
          <w:iCs/>
          <w:color w:val="000000" w:themeColor="text1"/>
          <w:sz w:val="24"/>
          <w:szCs w:val="24"/>
        </w:rPr>
        <w:t>T</w:t>
      </w:r>
      <w:r w:rsidR="007D5036" w:rsidRPr="007D5036">
        <w:rPr>
          <w:rFonts w:ascii="Times New Roman" w:hAnsi="Times New Roman" w:cs="Times New Roman"/>
          <w:bCs/>
          <w:iCs/>
          <w:color w:val="000000" w:themeColor="text1"/>
          <w:sz w:val="24"/>
          <w:szCs w:val="24"/>
        </w:rPr>
        <w:t xml:space="preserve">he first Piola Kirchhoff </w:t>
      </w:r>
      <w:r w:rsidR="007B582D">
        <w:rPr>
          <w:rFonts w:ascii="Times New Roman" w:hAnsi="Times New Roman" w:cs="Times New Roman"/>
          <w:bCs/>
          <w:iCs/>
          <w:color w:val="000000" w:themeColor="text1"/>
          <w:sz w:val="24"/>
          <w:szCs w:val="24"/>
        </w:rPr>
        <w:t xml:space="preserve">active </w:t>
      </w:r>
      <w:r w:rsidR="007D5036" w:rsidRPr="007D5036">
        <w:rPr>
          <w:rFonts w:ascii="Times New Roman" w:hAnsi="Times New Roman" w:cs="Times New Roman"/>
          <w:bCs/>
          <w:iCs/>
          <w:color w:val="000000" w:themeColor="text1"/>
          <w:sz w:val="24"/>
          <w:szCs w:val="24"/>
        </w:rPr>
        <w:t>stress tensor</w:t>
      </w:r>
      <w:r w:rsidR="001A14EB">
        <w:rPr>
          <w:rFonts w:ascii="Times New Roman" w:hAnsi="Times New Roman" w:cs="Times New Roman"/>
          <w:bCs/>
          <w:iCs/>
          <w:color w:val="000000" w:themeColor="text1"/>
          <w:sz w:val="24"/>
          <w:szCs w:val="24"/>
        </w:rPr>
        <w:t xml:space="preserve"> </w:t>
      </w:r>
      <w:r w:rsidR="007B582D">
        <w:rPr>
          <w:rFonts w:ascii="Times New Roman" w:hAnsi="Times New Roman" w:cs="Times New Roman"/>
          <w:bCs/>
          <w:iCs/>
          <w:color w:val="000000" w:themeColor="text1"/>
          <w:sz w:val="24"/>
          <w:szCs w:val="24"/>
        </w:rPr>
        <w:t>is given as</w:t>
      </w:r>
      <m:oMath>
        <m:sSub>
          <m:sSubPr>
            <m:ctrlPr>
              <w:rPr>
                <w:rFonts w:ascii="Cambria Math" w:hAnsi="Cambria Math" w:cs="Times New Roman"/>
                <w:b/>
                <w:bCs/>
                <w:color w:val="000000" w:themeColor="text1"/>
                <w:sz w:val="24"/>
                <w:szCs w:val="24"/>
              </w:rPr>
            </m:ctrlPr>
          </m:sSubPr>
          <m:e>
            <m:r>
              <m:rPr>
                <m:sty m:val="bi"/>
              </m:rPr>
              <w:rPr>
                <w:rFonts w:ascii="Cambria Math" w:hAnsi="Cambria Math" w:cs="Times New Roman"/>
                <w:color w:val="000000" w:themeColor="text1"/>
                <w:sz w:val="24"/>
                <w:szCs w:val="24"/>
              </w:rPr>
              <m:t xml:space="preserve"> P</m:t>
            </m:r>
          </m:e>
          <m:sub>
            <m:r>
              <m:rPr>
                <m:sty m:val="bi"/>
              </m:rPr>
              <w:rPr>
                <w:rFonts w:ascii="Cambria Math" w:hAnsi="Cambria Math" w:cs="Times New Roman"/>
                <w:color w:val="000000" w:themeColor="text1"/>
                <w:sz w:val="24"/>
                <w:szCs w:val="24"/>
              </w:rPr>
              <m:t>a</m:t>
            </m:r>
          </m:sub>
        </m:sSub>
        <m:r>
          <m:rPr>
            <m:sty m:val="bi"/>
          </m:rPr>
          <w:rPr>
            <w:rFonts w:ascii="Cambria Math" w:hAnsi="Cambria Math" w:cs="Times New Roman"/>
            <w:color w:val="000000" w:themeColor="text1"/>
            <w:sz w:val="24"/>
            <w:szCs w:val="24"/>
          </w:rPr>
          <m:t>= F</m:t>
        </m:r>
        <m:sSub>
          <m:sSubPr>
            <m:ctrlPr>
              <w:rPr>
                <w:rFonts w:ascii="Cambria Math" w:hAnsi="Cambria Math" w:cs="Times New Roman"/>
                <w:b/>
                <w:bCs/>
                <w:i/>
                <w:color w:val="000000" w:themeColor="text1"/>
                <w:sz w:val="24"/>
                <w:szCs w:val="24"/>
              </w:rPr>
            </m:ctrlPr>
          </m:sSubPr>
          <m:e>
            <m:r>
              <m:rPr>
                <m:sty m:val="bi"/>
              </m:rPr>
              <w:rPr>
                <w:rFonts w:ascii="Cambria Math" w:hAnsi="Cambria Math" w:cs="Times New Roman"/>
                <w:color w:val="000000" w:themeColor="text1"/>
                <w:sz w:val="24"/>
                <w:szCs w:val="24"/>
              </w:rPr>
              <m:t>S</m:t>
            </m:r>
          </m:e>
          <m:sub>
            <m:r>
              <m:rPr>
                <m:sty m:val="bi"/>
              </m:rPr>
              <w:rPr>
                <w:rFonts w:ascii="Cambria Math" w:hAnsi="Cambria Math" w:cs="Times New Roman"/>
                <w:color w:val="000000" w:themeColor="text1"/>
                <w:sz w:val="24"/>
                <w:szCs w:val="24"/>
              </w:rPr>
              <m:t>a</m:t>
            </m:r>
          </m:sub>
        </m:sSub>
        <m:r>
          <m:rPr>
            <m:sty m:val="bi"/>
          </m:rPr>
          <w:rPr>
            <w:rFonts w:ascii="Cambria Math" w:eastAsiaTheme="minorEastAsia" w:hAnsi="Cambria Math" w:cs="Times New Roman"/>
            <w:color w:val="000000" w:themeColor="text1"/>
            <w:sz w:val="24"/>
            <w:szCs w:val="24"/>
          </w:rPr>
          <m:t xml:space="preserve">. </m:t>
        </m:r>
      </m:oMath>
      <w:r w:rsidR="00F23D55">
        <w:rPr>
          <w:rFonts w:ascii="Times New Roman" w:hAnsi="Times New Roman" w:cs="Times New Roman"/>
          <w:bCs/>
          <w:iCs/>
          <w:color w:val="000000" w:themeColor="text1"/>
          <w:sz w:val="24"/>
          <w:szCs w:val="24"/>
        </w:rPr>
        <w:t>L</w:t>
      </w:r>
      <w:r w:rsidRPr="0018770A">
        <w:rPr>
          <w:rFonts w:ascii="Times New Roman" w:hAnsi="Times New Roman" w:cs="Times New Roman"/>
          <w:bCs/>
          <w:iCs/>
          <w:color w:val="000000" w:themeColor="text1"/>
          <w:sz w:val="24"/>
          <w:szCs w:val="24"/>
        </w:rPr>
        <w:t xml:space="preserve">ength dependent calcium sensitivity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ECa</m:t>
            </m:r>
          </m:e>
          <m:sub>
            <m:r>
              <w:rPr>
                <w:rFonts w:ascii="Cambria Math" w:hAnsi="Cambria Math" w:cs="Times New Roman"/>
                <w:color w:val="000000" w:themeColor="text1"/>
                <w:sz w:val="24"/>
                <w:szCs w:val="24"/>
              </w:rPr>
              <m:t>50</m:t>
            </m:r>
          </m:sub>
        </m:sSub>
        <m:r>
          <m:rPr>
            <m:sty m:val="p"/>
          </m:rPr>
          <w:rPr>
            <w:rFonts w:ascii="Cambria Math" w:hAnsi="Cambria Math" w:cs="Times New Roman"/>
            <w:color w:val="000000" w:themeColor="text1"/>
            <w:sz w:val="24"/>
            <w:szCs w:val="24"/>
          </w:rPr>
          <m:t xml:space="preserve"> </m:t>
        </m:r>
      </m:oMath>
      <w:r w:rsidRPr="0018770A">
        <w:rPr>
          <w:rFonts w:ascii="Times New Roman" w:hAnsi="Times New Roman" w:cs="Times New Roman"/>
          <w:bCs/>
          <w:iCs/>
          <w:color w:val="000000" w:themeColor="text1"/>
          <w:sz w:val="24"/>
          <w:szCs w:val="24"/>
        </w:rPr>
        <w:t xml:space="preserve">and the variable </w:t>
      </w:r>
      <w:r w:rsidRPr="0018770A">
        <w:rPr>
          <w:rFonts w:ascii="Times New Roman" w:hAnsi="Times New Roman" w:cs="Times New Roman"/>
          <w:bCs/>
          <w:i/>
          <w:iCs/>
          <w:color w:val="000000" w:themeColor="text1"/>
          <w:sz w:val="24"/>
          <w:szCs w:val="24"/>
        </w:rPr>
        <w:t>C</w:t>
      </w:r>
      <w:r w:rsidRPr="0018770A">
        <w:rPr>
          <w:rFonts w:ascii="Times New Roman" w:hAnsi="Times New Roman" w:cs="Times New Roman"/>
          <w:bCs/>
          <w:i/>
          <w:iCs/>
          <w:color w:val="000000" w:themeColor="text1"/>
          <w:sz w:val="24"/>
          <w:szCs w:val="24"/>
          <w:vertAlign w:val="subscript"/>
        </w:rPr>
        <w:t>t</w:t>
      </w:r>
      <w:r w:rsidRPr="0018770A">
        <w:rPr>
          <w:rFonts w:ascii="Times New Roman" w:hAnsi="Times New Roman" w:cs="Times New Roman"/>
          <w:bCs/>
          <w:iCs/>
          <w:color w:val="000000" w:themeColor="text1"/>
          <w:sz w:val="24"/>
          <w:szCs w:val="24"/>
        </w:rPr>
        <w:t xml:space="preserve"> are given by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74"/>
        <w:gridCol w:w="1856"/>
      </w:tblGrid>
      <w:tr w:rsidR="003A03F8" w:rsidRPr="0018770A" w14:paraId="3017998A" w14:textId="77777777" w:rsidTr="00A75BBE">
        <w:tc>
          <w:tcPr>
            <w:tcW w:w="6774" w:type="dxa"/>
            <w:tcBorders>
              <w:top w:val="nil"/>
              <w:left w:val="nil"/>
              <w:bottom w:val="nil"/>
              <w:right w:val="nil"/>
            </w:tcBorders>
          </w:tcPr>
          <w:p w14:paraId="2D12F5A4" w14:textId="77777777" w:rsidR="003A03F8" w:rsidRPr="0018770A" w:rsidRDefault="007E3733" w:rsidP="003A03F8">
            <w:pPr>
              <w:spacing w:line="240" w:lineRule="auto"/>
              <w:jc w:val="both"/>
              <w:rPr>
                <w:rFonts w:ascii="Times New Roman" w:hAnsi="Times New Roman" w:cs="Times New Roman"/>
                <w:bCs/>
                <w:color w:val="000000" w:themeColor="text1"/>
                <w:sz w:val="24"/>
                <w:szCs w:val="24"/>
              </w:rPr>
            </w:pPr>
            <m:oMathPara>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ECa</m:t>
                    </m:r>
                  </m:e>
                  <m:sub>
                    <m:r>
                      <w:rPr>
                        <w:rFonts w:ascii="Cambria Math" w:hAnsi="Cambria Math" w:cs="Times New Roman"/>
                        <w:color w:val="000000" w:themeColor="text1"/>
                        <w:sz w:val="24"/>
                        <w:szCs w:val="24"/>
                      </w:rPr>
                      <m:t>50</m:t>
                    </m:r>
                  </m:sub>
                </m:sSub>
                <m:r>
                  <w:rPr>
                    <w:rFonts w:ascii="Cambria Math" w:hAnsi="Cambria Math" w:cs="Times New Roman"/>
                    <w:color w:val="000000" w:themeColor="text1"/>
                    <w:sz w:val="24"/>
                    <w:szCs w:val="24"/>
                  </w:rPr>
                  <m:t>=</m:t>
                </m:r>
                <m:f>
                  <m:fPr>
                    <m:ctrlPr>
                      <w:rPr>
                        <w:rFonts w:ascii="Cambria Math" w:hAnsi="Cambria Math" w:cs="Times New Roman"/>
                        <w:bCs/>
                        <w:color w:val="000000" w:themeColor="text1"/>
                        <w:sz w:val="24"/>
                        <w:szCs w:val="24"/>
                      </w:rPr>
                    </m:ctrlPr>
                  </m:fPr>
                  <m:num>
                    <m:sSub>
                      <m:sSubPr>
                        <m:ctrlPr>
                          <w:rPr>
                            <w:rFonts w:ascii="Cambria Math" w:hAnsi="Cambria Math" w:cs="Times New Roman"/>
                            <w:bCs/>
                            <w:color w:val="000000" w:themeColor="text1"/>
                            <w:sz w:val="24"/>
                            <w:szCs w:val="24"/>
                          </w:rPr>
                        </m:ctrlPr>
                      </m:sSubPr>
                      <m:e>
                        <m:d>
                          <m:dPr>
                            <m:ctrlPr>
                              <w:rPr>
                                <w:rFonts w:ascii="Cambria Math" w:hAnsi="Cambria Math" w:cs="Times New Roman"/>
                                <w:bCs/>
                                <w:i/>
                                <w:color w:val="000000" w:themeColor="text1"/>
                                <w:sz w:val="24"/>
                                <w:szCs w:val="24"/>
                              </w:rPr>
                            </m:ctrlPr>
                          </m:dPr>
                          <m:e>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Ca</m:t>
                                </m:r>
                              </m:e>
                              <m:sub>
                                <m:r>
                                  <w:rPr>
                                    <w:rFonts w:ascii="Cambria Math" w:hAnsi="Cambria Math" w:cs="Times New Roman"/>
                                    <w:color w:val="000000" w:themeColor="text1"/>
                                    <w:sz w:val="24"/>
                                    <w:szCs w:val="24"/>
                                  </w:rPr>
                                  <m:t>0</m:t>
                                </m:r>
                              </m:sub>
                            </m:sSub>
                          </m:e>
                        </m:d>
                      </m:e>
                      <m:sub>
                        <m:r>
                          <w:rPr>
                            <w:rFonts w:ascii="Cambria Math" w:hAnsi="Cambria Math" w:cs="Times New Roman"/>
                            <w:color w:val="000000" w:themeColor="text1"/>
                            <w:sz w:val="24"/>
                            <w:szCs w:val="24"/>
                          </w:rPr>
                          <m:t>max</m:t>
                        </m:r>
                      </m:sub>
                    </m:sSub>
                  </m:num>
                  <m:den>
                    <m:rad>
                      <m:radPr>
                        <m:degHide m:val="1"/>
                        <m:ctrlPr>
                          <w:rPr>
                            <w:rFonts w:ascii="Cambria Math" w:hAnsi="Cambria Math" w:cs="Times New Roman"/>
                            <w:bCs/>
                            <w:color w:val="000000" w:themeColor="text1"/>
                            <w:sz w:val="24"/>
                            <w:szCs w:val="24"/>
                          </w:rPr>
                        </m:ctrlPr>
                      </m:radPr>
                      <m:deg/>
                      <m:e>
                        <m:func>
                          <m:funcPr>
                            <m:ctrlPr>
                              <w:rPr>
                                <w:rFonts w:ascii="Cambria Math" w:hAnsi="Cambria Math" w:cs="Times New Roman"/>
                                <w:bCs/>
                                <w:color w:val="000000" w:themeColor="text1"/>
                                <w:sz w:val="24"/>
                                <w:szCs w:val="24"/>
                              </w:rPr>
                            </m:ctrlPr>
                          </m:funcPr>
                          <m:fName>
                            <m:r>
                              <m:rPr>
                                <m:sty m:val="p"/>
                              </m:rPr>
                              <w:rPr>
                                <w:rFonts w:ascii="Cambria Math" w:hAnsi="Cambria Math" w:cs="Times New Roman"/>
                                <w:color w:val="000000" w:themeColor="text1"/>
                                <w:sz w:val="24"/>
                                <w:szCs w:val="24"/>
                              </w:rPr>
                              <m:t>exp</m:t>
                            </m:r>
                          </m:fName>
                          <m:e>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B</m:t>
                                </m:r>
                                <m:d>
                                  <m:dPr>
                                    <m:ctrlPr>
                                      <w:rPr>
                                        <w:rFonts w:ascii="Cambria Math" w:hAnsi="Cambria Math" w:cs="Times New Roman"/>
                                        <w:bCs/>
                                        <w:color w:val="000000" w:themeColor="text1"/>
                                        <w:sz w:val="24"/>
                                        <w:szCs w:val="24"/>
                                      </w:rPr>
                                    </m:ctrlPr>
                                  </m:dPr>
                                  <m:e>
                                    <m:r>
                                      <w:rPr>
                                        <w:rFonts w:ascii="Cambria Math" w:hAnsi="Cambria Math" w:cs="Times New Roman"/>
                                        <w:color w:val="000000" w:themeColor="text1"/>
                                        <w:sz w:val="24"/>
                                        <w:szCs w:val="24"/>
                                      </w:rPr>
                                      <m:t xml:space="preserve">l- </m:t>
                                    </m:r>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0</m:t>
                                        </m:r>
                                      </m:sub>
                                    </m:sSub>
                                  </m:e>
                                </m:d>
                              </m:e>
                            </m:d>
                          </m:e>
                        </m:func>
                        <m:r>
                          <w:rPr>
                            <w:rFonts w:ascii="Cambria Math" w:hAnsi="Cambria Math" w:cs="Times New Roman"/>
                            <w:color w:val="000000" w:themeColor="text1"/>
                            <w:sz w:val="24"/>
                            <w:szCs w:val="24"/>
                          </w:rPr>
                          <m:t>-1</m:t>
                        </m:r>
                      </m:e>
                    </m:rad>
                  </m:den>
                </m:f>
                <m:r>
                  <w:rPr>
                    <w:rFonts w:ascii="Cambria Math" w:hAnsi="Cambria Math" w:cs="Times New Roman"/>
                    <w:color w:val="000000" w:themeColor="text1"/>
                    <w:sz w:val="24"/>
                    <w:szCs w:val="24"/>
                  </w:rPr>
                  <m:t xml:space="preserve"> ,</m:t>
                </m:r>
              </m:oMath>
            </m:oMathPara>
          </w:p>
        </w:tc>
        <w:tc>
          <w:tcPr>
            <w:tcW w:w="1856" w:type="dxa"/>
            <w:tcBorders>
              <w:top w:val="nil"/>
              <w:left w:val="nil"/>
              <w:bottom w:val="nil"/>
              <w:right w:val="nil"/>
            </w:tcBorders>
          </w:tcPr>
          <w:p w14:paraId="4B6656AA" w14:textId="491CA13E" w:rsidR="003A03F8" w:rsidRPr="0018770A" w:rsidRDefault="0053346C" w:rsidP="003A03F8">
            <w:pPr>
              <w:spacing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003A03F8" w:rsidRPr="0018770A">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11</w:t>
            </w:r>
            <w:r w:rsidR="00F23D55">
              <w:rPr>
                <w:rFonts w:ascii="Times New Roman" w:hAnsi="Times New Roman" w:cs="Times New Roman"/>
                <w:bCs/>
                <w:color w:val="000000" w:themeColor="text1"/>
                <w:sz w:val="24"/>
                <w:szCs w:val="24"/>
              </w:rPr>
              <w:t>b</w:t>
            </w:r>
            <w:r w:rsidR="003A03F8" w:rsidRPr="0018770A">
              <w:rPr>
                <w:rFonts w:ascii="Times New Roman" w:hAnsi="Times New Roman" w:cs="Times New Roman"/>
                <w:bCs/>
                <w:color w:val="000000" w:themeColor="text1"/>
                <w:sz w:val="24"/>
                <w:szCs w:val="24"/>
              </w:rPr>
              <w:t>)</w:t>
            </w:r>
          </w:p>
        </w:tc>
      </w:tr>
      <w:tr w:rsidR="003A03F8" w:rsidRPr="0018770A" w14:paraId="3B16D115" w14:textId="77777777" w:rsidTr="00A75BBE">
        <w:tc>
          <w:tcPr>
            <w:tcW w:w="6774" w:type="dxa"/>
            <w:tcBorders>
              <w:top w:val="nil"/>
              <w:left w:val="nil"/>
              <w:bottom w:val="nil"/>
              <w:right w:val="nil"/>
            </w:tcBorders>
          </w:tcPr>
          <w:p w14:paraId="146A1E8C" w14:textId="0862F807" w:rsidR="003A03F8" w:rsidRPr="0018770A" w:rsidRDefault="007E3733" w:rsidP="000B7C33">
            <w:pPr>
              <w:spacing w:line="240" w:lineRule="auto"/>
              <w:jc w:val="center"/>
              <w:rPr>
                <w:rFonts w:ascii="Times New Roman" w:hAnsi="Times New Roman" w:cs="Times New Roman"/>
                <w:bCs/>
                <w:color w:val="000000" w:themeColor="text1"/>
                <w:sz w:val="24"/>
                <w:szCs w:val="24"/>
              </w:rPr>
            </w:pP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m:t>
                  </m:r>
                </m:e>
                <m:sub>
                  <m:r>
                    <w:rPr>
                      <w:rFonts w:ascii="Cambria Math" w:hAnsi="Cambria Math" w:cs="Times New Roman"/>
                      <w:color w:val="000000" w:themeColor="text1"/>
                      <w:sz w:val="24"/>
                      <w:szCs w:val="24"/>
                    </w:rPr>
                    <m:t>t</m:t>
                  </m:r>
                </m:sub>
              </m:sSub>
              <m:r>
                <w:rPr>
                  <w:rFonts w:ascii="Cambria Math" w:hAnsi="Cambria Math" w:cs="Times New Roman"/>
                  <w:color w:val="000000" w:themeColor="text1"/>
                  <w:sz w:val="24"/>
                  <w:szCs w:val="24"/>
                </w:rPr>
                <m:t>=</m:t>
              </m:r>
              <m:d>
                <m:dPr>
                  <m:begChr m:val="{"/>
                  <m:endChr m:val=""/>
                  <m:ctrlPr>
                    <w:rPr>
                      <w:rFonts w:ascii="Cambria Math" w:hAnsi="Cambria Math" w:cs="Times New Roman"/>
                      <w:bCs/>
                      <w:color w:val="000000" w:themeColor="text1"/>
                      <w:sz w:val="24"/>
                      <w:szCs w:val="24"/>
                    </w:rPr>
                  </m:ctrlPr>
                </m:dPr>
                <m:e>
                  <m:eqArr>
                    <m:eqArrPr>
                      <m:ctrlPr>
                        <w:rPr>
                          <w:rFonts w:ascii="Cambria Math" w:hAnsi="Cambria Math" w:cs="Times New Roman"/>
                          <w:bCs/>
                          <w:color w:val="000000" w:themeColor="text1"/>
                          <w:sz w:val="24"/>
                          <w:szCs w:val="24"/>
                        </w:rPr>
                      </m:ctrlPr>
                    </m:eqArrPr>
                    <m:e>
                      <m:f>
                        <m:fPr>
                          <m:ctrlPr>
                            <w:rPr>
                              <w:rFonts w:ascii="Cambria Math" w:hAnsi="Cambria Math" w:cs="Times New Roman"/>
                              <w:bCs/>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2</m:t>
                          </m:r>
                        </m:den>
                      </m:f>
                      <m:d>
                        <m:dPr>
                          <m:ctrlPr>
                            <w:rPr>
                              <w:rFonts w:ascii="Cambria Math" w:hAnsi="Cambria Math" w:cs="Times New Roman"/>
                              <w:bCs/>
                              <w:i/>
                              <w:color w:val="000000" w:themeColor="text1"/>
                              <w:sz w:val="24"/>
                              <w:szCs w:val="24"/>
                            </w:rPr>
                          </m:ctrlPr>
                        </m:dPr>
                        <m:e>
                          <m:r>
                            <w:rPr>
                              <w:rFonts w:ascii="Cambria Math" w:hAnsi="Cambria Math" w:cs="Times New Roman"/>
                              <w:color w:val="000000" w:themeColor="text1"/>
                              <w:sz w:val="24"/>
                              <w:szCs w:val="24"/>
                            </w:rPr>
                            <m:t>1-</m:t>
                          </m:r>
                          <m:func>
                            <m:funcPr>
                              <m:ctrlPr>
                                <w:rPr>
                                  <w:rFonts w:ascii="Cambria Math" w:hAnsi="Cambria Math" w:cs="Times New Roman"/>
                                  <w:bCs/>
                                  <w:color w:val="000000" w:themeColor="text1"/>
                                  <w:sz w:val="24"/>
                                  <w:szCs w:val="24"/>
                                </w:rPr>
                              </m:ctrlPr>
                            </m:funcPr>
                            <m:fName>
                              <m:r>
                                <m:rPr>
                                  <m:sty m:val="p"/>
                                </m:rPr>
                                <w:rPr>
                                  <w:rFonts w:ascii="Cambria Math" w:hAnsi="Cambria Math" w:cs="Times New Roman"/>
                                  <w:color w:val="000000" w:themeColor="text1"/>
                                  <w:sz w:val="24"/>
                                  <w:szCs w:val="24"/>
                                </w:rPr>
                                <m:t>cos</m:t>
                              </m:r>
                              <m:ctrlPr>
                                <w:rPr>
                                  <w:rFonts w:ascii="Cambria Math" w:hAnsi="Cambria Math" w:cs="Times New Roman"/>
                                  <w:bCs/>
                                  <w:i/>
                                  <w:color w:val="000000" w:themeColor="text1"/>
                                  <w:sz w:val="24"/>
                                  <w:szCs w:val="24"/>
                                </w:rPr>
                              </m:ctrlPr>
                            </m:fName>
                            <m:e>
                              <m:d>
                                <m:dPr>
                                  <m:ctrlPr>
                                    <w:rPr>
                                      <w:rFonts w:ascii="Cambria Math" w:hAnsi="Cambria Math" w:cs="Times New Roman"/>
                                      <w:bCs/>
                                      <w:i/>
                                      <w:color w:val="000000" w:themeColor="text1"/>
                                      <w:sz w:val="24"/>
                                      <w:szCs w:val="24"/>
                                    </w:rPr>
                                  </m:ctrlPr>
                                </m:dPr>
                                <m:e>
                                  <m:f>
                                    <m:fPr>
                                      <m:type m:val="skw"/>
                                      <m:ctrlPr>
                                        <w:rPr>
                                          <w:rFonts w:ascii="Cambria Math" w:hAnsi="Cambria Math" w:cs="Times New Roman"/>
                                          <w:bCs/>
                                          <w:i/>
                                          <w:color w:val="000000" w:themeColor="text1"/>
                                          <w:sz w:val="24"/>
                                          <w:szCs w:val="24"/>
                                        </w:rPr>
                                      </m:ctrlPr>
                                    </m:fPr>
                                    <m:num>
                                      <m:r>
                                        <w:rPr>
                                          <w:rFonts w:ascii="Cambria Math" w:hAnsi="Cambria Math" w:cs="Times New Roman"/>
                                          <w:color w:val="000000" w:themeColor="text1"/>
                                          <w:sz w:val="24"/>
                                          <w:szCs w:val="24"/>
                                        </w:rPr>
                                        <m:t>πt</m:t>
                                      </m:r>
                                    </m:num>
                                    <m:den>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0</m:t>
                                          </m:r>
                                        </m:sub>
                                      </m:sSub>
                                    </m:den>
                                  </m:f>
                                </m:e>
                              </m:d>
                            </m:e>
                          </m:func>
                        </m:e>
                      </m:d>
                      <m:r>
                        <w:rPr>
                          <w:rFonts w:ascii="Cambria Math" w:hAnsi="Cambria Math" w:cs="Times New Roman"/>
                          <w:color w:val="000000" w:themeColor="text1"/>
                          <w:sz w:val="24"/>
                          <w:szCs w:val="24"/>
                        </w:rPr>
                        <m:t>;   0≤t&lt;</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r</m:t>
                          </m:r>
                        </m:sub>
                      </m:sSub>
                      <m:r>
                        <w:rPr>
                          <w:rFonts w:ascii="Cambria Math" w:hAnsi="Cambria Math" w:cs="Times New Roman"/>
                          <w:color w:val="000000" w:themeColor="text1"/>
                          <w:sz w:val="24"/>
                          <w:szCs w:val="24"/>
                        </w:rPr>
                        <m:t xml:space="preserve"> </m:t>
                      </m:r>
                    </m:e>
                    <m:e>
                      <m:eqArr>
                        <m:eqArrPr>
                          <m:ctrlPr>
                            <w:rPr>
                              <w:rFonts w:ascii="Cambria Math" w:hAnsi="Cambria Math" w:cs="Times New Roman"/>
                              <w:bCs/>
                              <w:i/>
                              <w:color w:val="000000" w:themeColor="text1"/>
                              <w:sz w:val="24"/>
                              <w:szCs w:val="24"/>
                            </w:rPr>
                          </m:ctrlPr>
                        </m:eqArrPr>
                        <m:e>
                          <m:r>
                            <w:rPr>
                              <w:rFonts w:ascii="Cambria Math" w:hAnsi="Cambria Math" w:cs="Times New Roman"/>
                              <w:color w:val="000000" w:themeColor="text1"/>
                              <w:sz w:val="24"/>
                              <w:szCs w:val="24"/>
                            </w:rPr>
                            <m:t xml:space="preserve"> </m:t>
                          </m:r>
                        </m:e>
                        <m:e>
                          <m:f>
                            <m:fPr>
                              <m:ctrlPr>
                                <w:rPr>
                                  <w:rFonts w:ascii="Cambria Math" w:hAnsi="Cambria Math" w:cs="Times New Roman"/>
                                  <w:bCs/>
                                  <w:i/>
                                  <w:color w:val="000000" w:themeColor="text1"/>
                                  <w:sz w:val="24"/>
                                  <w:szCs w:val="24"/>
                                </w:rPr>
                              </m:ctrlPr>
                            </m:fPr>
                            <m:num>
                              <m:r>
                                <w:rPr>
                                  <w:rFonts w:ascii="Cambria Math" w:hAnsi="Cambria Math" w:cs="Times New Roman"/>
                                  <w:color w:val="000000" w:themeColor="text1"/>
                                  <w:sz w:val="24"/>
                                  <w:szCs w:val="24"/>
                                </w:rPr>
                                <m:t>1</m:t>
                              </m:r>
                            </m:num>
                            <m:den>
                              <m:r>
                                <w:rPr>
                                  <w:rFonts w:ascii="Cambria Math" w:hAnsi="Cambria Math" w:cs="Times New Roman"/>
                                  <w:color w:val="000000" w:themeColor="text1"/>
                                  <w:sz w:val="24"/>
                                  <w:szCs w:val="24"/>
                                </w:rPr>
                                <m:t>2</m:t>
                              </m:r>
                            </m:den>
                          </m:f>
                          <m:d>
                            <m:dPr>
                              <m:ctrlPr>
                                <w:rPr>
                                  <w:rFonts w:ascii="Cambria Math" w:hAnsi="Cambria Math" w:cs="Times New Roman"/>
                                  <w:bCs/>
                                  <w:i/>
                                  <w:color w:val="000000" w:themeColor="text1"/>
                                  <w:sz w:val="24"/>
                                  <w:szCs w:val="24"/>
                                </w:rPr>
                              </m:ctrlPr>
                            </m:dPr>
                            <m:e>
                              <m:r>
                                <w:rPr>
                                  <w:rFonts w:ascii="Cambria Math" w:hAnsi="Cambria Math" w:cs="Times New Roman"/>
                                  <w:color w:val="000000" w:themeColor="text1"/>
                                  <w:sz w:val="24"/>
                                  <w:szCs w:val="24"/>
                                </w:rPr>
                                <m:t>1-</m:t>
                              </m:r>
                              <m:func>
                                <m:funcPr>
                                  <m:ctrlPr>
                                    <w:rPr>
                                      <w:rFonts w:ascii="Cambria Math" w:hAnsi="Cambria Math" w:cs="Times New Roman"/>
                                      <w:bCs/>
                                      <w:i/>
                                      <w:color w:val="000000" w:themeColor="text1"/>
                                      <w:sz w:val="24"/>
                                      <w:szCs w:val="24"/>
                                    </w:rPr>
                                  </m:ctrlPr>
                                </m:funcPr>
                                <m:fName>
                                  <m:r>
                                    <w:rPr>
                                      <w:rFonts w:ascii="Cambria Math" w:hAnsi="Cambria Math" w:cs="Times New Roman"/>
                                      <w:color w:val="000000" w:themeColor="text1"/>
                                      <w:sz w:val="24"/>
                                      <w:szCs w:val="24"/>
                                    </w:rPr>
                                    <m:t>cos</m:t>
                                  </m:r>
                                </m:fName>
                                <m:e>
                                  <m:d>
                                    <m:dPr>
                                      <m:ctrlPr>
                                        <w:rPr>
                                          <w:rFonts w:ascii="Cambria Math" w:hAnsi="Cambria Math" w:cs="Times New Roman"/>
                                          <w:bCs/>
                                          <w:i/>
                                          <w:color w:val="000000" w:themeColor="text1"/>
                                          <w:sz w:val="24"/>
                                          <w:szCs w:val="24"/>
                                        </w:rPr>
                                      </m:ctrlPr>
                                    </m:dPr>
                                    <m:e>
                                      <m:f>
                                        <m:fPr>
                                          <m:type m:val="skw"/>
                                          <m:ctrlPr>
                                            <w:rPr>
                                              <w:rFonts w:ascii="Cambria Math" w:hAnsi="Cambria Math" w:cs="Times New Roman"/>
                                              <w:bCs/>
                                              <w:i/>
                                              <w:color w:val="000000" w:themeColor="text1"/>
                                              <w:sz w:val="24"/>
                                              <w:szCs w:val="24"/>
                                            </w:rPr>
                                          </m:ctrlPr>
                                        </m:fPr>
                                        <m:num>
                                          <m:r>
                                            <w:rPr>
                                              <w:rFonts w:ascii="Cambria Math" w:hAnsi="Cambria Math" w:cs="Times New Roman"/>
                                              <w:color w:val="000000" w:themeColor="text1"/>
                                              <w:sz w:val="24"/>
                                              <w:szCs w:val="24"/>
                                            </w:rPr>
                                            <m:t>π</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r</m:t>
                                              </m:r>
                                            </m:sub>
                                          </m:sSub>
                                        </m:num>
                                        <m:den>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0</m:t>
                                              </m:r>
                                            </m:sub>
                                          </m:sSub>
                                        </m:den>
                                      </m:f>
                                    </m:e>
                                  </m:d>
                                </m:e>
                              </m:func>
                            </m:e>
                          </m:d>
                          <m:sSup>
                            <m:sSupPr>
                              <m:ctrlPr>
                                <w:rPr>
                                  <w:rFonts w:ascii="Cambria Math" w:hAnsi="Cambria Math" w:cs="Times New Roman"/>
                                  <w:bCs/>
                                  <w:i/>
                                  <w:color w:val="000000" w:themeColor="text1"/>
                                  <w:sz w:val="24"/>
                                  <w:szCs w:val="24"/>
                                </w:rPr>
                              </m:ctrlPr>
                            </m:sSupPr>
                            <m:e>
                              <m:r>
                                <w:rPr>
                                  <w:rFonts w:ascii="Cambria Math" w:hAnsi="Cambria Math" w:cs="Times New Roman"/>
                                  <w:color w:val="000000" w:themeColor="text1"/>
                                  <w:sz w:val="24"/>
                                  <w:szCs w:val="24"/>
                                </w:rPr>
                                <m:t>e</m:t>
                              </m:r>
                            </m:e>
                            <m:sup>
                              <m:r>
                                <w:rPr>
                                  <w:rFonts w:ascii="Cambria Math" w:hAnsi="Cambria Math" w:cs="Times New Roman"/>
                                  <w:color w:val="000000" w:themeColor="text1"/>
                                  <w:sz w:val="24"/>
                                  <w:szCs w:val="24"/>
                                </w:rPr>
                                <m:t>-</m:t>
                              </m:r>
                              <m:f>
                                <m:fPr>
                                  <m:type m:val="skw"/>
                                  <m:ctrlPr>
                                    <w:rPr>
                                      <w:rFonts w:ascii="Cambria Math" w:hAnsi="Cambria Math" w:cs="Times New Roman"/>
                                      <w:bCs/>
                                      <w:i/>
                                      <w:color w:val="000000" w:themeColor="text1"/>
                                      <w:sz w:val="24"/>
                                      <w:szCs w:val="24"/>
                                    </w:rPr>
                                  </m:ctrlPr>
                                </m:fPr>
                                <m:num>
                                  <m:r>
                                    <w:rPr>
                                      <w:rFonts w:ascii="Cambria Math" w:hAnsi="Cambria Math" w:cs="Times New Roman"/>
                                      <w:color w:val="000000" w:themeColor="text1"/>
                                      <w:sz w:val="24"/>
                                      <w:szCs w:val="24"/>
                                    </w:rPr>
                                    <m:t>(t-</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r</m:t>
                                      </m:r>
                                    </m:sub>
                                  </m:sSub>
                                  <m:r>
                                    <w:rPr>
                                      <w:rFonts w:ascii="Cambria Math" w:hAnsi="Cambria Math" w:cs="Times New Roman"/>
                                      <w:color w:val="000000" w:themeColor="text1"/>
                                      <w:sz w:val="24"/>
                                      <w:szCs w:val="24"/>
                                    </w:rPr>
                                    <m:t>)</m:t>
                                  </m:r>
                                </m:num>
                                <m:den>
                                  <m:r>
                                    <w:rPr>
                                      <w:rFonts w:ascii="Cambria Math" w:hAnsi="Cambria Math" w:cs="Times New Roman"/>
                                      <w:color w:val="000000" w:themeColor="text1"/>
                                      <w:sz w:val="24"/>
                                      <w:szCs w:val="24"/>
                                    </w:rPr>
                                    <m:t>τ</m:t>
                                  </m:r>
                                </m:den>
                              </m:f>
                            </m:sup>
                          </m:sSup>
                          <m:r>
                            <w:rPr>
                              <w:rFonts w:ascii="Cambria Math" w:hAnsi="Cambria Math" w:cs="Times New Roman"/>
                              <w:color w:val="000000" w:themeColor="text1"/>
                              <w:sz w:val="24"/>
                              <w:szCs w:val="24"/>
                            </w:rPr>
                            <m:t>;   t≥</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r</m:t>
                              </m:r>
                            </m:sub>
                          </m:sSub>
                        </m:e>
                      </m:eqArr>
                    </m:e>
                  </m:eqArr>
                </m:e>
              </m:d>
            </m:oMath>
            <w:r w:rsidR="0087449B">
              <w:rPr>
                <w:rFonts w:ascii="Times New Roman" w:eastAsiaTheme="minorEastAsia" w:hAnsi="Times New Roman" w:cs="Times New Roman"/>
                <w:bCs/>
                <w:color w:val="000000" w:themeColor="text1"/>
                <w:sz w:val="24"/>
                <w:szCs w:val="24"/>
              </w:rPr>
              <w:t>.</w:t>
            </w:r>
          </w:p>
        </w:tc>
        <w:tc>
          <w:tcPr>
            <w:tcW w:w="1856" w:type="dxa"/>
            <w:tcBorders>
              <w:top w:val="nil"/>
              <w:left w:val="nil"/>
              <w:bottom w:val="nil"/>
              <w:right w:val="nil"/>
            </w:tcBorders>
          </w:tcPr>
          <w:p w14:paraId="4622AB6A" w14:textId="70FADEAC" w:rsidR="003A03F8" w:rsidRPr="0018770A" w:rsidRDefault="0053346C" w:rsidP="003A03F8">
            <w:pPr>
              <w:spacing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w:t>
            </w:r>
            <w:r w:rsidR="003A03F8" w:rsidRPr="0018770A">
              <w:rPr>
                <w:rFonts w:ascii="Times New Roman" w:hAnsi="Times New Roman" w:cs="Times New Roman"/>
                <w:bCs/>
                <w:color w:val="000000" w:themeColor="text1"/>
                <w:sz w:val="24"/>
                <w:szCs w:val="24"/>
              </w:rPr>
              <w:t>(</w:t>
            </w:r>
            <w:r>
              <w:rPr>
                <w:rFonts w:ascii="Times New Roman" w:hAnsi="Times New Roman" w:cs="Times New Roman"/>
                <w:bCs/>
                <w:color w:val="000000" w:themeColor="text1"/>
                <w:sz w:val="24"/>
                <w:szCs w:val="24"/>
              </w:rPr>
              <w:t>11</w:t>
            </w:r>
            <w:r w:rsidR="00F23D55">
              <w:rPr>
                <w:rFonts w:ascii="Times New Roman" w:hAnsi="Times New Roman" w:cs="Times New Roman"/>
                <w:bCs/>
                <w:color w:val="000000" w:themeColor="text1"/>
                <w:sz w:val="24"/>
                <w:szCs w:val="24"/>
              </w:rPr>
              <w:t>c</w:t>
            </w:r>
            <w:r w:rsidR="003A03F8" w:rsidRPr="0018770A">
              <w:rPr>
                <w:rFonts w:ascii="Times New Roman" w:hAnsi="Times New Roman" w:cs="Times New Roman"/>
                <w:bCs/>
                <w:color w:val="000000" w:themeColor="text1"/>
                <w:sz w:val="24"/>
                <w:szCs w:val="24"/>
              </w:rPr>
              <w:t>)</w:t>
            </w:r>
          </w:p>
        </w:tc>
      </w:tr>
    </w:tbl>
    <w:p w14:paraId="755FE8B8" w14:textId="5AD24588" w:rsidR="003A03F8" w:rsidRPr="0018770A" w:rsidRDefault="003A03F8" w:rsidP="003A03F8">
      <w:pPr>
        <w:spacing w:line="240" w:lineRule="auto"/>
        <w:jc w:val="both"/>
        <w:rPr>
          <w:rFonts w:ascii="Times New Roman" w:hAnsi="Times New Roman" w:cs="Times New Roman"/>
          <w:bCs/>
          <w:iCs/>
          <w:color w:val="000000" w:themeColor="text1"/>
          <w:sz w:val="24"/>
          <w:szCs w:val="24"/>
        </w:rPr>
      </w:pPr>
      <w:r w:rsidRPr="0018770A">
        <w:rPr>
          <w:rFonts w:ascii="Times New Roman" w:hAnsi="Times New Roman" w:cs="Times New Roman"/>
          <w:bCs/>
          <w:iCs/>
          <w:color w:val="000000" w:themeColor="text1"/>
          <w:sz w:val="24"/>
          <w:szCs w:val="24"/>
        </w:rPr>
        <w:t>In Eq. (</w:t>
      </w:r>
      <w:r w:rsidR="0053346C">
        <w:rPr>
          <w:rFonts w:ascii="Times New Roman" w:hAnsi="Times New Roman" w:cs="Times New Roman"/>
          <w:bCs/>
          <w:iCs/>
          <w:color w:val="000000" w:themeColor="text1"/>
          <w:sz w:val="24"/>
          <w:szCs w:val="24"/>
        </w:rPr>
        <w:t>11</w:t>
      </w:r>
      <w:r w:rsidR="00F23D55">
        <w:rPr>
          <w:rFonts w:ascii="Times New Roman" w:hAnsi="Times New Roman" w:cs="Times New Roman"/>
          <w:bCs/>
          <w:iCs/>
          <w:color w:val="000000" w:themeColor="text1"/>
          <w:sz w:val="24"/>
          <w:szCs w:val="24"/>
        </w:rPr>
        <w:t>b</w:t>
      </w:r>
      <w:r w:rsidRPr="0018770A">
        <w:rPr>
          <w:rFonts w:ascii="Times New Roman" w:hAnsi="Times New Roman" w:cs="Times New Roman"/>
          <w:bCs/>
          <w:iCs/>
          <w:color w:val="000000" w:themeColor="text1"/>
          <w:sz w:val="24"/>
          <w:szCs w:val="24"/>
        </w:rPr>
        <w:t xml:space="preserve">), </w:t>
      </w:r>
      <w:r w:rsidRPr="0018770A">
        <w:rPr>
          <w:rFonts w:ascii="Times New Roman" w:hAnsi="Times New Roman" w:cs="Times New Roman"/>
          <w:bCs/>
          <w:i/>
          <w:iCs/>
          <w:color w:val="000000" w:themeColor="text1"/>
          <w:sz w:val="24"/>
          <w:szCs w:val="24"/>
        </w:rPr>
        <w:t>B</w:t>
      </w:r>
      <w:r w:rsidRPr="0018770A">
        <w:rPr>
          <w:rFonts w:ascii="Times New Roman" w:hAnsi="Times New Roman" w:cs="Times New Roman"/>
          <w:bCs/>
          <w:iCs/>
          <w:color w:val="000000" w:themeColor="text1"/>
          <w:sz w:val="24"/>
          <w:szCs w:val="24"/>
        </w:rPr>
        <w:t xml:space="preserve"> is a constant, </w:t>
      </w:r>
      <m:oMath>
        <m:sSub>
          <m:sSubPr>
            <m:ctrlPr>
              <w:rPr>
                <w:rFonts w:ascii="Cambria Math" w:hAnsi="Cambria Math" w:cs="Times New Roman"/>
                <w:bCs/>
                <w:color w:val="000000" w:themeColor="text1"/>
                <w:sz w:val="24"/>
                <w:szCs w:val="24"/>
              </w:rPr>
            </m:ctrlPr>
          </m:sSubPr>
          <m:e>
            <m:d>
              <m:dPr>
                <m:ctrlPr>
                  <w:rPr>
                    <w:rFonts w:ascii="Cambria Math" w:hAnsi="Cambria Math" w:cs="Times New Roman"/>
                    <w:bCs/>
                    <w:i/>
                    <w:color w:val="000000" w:themeColor="text1"/>
                    <w:sz w:val="24"/>
                    <w:szCs w:val="24"/>
                  </w:rPr>
                </m:ctrlPr>
              </m:dPr>
              <m:e>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Ca</m:t>
                    </m:r>
                  </m:e>
                  <m:sub>
                    <m:r>
                      <w:rPr>
                        <w:rFonts w:ascii="Cambria Math" w:hAnsi="Cambria Math" w:cs="Times New Roman"/>
                        <w:color w:val="000000" w:themeColor="text1"/>
                        <w:sz w:val="24"/>
                        <w:szCs w:val="24"/>
                      </w:rPr>
                      <m:t>0</m:t>
                    </m:r>
                  </m:sub>
                </m:sSub>
              </m:e>
            </m:d>
          </m:e>
          <m:sub>
            <m:r>
              <w:rPr>
                <w:rFonts w:ascii="Cambria Math" w:hAnsi="Cambria Math" w:cs="Times New Roman"/>
                <w:color w:val="000000" w:themeColor="text1"/>
                <w:sz w:val="24"/>
                <w:szCs w:val="24"/>
              </w:rPr>
              <m:t>max</m:t>
            </m:r>
          </m:sub>
        </m:sSub>
      </m:oMath>
      <w:r w:rsidRPr="0018770A">
        <w:rPr>
          <w:rFonts w:ascii="Times New Roman" w:hAnsi="Times New Roman" w:cs="Times New Roman"/>
          <w:bCs/>
          <w:iCs/>
          <w:color w:val="000000" w:themeColor="text1"/>
          <w:sz w:val="24"/>
          <w:szCs w:val="24"/>
        </w:rPr>
        <w:t xml:space="preserve"> is the maximum peak intracellular calcium concentration and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0</m:t>
            </m:r>
          </m:sub>
        </m:sSub>
      </m:oMath>
      <w:r w:rsidRPr="0018770A">
        <w:rPr>
          <w:rFonts w:ascii="Times New Roman" w:hAnsi="Times New Roman" w:cs="Times New Roman"/>
          <w:bCs/>
          <w:iCs/>
          <w:color w:val="000000" w:themeColor="text1"/>
          <w:sz w:val="24"/>
          <w:szCs w:val="24"/>
        </w:rPr>
        <w:t xml:space="preserve"> is the sarcomere length at which no active tension develops. In Eq. (</w:t>
      </w:r>
      <w:r w:rsidR="0053346C">
        <w:rPr>
          <w:rFonts w:ascii="Times New Roman" w:hAnsi="Times New Roman" w:cs="Times New Roman"/>
          <w:bCs/>
          <w:iCs/>
          <w:color w:val="000000" w:themeColor="text1"/>
          <w:sz w:val="24"/>
          <w:szCs w:val="24"/>
        </w:rPr>
        <w:t>11</w:t>
      </w:r>
      <w:r w:rsidR="00F23D55">
        <w:rPr>
          <w:rFonts w:ascii="Times New Roman" w:hAnsi="Times New Roman" w:cs="Times New Roman"/>
          <w:bCs/>
          <w:iCs/>
          <w:color w:val="000000" w:themeColor="text1"/>
          <w:sz w:val="24"/>
          <w:szCs w:val="24"/>
        </w:rPr>
        <w:t>c</w:t>
      </w:r>
      <w:r w:rsidRPr="0018770A">
        <w:rPr>
          <w:rFonts w:ascii="Times New Roman" w:hAnsi="Times New Roman" w:cs="Times New Roman"/>
          <w:bCs/>
          <w:iCs/>
          <w:color w:val="000000" w:themeColor="text1"/>
          <w:sz w:val="24"/>
          <w:szCs w:val="24"/>
        </w:rPr>
        <w:t>),</w:t>
      </w:r>
      <w:r w:rsidRPr="0018770A">
        <w:rPr>
          <w:rFonts w:ascii="Times New Roman" w:hAnsi="Times New Roman" w:cs="Times New Roman"/>
          <w:bCs/>
          <w:i/>
          <w:iCs/>
          <w:color w:val="000000" w:themeColor="text1"/>
          <w:sz w:val="24"/>
          <w:szCs w:val="24"/>
        </w:rPr>
        <w:t xml:space="preserve">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0</m:t>
            </m:r>
          </m:sub>
        </m:sSub>
      </m:oMath>
      <w:r w:rsidRPr="0018770A">
        <w:rPr>
          <w:rFonts w:ascii="Times New Roman" w:hAnsi="Times New Roman" w:cs="Times New Roman"/>
          <w:bCs/>
          <w:i/>
          <w:color w:val="000000" w:themeColor="text1"/>
          <w:sz w:val="24"/>
          <w:szCs w:val="24"/>
        </w:rPr>
        <w:t xml:space="preserve">, </w:t>
      </w:r>
      <m:oMath>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r</m:t>
            </m:r>
          </m:sub>
        </m:sSub>
      </m:oMath>
      <w:r w:rsidRPr="0018770A">
        <w:rPr>
          <w:rFonts w:ascii="Times New Roman" w:hAnsi="Times New Roman" w:cs="Times New Roman"/>
          <w:bCs/>
          <w:i/>
          <w:color w:val="000000" w:themeColor="text1"/>
          <w:sz w:val="24"/>
          <w:szCs w:val="24"/>
        </w:rPr>
        <w:t xml:space="preserve"> and </w:t>
      </w:r>
      <m:oMath>
        <m:r>
          <w:rPr>
            <w:rFonts w:ascii="Cambria Math" w:hAnsi="Cambria Math" w:cs="Times New Roman"/>
            <w:color w:val="000000" w:themeColor="text1"/>
            <w:sz w:val="24"/>
            <w:szCs w:val="24"/>
          </w:rPr>
          <m:t>τ</m:t>
        </m:r>
      </m:oMath>
      <w:r w:rsidRPr="0018770A">
        <w:rPr>
          <w:rFonts w:ascii="Times New Roman" w:hAnsi="Times New Roman" w:cs="Times New Roman"/>
          <w:bCs/>
          <w:i/>
          <w:iCs/>
          <w:color w:val="000000" w:themeColor="text1"/>
          <w:sz w:val="24"/>
          <w:szCs w:val="24"/>
        </w:rPr>
        <w:t xml:space="preserve"> </w:t>
      </w:r>
      <w:r w:rsidRPr="0018770A">
        <w:rPr>
          <w:rFonts w:ascii="Times New Roman" w:hAnsi="Times New Roman" w:cs="Times New Roman"/>
          <w:bCs/>
          <w:iCs/>
          <w:color w:val="000000" w:themeColor="text1"/>
          <w:sz w:val="24"/>
          <w:szCs w:val="24"/>
        </w:rPr>
        <w:t>are the time taken to reach peak tension, the duration of relaxation and the relaxation time constant, respectively</w:t>
      </w:r>
      <w:r w:rsidRPr="0018770A">
        <w:rPr>
          <w:rFonts w:ascii="Times New Roman" w:hAnsi="Times New Roman" w:cs="Times New Roman"/>
          <w:bCs/>
          <w:color w:val="000000" w:themeColor="text1"/>
          <w:sz w:val="24"/>
          <w:szCs w:val="24"/>
        </w:rPr>
        <w:t xml:space="preserve">. </w:t>
      </w:r>
      <w:r w:rsidRPr="0018770A">
        <w:rPr>
          <w:rFonts w:ascii="Times New Roman" w:hAnsi="Times New Roman" w:cs="Times New Roman"/>
          <w:bCs/>
          <w:iCs/>
          <w:color w:val="000000" w:themeColor="text1"/>
          <w:sz w:val="24"/>
          <w:szCs w:val="24"/>
        </w:rPr>
        <w:t xml:space="preserve">The sarcomere length </w:t>
      </w:r>
      <m:oMath>
        <m:r>
          <w:rPr>
            <w:rFonts w:ascii="Cambria Math" w:hAnsi="Cambria Math" w:cs="Times New Roman"/>
            <w:color w:val="000000" w:themeColor="text1"/>
            <w:sz w:val="24"/>
            <w:szCs w:val="24"/>
          </w:rPr>
          <m:t>l</m:t>
        </m:r>
      </m:oMath>
      <w:r w:rsidRPr="0018770A">
        <w:rPr>
          <w:rFonts w:ascii="Times New Roman" w:hAnsi="Times New Roman" w:cs="Times New Roman"/>
          <w:bCs/>
          <w:iCs/>
          <w:color w:val="000000" w:themeColor="text1"/>
          <w:sz w:val="24"/>
          <w:szCs w:val="24"/>
        </w:rPr>
        <w:t xml:space="preserve"> can be calculated from the myofiber stretch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λ</m:t>
            </m:r>
          </m:e>
          <m:sub>
            <m:r>
              <m:rPr>
                <m:sty m:val="p"/>
              </m:rPr>
              <w:rPr>
                <w:rFonts w:ascii="Cambria Math" w:hAnsi="Cambria Math" w:cs="Times New Roman"/>
                <w:color w:val="000000" w:themeColor="text1"/>
                <w:sz w:val="24"/>
                <w:szCs w:val="24"/>
              </w:rPr>
              <m:t>LV</m:t>
            </m:r>
          </m:sub>
        </m:sSub>
      </m:oMath>
      <w:r w:rsidRPr="0018770A">
        <w:rPr>
          <w:rFonts w:ascii="Times New Roman" w:hAnsi="Times New Roman" w:cs="Times New Roman"/>
          <w:bCs/>
          <w:iCs/>
          <w:color w:val="000000" w:themeColor="text1"/>
          <w:sz w:val="24"/>
          <w:szCs w:val="24"/>
        </w:rPr>
        <w:t xml:space="preserve"> by</w:t>
      </w:r>
    </w:p>
    <w:tbl>
      <w:tblPr>
        <w:tblW w:w="0" w:type="auto"/>
        <w:tblInd w:w="720" w:type="dxa"/>
        <w:tblLook w:val="04A0" w:firstRow="1" w:lastRow="0" w:firstColumn="1" w:lastColumn="0" w:noHBand="0" w:noVBand="1"/>
      </w:tblPr>
      <w:tblGrid>
        <w:gridCol w:w="6788"/>
        <w:gridCol w:w="1852"/>
      </w:tblGrid>
      <w:tr w:rsidR="003A03F8" w:rsidRPr="0018770A" w14:paraId="73CAEFE1" w14:textId="77777777" w:rsidTr="00A75BBE">
        <w:tc>
          <w:tcPr>
            <w:tcW w:w="7285" w:type="dxa"/>
          </w:tcPr>
          <w:p w14:paraId="7B6FCFBB" w14:textId="77777777" w:rsidR="003A03F8" w:rsidRPr="0018770A" w:rsidRDefault="007E3733" w:rsidP="003A03F8">
            <w:pPr>
              <w:spacing w:line="240" w:lineRule="auto"/>
              <w:jc w:val="both"/>
              <w:rPr>
                <w:rFonts w:ascii="Times New Roman" w:hAnsi="Times New Roman" w:cs="Times New Roman"/>
                <w:bCs/>
                <w:color w:val="000000" w:themeColor="text1"/>
                <w:sz w:val="24"/>
                <w:szCs w:val="24"/>
              </w:rPr>
            </w:pPr>
            <m:oMathPara>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LV</m:t>
                    </m:r>
                  </m:sub>
                </m:sSub>
                <m:r>
                  <w:rPr>
                    <w:rFonts w:ascii="Cambria Math" w:hAnsi="Cambria Math" w:cs="Times New Roman"/>
                    <w:color w:val="000000" w:themeColor="text1"/>
                    <w:sz w:val="24"/>
                    <w:szCs w:val="24"/>
                  </w:rPr>
                  <m:t>=</m:t>
                </m:r>
                <m:rad>
                  <m:radPr>
                    <m:degHide m:val="1"/>
                    <m:ctrlPr>
                      <w:rPr>
                        <w:rFonts w:ascii="Cambria Math" w:hAnsi="Cambria Math" w:cs="Times New Roman"/>
                        <w:bCs/>
                        <w:color w:val="000000" w:themeColor="text1"/>
                        <w:sz w:val="24"/>
                        <w:szCs w:val="24"/>
                      </w:rPr>
                    </m:ctrlPr>
                  </m:radPr>
                  <m:deg/>
                  <m:e>
                    <m:r>
                      <w:rPr>
                        <w:rFonts w:ascii="Cambria Math" w:hAnsi="Cambria Math" w:cs="Times New Roman"/>
                        <w:color w:val="000000" w:themeColor="text1"/>
                        <w:sz w:val="24"/>
                        <w:szCs w:val="24"/>
                      </w:rPr>
                      <m:t>tr</m:t>
                    </m:r>
                    <m:d>
                      <m:dPr>
                        <m:ctrlPr>
                          <w:rPr>
                            <w:rFonts w:ascii="Cambria Math" w:hAnsi="Cambria Math" w:cs="Times New Roman"/>
                            <w:bCs/>
                            <w:i/>
                            <w:color w:val="000000" w:themeColor="text1"/>
                            <w:sz w:val="24"/>
                            <w:szCs w:val="24"/>
                          </w:rPr>
                        </m:ctrlPr>
                      </m:dPr>
                      <m:e>
                        <m:r>
                          <m:rPr>
                            <m:sty m:val="bi"/>
                          </m:rPr>
                          <w:rPr>
                            <w:rFonts w:ascii="Cambria Math" w:hAnsi="Cambria Math" w:cs="Times New Roman"/>
                            <w:color w:val="000000" w:themeColor="text1"/>
                            <w:sz w:val="24"/>
                            <w:szCs w:val="24"/>
                          </w:rPr>
                          <m:t>HC</m:t>
                        </m:r>
                      </m:e>
                    </m:d>
                  </m:e>
                </m:rad>
                <m:r>
                  <w:rPr>
                    <w:rFonts w:ascii="Cambria Math" w:hAnsi="Cambria Math" w:cs="Times New Roman"/>
                    <w:color w:val="000000" w:themeColor="text1"/>
                    <w:sz w:val="24"/>
                    <w:szCs w:val="24"/>
                  </w:rPr>
                  <m:t xml:space="preserve"> ,</m:t>
                </m:r>
              </m:oMath>
            </m:oMathPara>
          </w:p>
        </w:tc>
        <w:tc>
          <w:tcPr>
            <w:tcW w:w="1957" w:type="dxa"/>
          </w:tcPr>
          <w:p w14:paraId="0B812090" w14:textId="3EC1AC86" w:rsidR="003A03F8" w:rsidRPr="0018770A" w:rsidRDefault="0053346C" w:rsidP="003A03F8">
            <w:pPr>
              <w:spacing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(11d</w:t>
            </w:r>
            <w:r w:rsidR="003A03F8" w:rsidRPr="0018770A">
              <w:rPr>
                <w:rFonts w:ascii="Times New Roman" w:hAnsi="Times New Roman" w:cs="Times New Roman"/>
                <w:bCs/>
                <w:color w:val="000000" w:themeColor="text1"/>
                <w:sz w:val="24"/>
                <w:szCs w:val="24"/>
              </w:rPr>
              <w:t>)</w:t>
            </w:r>
          </w:p>
        </w:tc>
      </w:tr>
      <w:tr w:rsidR="003A03F8" w:rsidRPr="0018770A" w14:paraId="05EF2831" w14:textId="77777777" w:rsidTr="00A75BBE">
        <w:tc>
          <w:tcPr>
            <w:tcW w:w="7285" w:type="dxa"/>
          </w:tcPr>
          <w:p w14:paraId="4B617416" w14:textId="1747DD6D" w:rsidR="003A03F8" w:rsidRPr="0018770A" w:rsidRDefault="003A03F8" w:rsidP="003A03F8">
            <w:pPr>
              <w:spacing w:line="240" w:lineRule="auto"/>
              <w:jc w:val="both"/>
              <w:rPr>
                <w:rFonts w:ascii="Times New Roman" w:hAnsi="Times New Roman" w:cs="Times New Roman"/>
                <w:bCs/>
                <w:color w:val="000000" w:themeColor="text1"/>
                <w:sz w:val="24"/>
                <w:szCs w:val="24"/>
              </w:rPr>
            </w:pPr>
            <m:oMathPara>
              <m:oMath>
                <m:r>
                  <w:rPr>
                    <w:rFonts w:ascii="Cambria Math" w:hAnsi="Cambria Math" w:cs="Times New Roman"/>
                    <w:color w:val="000000" w:themeColor="text1"/>
                    <w:sz w:val="24"/>
                    <w:szCs w:val="24"/>
                  </w:rPr>
                  <m:t>l=</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LV</m:t>
                    </m:r>
                  </m:sub>
                </m:sSub>
                <m:r>
                  <w:rPr>
                    <w:rFonts w:ascii="Cambria Math" w:hAnsi="Cambria Math" w:cs="Times New Roman"/>
                    <w:color w:val="000000" w:themeColor="text1"/>
                    <w:sz w:val="24"/>
                    <w:szCs w:val="24"/>
                  </w:rPr>
                  <m:t xml:space="preserve"> </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r</m:t>
                    </m:r>
                  </m:sub>
                </m:sSub>
                <m:r>
                  <w:rPr>
                    <w:rFonts w:ascii="Cambria Math" w:hAnsi="Cambria Math" w:cs="Times New Roman"/>
                    <w:color w:val="000000" w:themeColor="text1"/>
                    <w:sz w:val="24"/>
                    <w:szCs w:val="24"/>
                  </w:rPr>
                  <m:t xml:space="preserve"> ,</m:t>
                </m:r>
              </m:oMath>
            </m:oMathPara>
          </w:p>
        </w:tc>
        <w:tc>
          <w:tcPr>
            <w:tcW w:w="1957" w:type="dxa"/>
          </w:tcPr>
          <w:p w14:paraId="74AF58D0" w14:textId="1667E425" w:rsidR="003A03F8" w:rsidRPr="0018770A" w:rsidRDefault="0053346C" w:rsidP="003A03F8">
            <w:pPr>
              <w:spacing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  (11e</w:t>
            </w:r>
            <w:r w:rsidR="003A03F8" w:rsidRPr="0018770A">
              <w:rPr>
                <w:rFonts w:ascii="Times New Roman" w:hAnsi="Times New Roman" w:cs="Times New Roman"/>
                <w:bCs/>
                <w:color w:val="000000" w:themeColor="text1"/>
                <w:sz w:val="24"/>
                <w:szCs w:val="24"/>
              </w:rPr>
              <w:t>)</w:t>
            </w:r>
          </w:p>
        </w:tc>
      </w:tr>
    </w:tbl>
    <w:p w14:paraId="42E58065" w14:textId="77777777" w:rsidR="003A03F8" w:rsidRPr="0018770A" w:rsidRDefault="003A03F8" w:rsidP="003A03F8">
      <w:pPr>
        <w:spacing w:line="240" w:lineRule="auto"/>
        <w:jc w:val="both"/>
        <w:rPr>
          <w:rFonts w:ascii="Times New Roman" w:hAnsi="Times New Roman" w:cs="Times New Roman"/>
          <w:bCs/>
          <w:iCs/>
          <w:color w:val="000000" w:themeColor="text1"/>
          <w:sz w:val="24"/>
          <w:szCs w:val="24"/>
        </w:rPr>
      </w:pPr>
      <w:r w:rsidRPr="0018770A">
        <w:rPr>
          <w:rFonts w:ascii="Times New Roman" w:hAnsi="Times New Roman" w:cs="Times New Roman"/>
          <w:bCs/>
          <w:color w:val="000000" w:themeColor="text1"/>
          <w:sz w:val="24"/>
          <w:szCs w:val="24"/>
        </w:rPr>
        <w:t xml:space="preserve">where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l</m:t>
            </m:r>
          </m:e>
          <m:sub>
            <m:r>
              <w:rPr>
                <w:rFonts w:ascii="Cambria Math" w:hAnsi="Cambria Math" w:cs="Times New Roman"/>
                <w:color w:val="000000" w:themeColor="text1"/>
                <w:sz w:val="24"/>
                <w:szCs w:val="24"/>
              </w:rPr>
              <m:t>r</m:t>
            </m:r>
          </m:sub>
        </m:sSub>
      </m:oMath>
      <w:r w:rsidRPr="0018770A">
        <w:rPr>
          <w:rFonts w:ascii="Times New Roman" w:hAnsi="Times New Roman" w:cs="Times New Roman"/>
          <w:bCs/>
          <w:color w:val="000000" w:themeColor="text1"/>
          <w:sz w:val="24"/>
          <w:szCs w:val="24"/>
        </w:rPr>
        <w:t xml:space="preserve"> is the relaxed sarcomere </w:t>
      </w:r>
      <w:proofErr w:type="gramStart"/>
      <w:r w:rsidRPr="0018770A">
        <w:rPr>
          <w:rFonts w:ascii="Times New Roman" w:hAnsi="Times New Roman" w:cs="Times New Roman"/>
          <w:bCs/>
          <w:color w:val="000000" w:themeColor="text1"/>
          <w:sz w:val="24"/>
          <w:szCs w:val="24"/>
        </w:rPr>
        <w:t>length.</w:t>
      </w:r>
      <w:proofErr w:type="gramEnd"/>
      <w:r w:rsidRPr="0018770A">
        <w:rPr>
          <w:rFonts w:ascii="Times New Roman" w:hAnsi="Times New Roman" w:cs="Times New Roman"/>
          <w:bCs/>
          <w:iCs/>
          <w:color w:val="000000" w:themeColor="text1"/>
          <w:sz w:val="24"/>
          <w:szCs w:val="24"/>
        </w:rPr>
        <w:t xml:space="preserve"> </w:t>
      </w:r>
    </w:p>
    <w:p w14:paraId="577E9970" w14:textId="77777777" w:rsidR="003A03F8" w:rsidRPr="0018770A" w:rsidRDefault="003A03F8" w:rsidP="003A03F8">
      <w:pPr>
        <w:spacing w:line="240" w:lineRule="auto"/>
        <w:jc w:val="both"/>
        <w:rPr>
          <w:rFonts w:ascii="Times New Roman" w:hAnsi="Times New Roman" w:cs="Times New Roman"/>
          <w:b/>
          <w:bCs/>
          <w:i/>
          <w:color w:val="000000" w:themeColor="text1"/>
          <w:sz w:val="24"/>
          <w:szCs w:val="24"/>
          <w:u w:val="single"/>
        </w:rPr>
      </w:pPr>
      <w:r w:rsidRPr="0018770A">
        <w:rPr>
          <w:rFonts w:ascii="Times New Roman" w:hAnsi="Times New Roman" w:cs="Times New Roman"/>
          <w:b/>
          <w:bCs/>
          <w:i/>
          <w:iCs/>
          <w:color w:val="000000" w:themeColor="text1"/>
          <w:sz w:val="24"/>
          <w:szCs w:val="24"/>
          <w:u w:val="single"/>
        </w:rPr>
        <w:t>Simulation cases and protocol:</w:t>
      </w:r>
    </w:p>
    <w:p w14:paraId="2ED13A4D" w14:textId="476F11D6" w:rsidR="003A03F8" w:rsidRPr="0018770A" w:rsidRDefault="00174B00" w:rsidP="003A03F8">
      <w:pPr>
        <w:spacing w:line="24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F</w:t>
      </w:r>
      <w:r w:rsidRPr="0018770A">
        <w:rPr>
          <w:rFonts w:ascii="Times New Roman" w:hAnsi="Times New Roman" w:cs="Times New Roman"/>
          <w:bCs/>
          <w:color w:val="000000" w:themeColor="text1"/>
          <w:sz w:val="24"/>
          <w:szCs w:val="24"/>
        </w:rPr>
        <w:t>or each subject-specific LV FE model</w:t>
      </w:r>
      <w:r>
        <w:rPr>
          <w:rFonts w:ascii="Times New Roman" w:hAnsi="Times New Roman" w:cs="Times New Roman"/>
          <w:bCs/>
          <w:color w:val="000000" w:themeColor="text1"/>
          <w:sz w:val="24"/>
          <w:szCs w:val="24"/>
        </w:rPr>
        <w:t>,</w:t>
      </w:r>
      <w:r w:rsidRPr="0018770A">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t</w:t>
      </w:r>
      <w:r w:rsidR="003A03F8" w:rsidRPr="0018770A">
        <w:rPr>
          <w:rFonts w:ascii="Times New Roman" w:hAnsi="Times New Roman" w:cs="Times New Roman"/>
          <w:bCs/>
          <w:color w:val="000000" w:themeColor="text1"/>
          <w:sz w:val="24"/>
          <w:szCs w:val="24"/>
        </w:rPr>
        <w:t xml:space="preserve">he following simulations </w:t>
      </w:r>
      <w:r>
        <w:rPr>
          <w:rFonts w:ascii="Times New Roman" w:hAnsi="Times New Roman" w:cs="Times New Roman"/>
          <w:bCs/>
          <w:color w:val="000000" w:themeColor="text1"/>
          <w:sz w:val="24"/>
          <w:szCs w:val="24"/>
        </w:rPr>
        <w:t>were</w:t>
      </w:r>
      <w:r w:rsidRPr="0018770A">
        <w:rPr>
          <w:rFonts w:ascii="Times New Roman" w:hAnsi="Times New Roman" w:cs="Times New Roman"/>
          <w:bCs/>
          <w:color w:val="000000" w:themeColor="text1"/>
          <w:sz w:val="24"/>
          <w:szCs w:val="24"/>
        </w:rPr>
        <w:t xml:space="preserve"> </w:t>
      </w:r>
      <w:r w:rsidR="003A03F8" w:rsidRPr="0018770A">
        <w:rPr>
          <w:rFonts w:ascii="Times New Roman" w:hAnsi="Times New Roman" w:cs="Times New Roman"/>
          <w:bCs/>
          <w:color w:val="000000" w:themeColor="text1"/>
          <w:sz w:val="24"/>
          <w:szCs w:val="24"/>
        </w:rPr>
        <w:t xml:space="preserve">performed </w:t>
      </w:r>
      <w:r>
        <w:rPr>
          <w:rFonts w:ascii="Times New Roman" w:hAnsi="Times New Roman" w:cs="Times New Roman"/>
          <w:bCs/>
          <w:color w:val="000000" w:themeColor="text1"/>
          <w:sz w:val="24"/>
          <w:szCs w:val="24"/>
        </w:rPr>
        <w:t>sequentially</w:t>
      </w:r>
      <w:r w:rsidR="003A03F8" w:rsidRPr="0018770A">
        <w:rPr>
          <w:rFonts w:ascii="Times New Roman" w:hAnsi="Times New Roman" w:cs="Times New Roman"/>
          <w:bCs/>
          <w:color w:val="000000" w:themeColor="text1"/>
          <w:sz w:val="24"/>
          <w:szCs w:val="24"/>
        </w:rPr>
        <w:t>.</w:t>
      </w:r>
    </w:p>
    <w:p w14:paraId="0EFE1ED4" w14:textId="71ED7A82" w:rsidR="003A03F8" w:rsidRPr="0018770A" w:rsidRDefault="003A03F8" w:rsidP="003A03F8">
      <w:pPr>
        <w:numPr>
          <w:ilvl w:val="0"/>
          <w:numId w:val="42"/>
        </w:num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i/>
          <w:color w:val="000000" w:themeColor="text1"/>
          <w:sz w:val="24"/>
          <w:szCs w:val="24"/>
        </w:rPr>
        <w:t>Estimating the unloaded geometry:</w:t>
      </w:r>
      <w:r w:rsidRPr="0018770A">
        <w:rPr>
          <w:rFonts w:ascii="Times New Roman" w:hAnsi="Times New Roman" w:cs="Times New Roman"/>
          <w:bCs/>
          <w:color w:val="000000" w:themeColor="text1"/>
          <w:sz w:val="24"/>
          <w:szCs w:val="24"/>
        </w:rPr>
        <w:t xml:space="preserve"> First, the unloaded LV configuration was estimated from the LV geometry</w:t>
      </w:r>
      <w:r w:rsidR="002C3BDB" w:rsidRPr="002C3BDB">
        <w:rPr>
          <w:rFonts w:ascii="Times New Roman" w:hAnsi="Times New Roman" w:cs="Times New Roman"/>
          <w:bCs/>
          <w:color w:val="000000" w:themeColor="text1"/>
          <w:sz w:val="24"/>
          <w:szCs w:val="24"/>
        </w:rPr>
        <w:t xml:space="preserve"> </w:t>
      </w:r>
      <w:r w:rsidR="002C3BDB" w:rsidRPr="0018770A">
        <w:rPr>
          <w:rFonts w:ascii="Times New Roman" w:hAnsi="Times New Roman" w:cs="Times New Roman"/>
          <w:bCs/>
          <w:color w:val="000000" w:themeColor="text1"/>
          <w:sz w:val="24"/>
          <w:szCs w:val="24"/>
        </w:rPr>
        <w:t>reconstructed</w:t>
      </w:r>
      <w:r w:rsidR="002C3BDB">
        <w:rPr>
          <w:rFonts w:ascii="Times New Roman" w:hAnsi="Times New Roman" w:cs="Times New Roman"/>
          <w:bCs/>
          <w:color w:val="000000" w:themeColor="text1"/>
          <w:sz w:val="24"/>
          <w:szCs w:val="24"/>
        </w:rPr>
        <w:t xml:space="preserve"> from the MR images at</w:t>
      </w:r>
      <w:r w:rsidR="002C3BDB" w:rsidRPr="0018770A">
        <w:rPr>
          <w:rFonts w:ascii="Times New Roman" w:hAnsi="Times New Roman" w:cs="Times New Roman"/>
          <w:bCs/>
          <w:color w:val="000000" w:themeColor="text1"/>
          <w:sz w:val="24"/>
          <w:szCs w:val="24"/>
        </w:rPr>
        <w:t xml:space="preserve"> ED</w:t>
      </w:r>
      <w:r w:rsidRPr="0018770A">
        <w:rPr>
          <w:rFonts w:ascii="Times New Roman" w:hAnsi="Times New Roman" w:cs="Times New Roman"/>
          <w:bCs/>
          <w:color w:val="000000" w:themeColor="text1"/>
          <w:sz w:val="24"/>
          <w:szCs w:val="24"/>
        </w:rPr>
        <w:t xml:space="preserve"> using a backward displacement method</w:t>
      </w:r>
      <w:r w:rsidR="00F625E4" w:rsidRPr="0018770A">
        <w:rPr>
          <w:rFonts w:ascii="Times New Roman" w:hAnsi="Times New Roman" w:cs="Times New Roman"/>
          <w:bCs/>
          <w:color w:val="000000" w:themeColor="text1"/>
          <w:sz w:val="24"/>
          <w:szCs w:val="24"/>
        </w:rPr>
        <w:t xml:space="preserve"> </w:t>
      </w:r>
      <w:r w:rsidR="00F625E4" w:rsidRPr="0018770A">
        <w:rPr>
          <w:rFonts w:ascii="Times New Roman" w:hAnsi="Times New Roman" w:cs="Times New Roman"/>
          <w:bCs/>
          <w:color w:val="000000" w:themeColor="text1"/>
          <w:sz w:val="24"/>
          <w:szCs w:val="24"/>
        </w:rPr>
        <w:fldChar w:fldCharType="begin" w:fldLock="1"/>
      </w:r>
      <w:r w:rsidR="007161F5">
        <w:rPr>
          <w:rFonts w:ascii="Times New Roman" w:hAnsi="Times New Roman" w:cs="Times New Roman"/>
          <w:bCs/>
          <w:color w:val="000000" w:themeColor="text1"/>
          <w:sz w:val="24"/>
          <w:szCs w:val="24"/>
        </w:rPr>
        <w:instrText>ADDIN CSL_CITATION {"citationItems":[{"id":"ITEM-1","itemData":{"DOI":"https://doi.org/10.1016/j.cam.2012.10.034","ISSN":"0377-0427","abstract":"In the modelling process of cardiovascular diseases, one often comes across the numerical simulation of the blood vessel wall. When the vessel geometry is patient-specific and is obtained in vivo via medical imaging, the stress distribution throughout the vessel wall is unknown. However, simulating the full physiological pressure load inside the blood vessel without incorporating the in vivo stresses will result in an inaccurate stress distribution and an incorrect deformation of the vessel wall. In this work a computational method is formulated to restore the zero-pressure geometry of patient-specific blood vessels, and to recover the in vivo stress field of the loaded structures at the moment of imaging. The proposed backward displacement method is able to solve the inverse problem iteratively using fixed point iterations. As only an update of the mesh is required, the formulation of this method allows for a straightforward implementation in combination with existing structural solvers, even if the structural solver is a black box.","author":[{"dropping-particle":"","family":"Bols","given":"J","non-dropping-particle":"","parse-names":false,"suffix":""},{"dropping-particle":"","family":"Degroote","given":"J","non-dropping-particle":"","parse-names":false,"suffix":""},{"dropping-particle":"","family":"Trachet","given":"B","non-dropping-particle":"","parse-names":false,"suffix":""},{"dropping-particle":"","family":"Verhegghe","given":"B","non-dropping-particle":"","parse-names":false,"suffix":""},{"dropping-particle":"","family":"Segers","given":"P","non-dropping-particle":"","parse-names":false,"suffix":""},{"dropping-particle":"","family":"Vierendeels","given":"J","non-dropping-particle":"","parse-names":false,"suffix":""}],"container-title":"Journal of Computational and Applied Mathematics","id":"ITEM-1","issued":{"date-parts":[["2013"]]},"page":"10-17","title":"A computational method to assess the in vivo stresses and unloaded configuration of patient-specific blood vessels","type":"article-journal","volume":"246"},"uris":["http://www.mendeley.com/documents/?uuid=a4f47b1f-d2ec-4724-bfb7-17a7e04b133a"]}],"mendeley":{"formattedCitation":"[53]","plainTextFormattedCitation":"[53]","previouslyFormattedCitation":"[53]"},"properties":{"noteIndex":0},"schema":"https://github.com/citation-style-language/schema/raw/master/csl-citation.json"}</w:instrText>
      </w:r>
      <w:r w:rsidR="00F625E4" w:rsidRPr="0018770A">
        <w:rPr>
          <w:rFonts w:ascii="Times New Roman" w:hAnsi="Times New Roman" w:cs="Times New Roman"/>
          <w:bCs/>
          <w:color w:val="000000" w:themeColor="text1"/>
          <w:sz w:val="24"/>
          <w:szCs w:val="24"/>
        </w:rPr>
        <w:fldChar w:fldCharType="separate"/>
      </w:r>
      <w:r w:rsidR="00E220C9" w:rsidRPr="00E220C9">
        <w:rPr>
          <w:rFonts w:ascii="Times New Roman" w:hAnsi="Times New Roman" w:cs="Times New Roman"/>
          <w:bCs/>
          <w:noProof/>
          <w:color w:val="000000" w:themeColor="text1"/>
          <w:sz w:val="24"/>
          <w:szCs w:val="24"/>
        </w:rPr>
        <w:t>[53]</w:t>
      </w:r>
      <w:r w:rsidR="00F625E4" w:rsidRPr="0018770A">
        <w:rPr>
          <w:rFonts w:ascii="Times New Roman" w:hAnsi="Times New Roman" w:cs="Times New Roman"/>
          <w:bCs/>
          <w:color w:val="000000" w:themeColor="text1"/>
          <w:sz w:val="24"/>
          <w:szCs w:val="24"/>
        </w:rPr>
        <w:fldChar w:fldCharType="end"/>
      </w:r>
      <w:r w:rsidRPr="0018770A">
        <w:rPr>
          <w:rFonts w:ascii="Times New Roman" w:hAnsi="Times New Roman" w:cs="Times New Roman"/>
          <w:bCs/>
          <w:color w:val="000000" w:themeColor="text1"/>
          <w:sz w:val="24"/>
          <w:szCs w:val="24"/>
        </w:rPr>
        <w:t xml:space="preserve">. To do so, passive material parameters in </w:t>
      </w:r>
      <w:r w:rsidR="00E5581C">
        <w:rPr>
          <w:rFonts w:ascii="Times New Roman" w:hAnsi="Times New Roman" w:cs="Times New Roman"/>
          <w:bCs/>
          <w:color w:val="000000" w:themeColor="text1"/>
          <w:sz w:val="24"/>
          <w:szCs w:val="24"/>
        </w:rPr>
        <w:t xml:space="preserve">the </w:t>
      </w:r>
      <w:r w:rsidRPr="0018770A">
        <w:rPr>
          <w:rFonts w:ascii="Times New Roman" w:hAnsi="Times New Roman" w:cs="Times New Roman"/>
          <w:bCs/>
          <w:color w:val="000000" w:themeColor="text1"/>
          <w:sz w:val="24"/>
          <w:szCs w:val="24"/>
        </w:rPr>
        <w:t xml:space="preserve">Holzapfel-Ogden model were calibrated </w:t>
      </w:r>
      <w:r w:rsidR="00571204">
        <w:rPr>
          <w:rFonts w:ascii="Times New Roman" w:hAnsi="Times New Roman" w:cs="Times New Roman"/>
          <w:bCs/>
          <w:color w:val="000000" w:themeColor="text1"/>
          <w:sz w:val="24"/>
          <w:szCs w:val="24"/>
        </w:rPr>
        <w:t xml:space="preserve">manually </w:t>
      </w:r>
      <w:r w:rsidRPr="0018770A">
        <w:rPr>
          <w:rFonts w:ascii="Times New Roman" w:hAnsi="Times New Roman" w:cs="Times New Roman"/>
          <w:bCs/>
          <w:color w:val="000000" w:themeColor="text1"/>
          <w:sz w:val="24"/>
          <w:szCs w:val="24"/>
        </w:rPr>
        <w:t xml:space="preserve">so that the </w:t>
      </w:r>
      <w:r w:rsidR="002C3BDB">
        <w:rPr>
          <w:rFonts w:ascii="Times New Roman" w:hAnsi="Times New Roman" w:cs="Times New Roman"/>
          <w:bCs/>
          <w:color w:val="000000" w:themeColor="text1"/>
          <w:sz w:val="24"/>
          <w:szCs w:val="24"/>
        </w:rPr>
        <w:t>EDPVR</w:t>
      </w:r>
      <w:r w:rsidRPr="0018770A">
        <w:rPr>
          <w:rFonts w:ascii="Times New Roman" w:hAnsi="Times New Roman" w:cs="Times New Roman"/>
          <w:bCs/>
          <w:color w:val="000000" w:themeColor="text1"/>
          <w:sz w:val="24"/>
          <w:szCs w:val="24"/>
        </w:rPr>
        <w:t xml:space="preserve"> of the LV FE model matches that derived from the</w:t>
      </w:r>
      <w:r w:rsidRPr="0018770A">
        <w:rPr>
          <w:rFonts w:ascii="Times New Roman" w:hAnsi="Times New Roman" w:cs="Times New Roman"/>
          <w:color w:val="000000" w:themeColor="text1"/>
          <w:sz w:val="24"/>
          <w:szCs w:val="24"/>
        </w:rPr>
        <w:t xml:space="preserve"> s</w:t>
      </w:r>
      <w:r w:rsidRPr="0018770A">
        <w:rPr>
          <w:rFonts w:ascii="Times New Roman" w:hAnsi="Times New Roman" w:cs="Times New Roman"/>
          <w:bCs/>
          <w:color w:val="000000" w:themeColor="text1"/>
          <w:sz w:val="24"/>
          <w:szCs w:val="24"/>
        </w:rPr>
        <w:t>ingle-beat estimation by Klotz et al.</w:t>
      </w:r>
      <w:r w:rsidR="00F625E4" w:rsidRPr="0018770A">
        <w:rPr>
          <w:rFonts w:ascii="Times New Roman" w:hAnsi="Times New Roman" w:cs="Times New Roman"/>
          <w:bCs/>
          <w:color w:val="000000" w:themeColor="text1"/>
          <w:sz w:val="24"/>
          <w:szCs w:val="24"/>
        </w:rPr>
        <w:fldChar w:fldCharType="begin" w:fldLock="1"/>
      </w:r>
      <w:r w:rsidR="007161F5">
        <w:rPr>
          <w:rFonts w:ascii="Times New Roman" w:hAnsi="Times New Roman" w:cs="Times New Roman"/>
          <w:bCs/>
          <w:color w:val="000000" w:themeColor="text1"/>
          <w:sz w:val="24"/>
          <w:szCs w:val="24"/>
        </w:rPr>
        <w:instrText>ADDIN CSL_CITATION {"citationItems":[{"id":"ITEM-1","itemData":{"DOI":"10.1152/ajpheart.01240.2005","ISSN":"0363-6135 (Print)","PMID":"16428349","abstract":"Whereas end-systolic and end-diastolic pressure-volume relations (ESPVR, EDPVR)  characterize left ventricular (LV) pump properties, clinical utility of these relations has been hampered by the need for invasive measurements over a range of pressure and volumes. We propose a single-beat approach to estimate the whole EDPVR from one measured volume-pressure (Vm and Pm) point. Ex vivo EDPVRs were measured from 80 human hearts of different etiologies (normal, congestive heart failure, left ventricular assist device support). Independent of etiology, when EDPVRs were normalized (EDPVRn) by appropriate scaling of LV volumes, EDPVRns were nearly identical and were optimally described by the relation EDP = An.EDV (Bn), with An = 28.2 mmHg and Bn = 2.79. V0 (the volume at the pressure of approximately 0 mmHg) was predicted by using the relation V0 = Vm.(0.6 - 0.006.Pm) and V30 by V30 = V0 + (Vm,n - V0)/(Pm/An) (1/Bn). The entire EDPVR of an individual heart was then predicted by forcing the curve through Vm, Pm, and the predicted V0 and V30. This technique was applied prospectively to the ex vivo human EDPVRs not used in determining optimal An and Bn values and to 36 in vivo human, 12 acute and 14 chronic canine, and 80 in vivo and ex vivo rat studies. The root-mean-square error (RMSE) in pressure between measured and predicted EDPVRs over the range of 0-40 mmHg was &lt; 3 mmHg of measured EDPVR in all settings, indicating a good predictive value of this approach. Volume-normalized EDPVRs have a common shape, despite different etiology and species. This allows the entire curve to be predicted by a new method with a potential for noninvasive application. The results are most accurate when applied to groups of hearts rather than to individual hearts.","author":[{"dropping-particle":"","family":"Klotz","given":"Stefan","non-dropping-particle":"","parse-names":false,"suffix":""},{"dropping-particle":"","family":"Hay","given":"Ilan","non-dropping-particle":"","parse-names":false,"suffix":""},{"dropping-particle":"","family":"Dickstein","given":"Marc L","non-dropping-particle":"","parse-names":false,"suffix":""},{"dropping-particle":"","family":"Yi","given":"Geng-Hua","non-dropping-particle":"","parse-names":false,"suffix":""},{"dropping-particle":"","family":"Wang","given":"Jie","non-dropping-particle":"","parse-names":false,"suffix":""},{"dropping-particle":"","family":"Maurer","given":"Mathew S","non-dropping-particle":"","parse-names":false,"suffix":""},{"dropping-particle":"","family":"Kass","given":"David A","non-dropping-particle":"","parse-names":false,"suffix":""},{"dropping-particle":"","family":"Burkhoff","given":"Daniel","non-dropping-particle":"","parse-names":false,"suffix":""}],"container-title":"American journal of physiology. Heart and circulatory physiology","id":"ITEM-1","issue":"1","issued":{"date-parts":[["2006","7"]]},"language":"eng","page":"H403-12","publisher-place":"United States","title":"Single-beat estimation of end-diastolic pressure-volume relationship: a novel method  with potential for noninvasive application.","type":"article-journal","volume":"291"},"uris":["http://www.mendeley.com/documents/?uuid=697e2c41-6fe1-4a4a-8757-adabf629a7cc"]},{"id":"ITEM-2","itemData":{"DOI":"10.1038/nprot.2007.270","ISSN":"1750-2799 (Electronic)","PMID":"17853871","abstract":"The end-diastolic pressure-volume relation (EDPVR) is an important descriptor of  passive cardiac pump properties. However, clinical utility has been limited by the need for measurement of pressures and volumes over relatively large ranges. In this protocol, we describe an algorithm to estimate the entire EDPVR in humans from a single measured pressure-volume (P-V) point. This algorithm was developed from observations made from accurately measured EDPVRs of human hearts, which indicated that when normalized by appropriate left ventricular volume scaling (to arrive at volume-normalized EDPVRs, EDPVR(n)) EDPVR(n)s were nearly identical in all patients. In this protocol, we demonstrate how to use EDPVR(n)s to predict a second P-V point on the EDPVR, in which case the entire EDPVR can then be predicted. With recent advances for accurate noninvasive measurement of end-diastolic pressure and volumes, this protocol permits the assessment of passive properties in a broader range of research and clinical settings.","author":[{"dropping-particle":"","family":"Klotz","given":"Stefan","non-dropping-particle":"","parse-names":false,"suffix":""},{"dropping-particle":"","family":"Dickstein","given":"Marc L","non-dropping-particle":"","parse-names":false,"suffix":""},{"dropping-particle":"","family":"Burkhoff","given":"Daniel","non-dropping-particle":"","parse-names":false,"suffix":""}],"container-title":"Nature protocols","id":"ITEM-2","issue":"9","issued":{"date-parts":[["2007"]]},"language":"eng","page":"2152-2158","publisher-place":"England","title":"A computational method of prediction of the end-diastolic pressure-volume  relationship by single beat.","type":"article-journal","volume":"2"},"uris":["http://www.mendeley.com/documents/?uuid=fb19aa52-ecd0-47b0-92d3-e02f4cf0adc7"]}],"mendeley":{"formattedCitation":"[54], [55]","plainTextFormattedCitation":"[54], [55]","previouslyFormattedCitation":"[54], [55]"},"properties":{"noteIndex":0},"schema":"https://github.com/citation-style-language/schema/raw/master/csl-citation.json"}</w:instrText>
      </w:r>
      <w:r w:rsidR="00F625E4" w:rsidRPr="0018770A">
        <w:rPr>
          <w:rFonts w:ascii="Times New Roman" w:hAnsi="Times New Roman" w:cs="Times New Roman"/>
          <w:bCs/>
          <w:color w:val="000000" w:themeColor="text1"/>
          <w:sz w:val="24"/>
          <w:szCs w:val="24"/>
        </w:rPr>
        <w:fldChar w:fldCharType="separate"/>
      </w:r>
      <w:r w:rsidR="00E220C9" w:rsidRPr="00E220C9">
        <w:rPr>
          <w:rFonts w:ascii="Times New Roman" w:hAnsi="Times New Roman" w:cs="Times New Roman"/>
          <w:bCs/>
          <w:noProof/>
          <w:color w:val="000000" w:themeColor="text1"/>
          <w:sz w:val="24"/>
          <w:szCs w:val="24"/>
        </w:rPr>
        <w:t>[54], [55]</w:t>
      </w:r>
      <w:r w:rsidR="00F625E4" w:rsidRPr="0018770A">
        <w:rPr>
          <w:rFonts w:ascii="Times New Roman" w:hAnsi="Times New Roman" w:cs="Times New Roman"/>
          <w:bCs/>
          <w:color w:val="000000" w:themeColor="text1"/>
          <w:sz w:val="24"/>
          <w:szCs w:val="24"/>
        </w:rPr>
        <w:fldChar w:fldCharType="end"/>
      </w:r>
      <w:r w:rsidRPr="0018770A">
        <w:rPr>
          <w:rFonts w:ascii="Times New Roman" w:hAnsi="Times New Roman" w:cs="Times New Roman"/>
          <w:bCs/>
          <w:color w:val="000000" w:themeColor="text1"/>
          <w:sz w:val="24"/>
          <w:szCs w:val="24"/>
        </w:rPr>
        <w:t xml:space="preserve">, which </w:t>
      </w:r>
      <w:r w:rsidR="003C34C2">
        <w:rPr>
          <w:rFonts w:ascii="Times New Roman" w:hAnsi="Times New Roman" w:cs="Times New Roman"/>
          <w:bCs/>
          <w:color w:val="000000" w:themeColor="text1"/>
          <w:sz w:val="24"/>
          <w:szCs w:val="24"/>
        </w:rPr>
        <w:t xml:space="preserve">is </w:t>
      </w:r>
      <w:r w:rsidRPr="0018770A">
        <w:rPr>
          <w:rFonts w:ascii="Times New Roman" w:hAnsi="Times New Roman" w:cs="Times New Roman"/>
          <w:bCs/>
          <w:color w:val="000000" w:themeColor="text1"/>
          <w:sz w:val="24"/>
          <w:szCs w:val="24"/>
        </w:rPr>
        <w:t>also applie</w:t>
      </w:r>
      <w:r w:rsidR="003C34C2">
        <w:rPr>
          <w:rFonts w:ascii="Times New Roman" w:hAnsi="Times New Roman" w:cs="Times New Roman"/>
          <w:bCs/>
          <w:color w:val="000000" w:themeColor="text1"/>
          <w:sz w:val="24"/>
          <w:szCs w:val="24"/>
        </w:rPr>
        <w:t>d</w:t>
      </w:r>
      <w:r w:rsidRPr="0018770A">
        <w:rPr>
          <w:rFonts w:ascii="Times New Roman" w:hAnsi="Times New Roman" w:cs="Times New Roman"/>
          <w:bCs/>
          <w:color w:val="000000" w:themeColor="text1"/>
          <w:sz w:val="24"/>
          <w:szCs w:val="24"/>
        </w:rPr>
        <w:t xml:space="preserve"> </w:t>
      </w:r>
      <w:r w:rsidR="00571204">
        <w:rPr>
          <w:rFonts w:ascii="Times New Roman" w:hAnsi="Times New Roman" w:cs="Times New Roman"/>
          <w:bCs/>
          <w:color w:val="000000" w:themeColor="text1"/>
          <w:sz w:val="24"/>
          <w:szCs w:val="24"/>
        </w:rPr>
        <w:t>for</w:t>
      </w:r>
      <w:r w:rsidRPr="0018770A">
        <w:rPr>
          <w:rFonts w:ascii="Times New Roman" w:hAnsi="Times New Roman" w:cs="Times New Roman"/>
          <w:bCs/>
          <w:color w:val="000000" w:themeColor="text1"/>
          <w:sz w:val="24"/>
          <w:szCs w:val="24"/>
        </w:rPr>
        <w:t xml:space="preserve"> HCM subjects.</w:t>
      </w:r>
    </w:p>
    <w:p w14:paraId="09130722" w14:textId="0DE9C701" w:rsidR="003A03F8" w:rsidRPr="00FC14FE" w:rsidRDefault="003A03F8" w:rsidP="00FC14FE">
      <w:pPr>
        <w:numPr>
          <w:ilvl w:val="0"/>
          <w:numId w:val="42"/>
        </w:numPr>
        <w:spacing w:line="240" w:lineRule="auto"/>
        <w:jc w:val="both"/>
        <w:rPr>
          <w:rFonts w:ascii="Times New Roman" w:hAnsi="Times New Roman" w:cs="Times New Roman"/>
          <w:bCs/>
          <w:color w:val="000000" w:themeColor="text1"/>
          <w:sz w:val="24"/>
          <w:szCs w:val="24"/>
        </w:rPr>
      </w:pPr>
      <w:r w:rsidRPr="0018770A">
        <w:rPr>
          <w:rFonts w:ascii="Times New Roman" w:hAnsi="Times New Roman" w:cs="Times New Roman"/>
          <w:bCs/>
          <w:i/>
          <w:color w:val="000000" w:themeColor="text1"/>
          <w:sz w:val="24"/>
          <w:szCs w:val="24"/>
        </w:rPr>
        <w:lastRenderedPageBreak/>
        <w:t>Simulation of a beating heart without myofiber disarray (</w:t>
      </w:r>
      <m:oMath>
        <m:r>
          <w:rPr>
            <w:rFonts w:ascii="Cambria Math" w:hAnsi="Cambria Math" w:cs="Times New Roman"/>
            <w:color w:val="000000" w:themeColor="text1"/>
            <w:sz w:val="24"/>
            <w:szCs w:val="24"/>
          </w:rPr>
          <m:t>κ</m:t>
        </m:r>
      </m:oMath>
      <w:r w:rsidRPr="0018770A">
        <w:rPr>
          <w:rFonts w:ascii="Times New Roman" w:hAnsi="Times New Roman" w:cs="Times New Roman"/>
          <w:bCs/>
          <w:i/>
          <w:color w:val="000000" w:themeColor="text1"/>
          <w:sz w:val="24"/>
          <w:szCs w:val="24"/>
        </w:rPr>
        <w:t xml:space="preserve"> = 0):</w:t>
      </w:r>
      <w:r w:rsidRPr="0018770A">
        <w:rPr>
          <w:rFonts w:ascii="Times New Roman" w:hAnsi="Times New Roman" w:cs="Times New Roman"/>
          <w:bCs/>
          <w:color w:val="000000" w:themeColor="text1"/>
          <w:sz w:val="24"/>
          <w:szCs w:val="24"/>
        </w:rPr>
        <w:t xml:space="preserve"> Following th</w:t>
      </w:r>
      <w:r w:rsidR="00CE3A1B">
        <w:rPr>
          <w:rFonts w:ascii="Times New Roman" w:hAnsi="Times New Roman" w:cs="Times New Roman"/>
          <w:bCs/>
          <w:color w:val="000000" w:themeColor="text1"/>
          <w:sz w:val="24"/>
          <w:szCs w:val="24"/>
        </w:rPr>
        <w:t>e estimation of unloaded geometry</w:t>
      </w:r>
      <w:r w:rsidRPr="0018770A">
        <w:rPr>
          <w:rFonts w:ascii="Times New Roman" w:hAnsi="Times New Roman" w:cs="Times New Roman"/>
          <w:bCs/>
          <w:color w:val="000000" w:themeColor="text1"/>
          <w:sz w:val="24"/>
          <w:szCs w:val="24"/>
        </w:rPr>
        <w:t>,</w:t>
      </w:r>
      <w:r w:rsidRPr="0018770A">
        <w:rPr>
          <w:rFonts w:ascii="Times New Roman" w:hAnsi="Times New Roman" w:cs="Times New Roman"/>
          <w:b/>
          <w:bCs/>
          <w:color w:val="000000" w:themeColor="text1"/>
          <w:sz w:val="24"/>
          <w:szCs w:val="24"/>
        </w:rPr>
        <w:t xml:space="preserve"> </w:t>
      </w:r>
      <w:r w:rsidRPr="0018770A">
        <w:rPr>
          <w:rFonts w:ascii="Times New Roman" w:hAnsi="Times New Roman" w:cs="Times New Roman"/>
          <w:bCs/>
          <w:color w:val="000000" w:themeColor="text1"/>
          <w:sz w:val="24"/>
          <w:szCs w:val="24"/>
        </w:rPr>
        <w:t xml:space="preserve">the unloaded LV FE model was coupled </w:t>
      </w:r>
      <w:r w:rsidRPr="0018770A">
        <w:rPr>
          <w:rFonts w:ascii="Times New Roman" w:hAnsi="Times New Roman" w:cs="Times New Roman"/>
          <w:bCs/>
          <w:iCs/>
          <w:color w:val="000000" w:themeColor="text1"/>
          <w:sz w:val="24"/>
          <w:szCs w:val="24"/>
        </w:rPr>
        <w:t>to a closed-loop lumped parameter model of the</w:t>
      </w:r>
      <w:r w:rsidRPr="0018770A" w:rsidDel="00B42202">
        <w:rPr>
          <w:rFonts w:ascii="Times New Roman" w:hAnsi="Times New Roman" w:cs="Times New Roman"/>
          <w:bCs/>
          <w:iCs/>
          <w:color w:val="000000" w:themeColor="text1"/>
          <w:sz w:val="24"/>
          <w:szCs w:val="24"/>
        </w:rPr>
        <w:t xml:space="preserve"> </w:t>
      </w:r>
      <w:r w:rsidRPr="0018770A">
        <w:rPr>
          <w:rFonts w:ascii="Times New Roman" w:hAnsi="Times New Roman" w:cs="Times New Roman"/>
          <w:bCs/>
          <w:iCs/>
          <w:color w:val="000000" w:themeColor="text1"/>
          <w:sz w:val="24"/>
          <w:szCs w:val="24"/>
        </w:rPr>
        <w:t>circulatory system to predict cardiac hemodynamics and mechanics</w:t>
      </w:r>
      <w:r w:rsidRPr="0018770A">
        <w:rPr>
          <w:rFonts w:ascii="Times New Roman" w:hAnsi="Times New Roman" w:cs="Times New Roman"/>
          <w:bCs/>
          <w:color w:val="000000" w:themeColor="text1"/>
          <w:sz w:val="24"/>
          <w:szCs w:val="24"/>
        </w:rPr>
        <w:t xml:space="preserve">. </w:t>
      </w:r>
      <w:r w:rsidR="005A3805">
        <w:rPr>
          <w:rFonts w:ascii="Times New Roman" w:hAnsi="Times New Roman" w:cs="Times New Roman"/>
          <w:bCs/>
          <w:color w:val="000000" w:themeColor="text1"/>
          <w:sz w:val="24"/>
          <w:szCs w:val="24"/>
        </w:rPr>
        <w:t>Myofiber</w:t>
      </w:r>
      <w:r w:rsidR="00571204">
        <w:rPr>
          <w:rFonts w:ascii="Times New Roman" w:hAnsi="Times New Roman" w:cs="Times New Roman"/>
          <w:bCs/>
          <w:color w:val="000000" w:themeColor="text1"/>
          <w:sz w:val="24"/>
          <w:szCs w:val="24"/>
        </w:rPr>
        <w:t xml:space="preserve"> contractility parameter </w:t>
      </w:r>
      <w:proofErr w:type="spellStart"/>
      <w:r w:rsidR="00571204" w:rsidRPr="0018770A">
        <w:rPr>
          <w:rFonts w:ascii="Times New Roman" w:hAnsi="Times New Roman" w:cs="Times New Roman"/>
          <w:bCs/>
          <w:i/>
          <w:iCs/>
          <w:color w:val="000000" w:themeColor="text1"/>
          <w:sz w:val="24"/>
          <w:szCs w:val="24"/>
        </w:rPr>
        <w:t>T</w:t>
      </w:r>
      <w:r w:rsidR="00571204" w:rsidRPr="0018770A">
        <w:rPr>
          <w:rFonts w:ascii="Times New Roman" w:hAnsi="Times New Roman" w:cs="Times New Roman"/>
          <w:bCs/>
          <w:i/>
          <w:iCs/>
          <w:color w:val="000000" w:themeColor="text1"/>
          <w:sz w:val="24"/>
          <w:szCs w:val="24"/>
          <w:vertAlign w:val="subscript"/>
        </w:rPr>
        <w:t>max</w:t>
      </w:r>
      <w:proofErr w:type="spellEnd"/>
      <w:r w:rsidR="00FC14FE" w:rsidRPr="00FC14FE">
        <w:rPr>
          <w:rFonts w:ascii="Times New Roman" w:hAnsi="Times New Roman" w:cs="Times New Roman"/>
          <w:bCs/>
          <w:color w:val="000000" w:themeColor="text1"/>
          <w:sz w:val="24"/>
          <w:szCs w:val="24"/>
        </w:rPr>
        <w:t xml:space="preserve"> </w:t>
      </w:r>
      <w:r w:rsidR="00571204">
        <w:rPr>
          <w:rFonts w:ascii="Times New Roman" w:hAnsi="Times New Roman" w:cs="Times New Roman"/>
          <w:bCs/>
          <w:color w:val="000000" w:themeColor="text1"/>
          <w:sz w:val="24"/>
          <w:szCs w:val="24"/>
        </w:rPr>
        <w:t xml:space="preserve">in the </w:t>
      </w:r>
      <w:r w:rsidR="00FC14FE" w:rsidRPr="00FC14FE">
        <w:rPr>
          <w:rFonts w:ascii="Times New Roman" w:hAnsi="Times New Roman" w:cs="Times New Roman"/>
          <w:bCs/>
          <w:color w:val="000000" w:themeColor="text1"/>
          <w:sz w:val="24"/>
          <w:szCs w:val="24"/>
        </w:rPr>
        <w:t xml:space="preserve">active contraction model, resistances and compliances in the circulatory model in each subject-specific model were calibrated without myofiber disarray </w:t>
      </w:r>
      <w:r w:rsidRPr="00FC14FE">
        <w:rPr>
          <w:rFonts w:ascii="Times New Roman" w:hAnsi="Times New Roman" w:cs="Times New Roman"/>
          <w:bCs/>
          <w:color w:val="000000" w:themeColor="text1"/>
          <w:sz w:val="24"/>
          <w:szCs w:val="24"/>
        </w:rPr>
        <w:t xml:space="preserve">(i.e., </w:t>
      </w:r>
      <m:oMath>
        <m:r>
          <w:rPr>
            <w:rFonts w:ascii="Cambria Math" w:hAnsi="Cambria Math" w:cs="Times New Roman"/>
            <w:color w:val="000000" w:themeColor="text1"/>
            <w:sz w:val="24"/>
            <w:szCs w:val="24"/>
          </w:rPr>
          <m:t>κ</m:t>
        </m:r>
      </m:oMath>
      <w:r w:rsidRPr="00FC14FE">
        <w:rPr>
          <w:rFonts w:ascii="Times New Roman" w:hAnsi="Times New Roman" w:cs="Times New Roman"/>
          <w:bCs/>
          <w:color w:val="000000" w:themeColor="text1"/>
          <w:sz w:val="24"/>
          <w:szCs w:val="24"/>
        </w:rPr>
        <w:t xml:space="preserve"> = 0) to match the corresponding measured LV pressure and volume waveforms, blood pr</w:t>
      </w:r>
      <w:r w:rsidR="009D02D1" w:rsidRPr="00FC14FE">
        <w:rPr>
          <w:rFonts w:ascii="Times New Roman" w:hAnsi="Times New Roman" w:cs="Times New Roman"/>
          <w:bCs/>
          <w:color w:val="000000" w:themeColor="text1"/>
          <w:sz w:val="24"/>
          <w:szCs w:val="24"/>
        </w:rPr>
        <w:t xml:space="preserve">essure and </w:t>
      </w:r>
      <w:r w:rsidR="003C34C2">
        <w:rPr>
          <w:rFonts w:ascii="Times New Roman" w:hAnsi="Times New Roman" w:cs="Times New Roman"/>
          <w:bCs/>
          <w:color w:val="000000" w:themeColor="text1"/>
          <w:sz w:val="24"/>
          <w:szCs w:val="24"/>
        </w:rPr>
        <w:t xml:space="preserve">peak </w:t>
      </w:r>
      <w:r w:rsidR="00FF0785">
        <w:rPr>
          <w:rFonts w:ascii="Times New Roman" w:hAnsi="Times New Roman" w:cs="Times New Roman"/>
          <w:bCs/>
          <w:color w:val="000000" w:themeColor="text1"/>
          <w:sz w:val="24"/>
          <w:szCs w:val="24"/>
        </w:rPr>
        <w:t>GLS</w:t>
      </w:r>
      <w:r w:rsidR="009D02D1" w:rsidRPr="00FC14FE">
        <w:rPr>
          <w:rFonts w:ascii="Times New Roman" w:hAnsi="Times New Roman" w:cs="Times New Roman"/>
          <w:bCs/>
          <w:color w:val="000000" w:themeColor="text1"/>
          <w:sz w:val="24"/>
          <w:szCs w:val="24"/>
        </w:rPr>
        <w:t>.</w:t>
      </w:r>
    </w:p>
    <w:tbl>
      <w:tblPr>
        <w:tblStyle w:val="TableGrid"/>
        <w:tblW w:w="0" w:type="auto"/>
        <w:tblInd w:w="4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05"/>
      </w:tblGrid>
      <w:tr w:rsidR="009D02D1" w:rsidRPr="009D02D1" w14:paraId="6B6FB875" w14:textId="77777777" w:rsidTr="00B233EF">
        <w:tc>
          <w:tcPr>
            <w:tcW w:w="8905" w:type="dxa"/>
          </w:tcPr>
          <w:p w14:paraId="5C63603C" w14:textId="63D7468F" w:rsidR="009D02D1" w:rsidRPr="009D02D1" w:rsidRDefault="00B233EF" w:rsidP="009D02D1">
            <w:pPr>
              <w:spacing w:after="160"/>
              <w:ind w:left="360"/>
              <w:jc w:val="both"/>
              <w:rPr>
                <w:rFonts w:ascii="Times New Roman" w:hAnsi="Times New Roman" w:cs="Times New Roman"/>
                <w:bCs/>
                <w:color w:val="000000" w:themeColor="text1"/>
                <w:sz w:val="20"/>
                <w:szCs w:val="20"/>
              </w:rPr>
            </w:pPr>
            <w:r>
              <w:rPr>
                <w:rFonts w:ascii="Times New Roman" w:hAnsi="Times New Roman" w:cs="Times New Roman"/>
                <w:bCs/>
                <w:color w:val="000000" w:themeColor="text1"/>
                <w:sz w:val="20"/>
                <w:szCs w:val="20"/>
              </w:rPr>
              <w:t xml:space="preserve">                   </w:t>
            </w:r>
            <w:r w:rsidR="009D02D1" w:rsidRPr="009D02D1">
              <w:rPr>
                <w:rFonts w:ascii="Times New Roman" w:hAnsi="Times New Roman" w:cs="Times New Roman"/>
                <w:bCs/>
                <w:noProof/>
                <w:color w:val="000000" w:themeColor="text1"/>
                <w:sz w:val="20"/>
                <w:szCs w:val="20"/>
              </w:rPr>
              <w:drawing>
                <wp:inline distT="0" distB="0" distL="0" distR="0" wp14:anchorId="5A767BE2" wp14:editId="6762723A">
                  <wp:extent cx="3221093" cy="2224585"/>
                  <wp:effectExtent l="0" t="0" r="8255" b="0"/>
                  <wp:docPr id="10" name="Picture 10" descr="Fractional Anisotropy &amp; Kap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actional Anisotropy &amp; Kapp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1093" cy="2224585"/>
                          </a:xfrm>
                          <a:prstGeom prst="rect">
                            <a:avLst/>
                          </a:prstGeom>
                          <a:noFill/>
                          <a:ln>
                            <a:noFill/>
                          </a:ln>
                        </pic:spPr>
                      </pic:pic>
                    </a:graphicData>
                  </a:graphic>
                </wp:inline>
              </w:drawing>
            </w:r>
          </w:p>
        </w:tc>
      </w:tr>
      <w:tr w:rsidR="009D02D1" w:rsidRPr="009D02D1" w14:paraId="19C29FBB" w14:textId="77777777" w:rsidTr="00B233EF">
        <w:tc>
          <w:tcPr>
            <w:tcW w:w="8905" w:type="dxa"/>
          </w:tcPr>
          <w:p w14:paraId="38045877" w14:textId="77777777" w:rsidR="009D02D1" w:rsidRPr="009D02D1" w:rsidRDefault="009D02D1" w:rsidP="009D02D1">
            <w:pPr>
              <w:spacing w:after="160"/>
              <w:ind w:left="360"/>
              <w:jc w:val="both"/>
              <w:rPr>
                <w:rFonts w:ascii="Times New Roman" w:hAnsi="Times New Roman" w:cs="Times New Roman"/>
                <w:bCs/>
                <w:color w:val="000000" w:themeColor="text1"/>
                <w:sz w:val="20"/>
                <w:szCs w:val="20"/>
              </w:rPr>
            </w:pPr>
            <w:r w:rsidRPr="009D02D1">
              <w:rPr>
                <w:rFonts w:ascii="Times New Roman" w:hAnsi="Times New Roman" w:cs="Times New Roman"/>
                <w:b/>
                <w:bCs/>
                <w:color w:val="000000" w:themeColor="text1"/>
                <w:sz w:val="20"/>
                <w:szCs w:val="20"/>
              </w:rPr>
              <w:t xml:space="preserve">              Figure 2:</w:t>
            </w:r>
            <w:r w:rsidRPr="009D02D1">
              <w:rPr>
                <w:rFonts w:ascii="Times New Roman" w:hAnsi="Times New Roman" w:cs="Times New Roman"/>
                <w:bCs/>
                <w:color w:val="000000" w:themeColor="text1"/>
                <w:sz w:val="20"/>
                <w:szCs w:val="20"/>
              </w:rPr>
              <w:t xml:space="preserve"> Relationship between fractional anisotropy and myofiber disarray </w:t>
            </w:r>
          </w:p>
        </w:tc>
      </w:tr>
    </w:tbl>
    <w:p w14:paraId="292211D8" w14:textId="3E81B5C0" w:rsidR="00B940AB" w:rsidRDefault="003A03F8" w:rsidP="009D02D1">
      <w:pPr>
        <w:pStyle w:val="ListParagraph"/>
        <w:numPr>
          <w:ilvl w:val="0"/>
          <w:numId w:val="42"/>
        </w:numPr>
        <w:spacing w:line="240" w:lineRule="auto"/>
        <w:jc w:val="both"/>
        <w:rPr>
          <w:rFonts w:ascii="Times New Roman" w:hAnsi="Times New Roman" w:cs="Times New Roman"/>
          <w:bCs/>
          <w:color w:val="000000" w:themeColor="text1"/>
          <w:sz w:val="24"/>
          <w:szCs w:val="24"/>
        </w:rPr>
      </w:pPr>
      <w:r w:rsidRPr="009D02D1">
        <w:rPr>
          <w:rFonts w:ascii="Times New Roman" w:hAnsi="Times New Roman" w:cs="Times New Roman"/>
          <w:bCs/>
          <w:i/>
          <w:color w:val="000000" w:themeColor="text1"/>
          <w:sz w:val="24"/>
          <w:szCs w:val="24"/>
        </w:rPr>
        <w:t>Simulation of a beating heart with disarray (</w:t>
      </w:r>
      <m:oMath>
        <m:r>
          <w:rPr>
            <w:rFonts w:ascii="Cambria Math" w:hAnsi="Cambria Math" w:cs="Times New Roman"/>
            <w:color w:val="000000" w:themeColor="text1"/>
            <w:sz w:val="24"/>
            <w:szCs w:val="24"/>
          </w:rPr>
          <m:t>κ</m:t>
        </m:r>
      </m:oMath>
      <w:r w:rsidRPr="009D02D1">
        <w:rPr>
          <w:rFonts w:ascii="Times New Roman" w:hAnsi="Times New Roman" w:cs="Times New Roman"/>
          <w:bCs/>
          <w:i/>
          <w:color w:val="000000" w:themeColor="text1"/>
          <w:sz w:val="24"/>
          <w:szCs w:val="24"/>
        </w:rPr>
        <w:t xml:space="preserve"> &gt; 0):</w:t>
      </w:r>
      <w:r w:rsidRPr="009D02D1">
        <w:rPr>
          <w:rFonts w:ascii="Times New Roman" w:hAnsi="Times New Roman" w:cs="Times New Roman"/>
          <w:bCs/>
          <w:color w:val="000000" w:themeColor="text1"/>
          <w:sz w:val="24"/>
          <w:szCs w:val="24"/>
        </w:rPr>
        <w:t xml:space="preserve"> Thereafter, </w:t>
      </w:r>
      <w:r w:rsidR="005A3805">
        <w:rPr>
          <w:rFonts w:ascii="Times New Roman" w:hAnsi="Times New Roman" w:cs="Times New Roman"/>
          <w:bCs/>
          <w:color w:val="000000" w:themeColor="text1"/>
          <w:sz w:val="24"/>
          <w:szCs w:val="24"/>
        </w:rPr>
        <w:t>the relationship between</w:t>
      </w:r>
      <w:r w:rsidRPr="009D02D1">
        <w:rPr>
          <w:rFonts w:ascii="Times New Roman" w:hAnsi="Times New Roman" w:cs="Times New Roman"/>
          <w:bCs/>
          <w:color w:val="000000" w:themeColor="text1"/>
          <w:sz w:val="24"/>
          <w:szCs w:val="24"/>
        </w:rPr>
        <w:t xml:space="preserve"> myofiber disarray (i.e., </w:t>
      </w:r>
      <m:oMath>
        <m:r>
          <w:rPr>
            <w:rFonts w:ascii="Cambria Math" w:hAnsi="Cambria Math" w:cs="Times New Roman"/>
            <w:color w:val="000000" w:themeColor="text1"/>
            <w:sz w:val="24"/>
            <w:szCs w:val="24"/>
          </w:rPr>
          <m:t>κ</m:t>
        </m:r>
      </m:oMath>
      <w:r w:rsidRPr="009D02D1">
        <w:rPr>
          <w:rFonts w:ascii="Times New Roman" w:hAnsi="Times New Roman" w:cs="Times New Roman"/>
          <w:bCs/>
          <w:color w:val="000000" w:themeColor="text1"/>
          <w:sz w:val="24"/>
          <w:szCs w:val="24"/>
        </w:rPr>
        <w:t xml:space="preserve"> in </w:t>
      </w:r>
      <w:r w:rsidR="0053346C">
        <w:rPr>
          <w:rFonts w:ascii="Times New Roman" w:hAnsi="Times New Roman" w:cs="Times New Roman"/>
          <w:b/>
          <w:bCs/>
          <w:color w:val="000000" w:themeColor="text1"/>
          <w:sz w:val="24"/>
          <w:szCs w:val="24"/>
        </w:rPr>
        <w:t>Eq. 9</w:t>
      </w:r>
      <w:r w:rsidRPr="009D02D1">
        <w:rPr>
          <w:rFonts w:ascii="Times New Roman" w:hAnsi="Times New Roman" w:cs="Times New Roman"/>
          <w:bCs/>
          <w:color w:val="000000" w:themeColor="text1"/>
          <w:sz w:val="24"/>
          <w:szCs w:val="24"/>
        </w:rPr>
        <w:t xml:space="preserve">) </w:t>
      </w:r>
      <w:r w:rsidR="005A3805">
        <w:rPr>
          <w:rFonts w:ascii="Times New Roman" w:hAnsi="Times New Roman" w:cs="Times New Roman"/>
          <w:bCs/>
          <w:color w:val="000000" w:themeColor="text1"/>
          <w:sz w:val="24"/>
          <w:szCs w:val="24"/>
        </w:rPr>
        <w:t>and</w:t>
      </w:r>
      <w:r w:rsidRPr="009D02D1">
        <w:rPr>
          <w:rFonts w:ascii="Times New Roman" w:hAnsi="Times New Roman" w:cs="Times New Roman"/>
          <w:bCs/>
          <w:color w:val="000000" w:themeColor="text1"/>
          <w:sz w:val="24"/>
          <w:szCs w:val="24"/>
        </w:rPr>
        <w:t xml:space="preserve"> </w:t>
      </w:r>
      <w:r w:rsidR="005A3805">
        <w:rPr>
          <w:rFonts w:ascii="Times New Roman" w:hAnsi="Times New Roman" w:cs="Times New Roman"/>
          <w:bCs/>
          <w:color w:val="000000" w:themeColor="text1"/>
          <w:sz w:val="24"/>
          <w:szCs w:val="24"/>
        </w:rPr>
        <w:t xml:space="preserve">myofiber contractility </w:t>
      </w:r>
      <w:proofErr w:type="spellStart"/>
      <w:r w:rsidR="005A3805" w:rsidRPr="0018770A">
        <w:rPr>
          <w:rFonts w:ascii="Times New Roman" w:hAnsi="Times New Roman" w:cs="Times New Roman"/>
          <w:bCs/>
          <w:i/>
          <w:iCs/>
          <w:color w:val="000000" w:themeColor="text1"/>
          <w:sz w:val="24"/>
          <w:szCs w:val="24"/>
        </w:rPr>
        <w:t>T</w:t>
      </w:r>
      <w:r w:rsidR="005A3805" w:rsidRPr="0018770A">
        <w:rPr>
          <w:rFonts w:ascii="Times New Roman" w:hAnsi="Times New Roman" w:cs="Times New Roman"/>
          <w:bCs/>
          <w:i/>
          <w:iCs/>
          <w:color w:val="000000" w:themeColor="text1"/>
          <w:sz w:val="24"/>
          <w:szCs w:val="24"/>
          <w:vertAlign w:val="subscript"/>
        </w:rPr>
        <w:t>max</w:t>
      </w:r>
      <w:proofErr w:type="spellEnd"/>
      <w:r w:rsidR="005A3805" w:rsidRPr="003A03F8" w:rsidDel="005A3805">
        <w:rPr>
          <w:rFonts w:ascii="Times New Roman" w:hAnsi="Times New Roman" w:cs="Times New Roman"/>
          <w:bCs/>
          <w:color w:val="000000" w:themeColor="text1"/>
          <w:sz w:val="24"/>
          <w:szCs w:val="24"/>
        </w:rPr>
        <w:t xml:space="preserve"> </w:t>
      </w:r>
      <w:r w:rsidR="00733E00">
        <w:rPr>
          <w:rFonts w:ascii="Times New Roman" w:hAnsi="Times New Roman" w:cs="Times New Roman"/>
          <w:bCs/>
          <w:color w:val="000000" w:themeColor="text1"/>
          <w:sz w:val="24"/>
          <w:szCs w:val="24"/>
        </w:rPr>
        <w:t xml:space="preserve">was investigated </w:t>
      </w:r>
      <w:r w:rsidR="00FC14FE" w:rsidRPr="003A03F8">
        <w:rPr>
          <w:rFonts w:ascii="Times New Roman" w:hAnsi="Times New Roman" w:cs="Times New Roman"/>
          <w:bCs/>
          <w:color w:val="000000" w:themeColor="text1"/>
          <w:sz w:val="24"/>
          <w:szCs w:val="24"/>
        </w:rPr>
        <w:t>in</w:t>
      </w:r>
      <w:r w:rsidR="00733E00">
        <w:rPr>
          <w:rFonts w:ascii="Times New Roman" w:hAnsi="Times New Roman" w:cs="Times New Roman"/>
          <w:bCs/>
          <w:color w:val="000000" w:themeColor="text1"/>
          <w:sz w:val="24"/>
          <w:szCs w:val="24"/>
        </w:rPr>
        <w:t xml:space="preserve"> the 2</w:t>
      </w:r>
      <w:r w:rsidR="00FC14FE" w:rsidRPr="003A03F8">
        <w:rPr>
          <w:rFonts w:ascii="Times New Roman" w:hAnsi="Times New Roman" w:cs="Times New Roman"/>
          <w:bCs/>
          <w:color w:val="000000" w:themeColor="text1"/>
          <w:sz w:val="24"/>
          <w:szCs w:val="24"/>
        </w:rPr>
        <w:t xml:space="preserve"> </w:t>
      </w:r>
      <w:r w:rsidR="00E76AA1">
        <w:rPr>
          <w:rFonts w:ascii="Times New Roman" w:hAnsi="Times New Roman" w:cs="Times New Roman"/>
          <w:bCs/>
          <w:color w:val="000000" w:themeColor="text1"/>
          <w:sz w:val="24"/>
          <w:szCs w:val="24"/>
        </w:rPr>
        <w:t>HC</w:t>
      </w:r>
      <w:r w:rsidRPr="009D02D1">
        <w:rPr>
          <w:rFonts w:ascii="Times New Roman" w:hAnsi="Times New Roman" w:cs="Times New Roman"/>
          <w:bCs/>
          <w:color w:val="000000" w:themeColor="text1"/>
          <w:sz w:val="24"/>
          <w:szCs w:val="24"/>
        </w:rPr>
        <w:t xml:space="preserve">M patients. To do so, different values of </w:t>
      </w:r>
      <m:oMath>
        <m:r>
          <w:rPr>
            <w:rFonts w:ascii="Cambria Math" w:hAnsi="Cambria Math" w:cs="Times New Roman"/>
            <w:color w:val="000000" w:themeColor="text1"/>
            <w:sz w:val="24"/>
            <w:szCs w:val="24"/>
          </w:rPr>
          <m:t>κ</m:t>
        </m:r>
      </m:oMath>
      <w:r w:rsidRPr="009D02D1">
        <w:rPr>
          <w:rFonts w:ascii="Times New Roman" w:hAnsi="Times New Roman" w:cs="Times New Roman"/>
          <w:bCs/>
          <w:color w:val="000000" w:themeColor="text1"/>
          <w:sz w:val="24"/>
          <w:szCs w:val="24"/>
        </w:rPr>
        <w:t xml:space="preserve"> was imposed globally into the HCM LV </w:t>
      </w:r>
      <w:r w:rsidR="00733E00">
        <w:rPr>
          <w:rFonts w:ascii="Times New Roman" w:hAnsi="Times New Roman" w:cs="Times New Roman"/>
          <w:bCs/>
          <w:color w:val="000000" w:themeColor="text1"/>
          <w:sz w:val="24"/>
          <w:szCs w:val="24"/>
        </w:rPr>
        <w:t xml:space="preserve">FE </w:t>
      </w:r>
      <w:r w:rsidRPr="009D02D1">
        <w:rPr>
          <w:rFonts w:ascii="Times New Roman" w:hAnsi="Times New Roman" w:cs="Times New Roman"/>
          <w:bCs/>
          <w:color w:val="000000" w:themeColor="text1"/>
          <w:sz w:val="24"/>
          <w:szCs w:val="24"/>
        </w:rPr>
        <w:t>models</w:t>
      </w:r>
      <w:r w:rsidRPr="009D02D1">
        <w:rPr>
          <w:rFonts w:ascii="Times New Roman" w:hAnsi="Times New Roman" w:cs="Times New Roman"/>
          <w:color w:val="000000" w:themeColor="text1"/>
          <w:sz w:val="24"/>
          <w:szCs w:val="24"/>
        </w:rPr>
        <w:t xml:space="preserve"> </w:t>
      </w:r>
      <w:r w:rsidRPr="009D02D1">
        <w:rPr>
          <w:rFonts w:ascii="Times New Roman" w:hAnsi="Times New Roman" w:cs="Times New Roman"/>
          <w:bCs/>
          <w:color w:val="000000" w:themeColor="text1"/>
          <w:sz w:val="24"/>
          <w:szCs w:val="24"/>
        </w:rPr>
        <w:t>based on fractional anisotropy (FA) measured in HCM patients</w:t>
      </w:r>
      <w:r w:rsidR="00733E00">
        <w:rPr>
          <w:rFonts w:ascii="Times New Roman" w:hAnsi="Times New Roman" w:cs="Times New Roman"/>
          <w:bCs/>
          <w:color w:val="000000" w:themeColor="text1"/>
          <w:sz w:val="24"/>
          <w:szCs w:val="24"/>
        </w:rPr>
        <w:t xml:space="preserve"> in previous studies</w:t>
      </w:r>
      <w:r w:rsidR="00E15B36" w:rsidRPr="009D02D1">
        <w:rPr>
          <w:rFonts w:ascii="Times New Roman" w:hAnsi="Times New Roman" w:cs="Times New Roman"/>
          <w:bCs/>
          <w:color w:val="000000" w:themeColor="text1"/>
          <w:sz w:val="24"/>
          <w:szCs w:val="24"/>
        </w:rPr>
        <w:t xml:space="preserve"> </w:t>
      </w:r>
      <w:r w:rsidR="00E15B36" w:rsidRPr="009D02D1">
        <w:rPr>
          <w:rFonts w:ascii="Times New Roman" w:hAnsi="Times New Roman" w:cs="Times New Roman"/>
          <w:bCs/>
          <w:color w:val="000000" w:themeColor="text1"/>
          <w:sz w:val="24"/>
          <w:szCs w:val="24"/>
        </w:rPr>
        <w:fldChar w:fldCharType="begin" w:fldLock="1"/>
      </w:r>
      <w:r w:rsidR="007161F5">
        <w:rPr>
          <w:rFonts w:ascii="Times New Roman" w:hAnsi="Times New Roman" w:cs="Times New Roman"/>
          <w:bCs/>
          <w:color w:val="000000" w:themeColor="text1"/>
          <w:sz w:val="24"/>
          <w:szCs w:val="24"/>
        </w:rPr>
        <w:instrText>ADDIN CSL_CITATION {"citationItems":[{"id":"ITEM-1","itemData":{"DOI":"10.1016/j.jacc.2019.02.065","ISSN":"15583597","abstract":"Background: Myocardial disarray is a likely focus for fatal arrhythmia in hypertrophic cardiomyopathy (HCM). This microstructural abnormality can be inferred by mapping the preferential diffusion of water along cardiac muscle fibers using diffusion tensor cardiac magnetic resonance (DT-CMR) imaging. Fractional anisotropy (FA) quantifies directionality of diffusion in 3 dimensions. The authors hypothesized that FA would be reduced in HCM due to disarray and fibrosis that may represent the anatomic substrate for ventricular arrhythmia. Objectives: This study sought to assess FA as a noninvasive in vivo biomarker of HCM myoarchitecture and its association with ventricular arrhythmia. Methods: A total of 50 HCM patients (47 ± 15 years of age, 77% male) and 30 healthy control subjects (46 ± 16 years of age, 70% male) underwent DT-CMR in diastole, cine, late gadolinium enhancement (LGE), and extracellular volume (ECV) imaging at 3-T. Results: Diastolic FA was reduced in HCM compared with control subjects (0.49 ± 0.05 vs. 0.52 ± 0.03; p = 0.0005). Control subjects had a mid-wall ring of high FA. In HCM, this ring was disrupted by reduced FA, consistent with published histology demonstrating that disarray and fibrosis invade circumferentially aligned mid-wall myocytes. LGE and ECV were significant predictors of FA, in line with fibrosis contributing to low FA. Yet FA adjusted for LGE and ECV remained reduced in HCM (p = 0.028). FA in the hypertrophied segment was reduced in HCM patients with ventricular arrhythmia compared to patients without (n = 15; 0.41 ± 0.03 vs. 0.46 ± 0.06; p = 0.007). A decrease in FA of 0.05 increased odds of ventricular arrhythmia by 2.5 (95% confidence interval: 1.2 to 5.3; p = 0.015) in HCM and remained significant even after correcting for LGE, ECV, and wall thickness (p = 0.036). Conclusions: DT-CMR assessment of left ventricular myoarchitecture matched patterns reported previously on histology. Low diastolic FA in HCM was associated with ventricular arrhythmia and is likely to represent disarray after accounting for fibrosis. The authors propose that diastolic FA could be the first in vivo marker of disarray in HCM and a potential independent risk factor.","author":[{"dropping-particle":"","family":"Ariga","given":"Rina","non-dropping-particle":"","parse-names":false,"suffix":""},{"dropping-particle":"","family":"Tunnicliffe","given":"Elizabeth M.","non-dropping-particle":"","parse-names":false,"suffix":""},{"dropping-particle":"","family":"Manohar","given":"Sanjay G.","non-dropping-particle":"","parse-names":false,"suffix":""},{"dropping-particle":"","family":"Mahmod","given":"Masliza","non-dropping-particle":"","parse-names":false,"suffix":""},{"dropping-particle":"","family":"Raman","given":"Betty","non-dropping-particle":"","parse-names":false,"suffix":""},{"dropping-particle":"","family":"Piechnik","given":"Stefan K.","non-dropping-particle":"","parse-names":false,"suffix":""},{"dropping-particle":"","family":"Francis","given":"Jane M.","non-dropping-particle":"","parse-names":false,"suffix":""},{"dropping-particle":"","family":"Robson","given":"Matthew D.","non-dropping-particle":"","parse-names":false,"suffix":""},{"dropping-particle":"","family":"Neubauer","given":"Stefan","non-dropping-particle":"","parse-names":false,"suffix":""},{"dropping-particle":"","family":"Watkins","given":"Hugh","non-dropping-particle":"","parse-names":false,"suffix":""}],"container-title":"Journal of the American College of Cardiology","id":"ITEM-1","issued":{"date-parts":[["2019"]]},"title":"Identification of Myocardial Disarray in Patients With Hypertrophic Cardiomyopathy and Ventricular Arrhythmias","type":"article-journal"},"uris":["http://www.mendeley.com/documents/?uuid=dfb4fa17-efee-4fa9-b09d-af79687a7535"]},{"id":"ITEM-2","itemData":{"DOI":"10.1002/jmri.20473","ISSN":"10531807","PMID":"16331592","abstract":"Purpose: To examine the relationship between myofiber disarray and myocardial hypokinesis in human hypertrophic cardiomyopathy (HCM) using noninvasive cardiac diffusion and strain MRI. Materials and Methods: Five patients with a diagnosis of HCM and five age-matched healthy volunteers were studied and compared. Cardiac diffusion MRI was applied to map in vivo myocardial fiber architecture. Cardiac strain MRI was applied to map myocardial motion. By acquiring registered diffusion and strain MRI images in vivo on both normal and HCM hearts, we investigated in HCM the relationship between myofiber disarray and systolic strain components, including radial, fiber, and cross-fiber strains, and sought to determine the mechanism behind disarray-related myocardial dysfunction in HCM. Results: Regionally disordered fiber orientation and reduced diffusion fractional anisotropy (FA) were found in HCM, demonstrating myofiber disarray. Intramural myocardial strain hypokinesis (reduced radial, fiber, and cross-fiber strains) was also observed in HCM in the same region, and was found to be correlated with FA. The correlation between FA and hypokinesis was found to be stronger in the cross-fiber direction (part of the passive myocardial function) compared to the fiber direction (part of the active myocardial function). This is consistent with the hypothesis that the principal feature of HCM is the reduction of myocardium passive compliance. The angle between principal shortening and fiber orientation was markedly disordered in HCM, indicating an abnormal transmural coupling. Conclusion: Myofiber disarray in HCM is correlated with abnormalities of both passive and active myocardial function, and the normal patterns of fiber shortening and wall thickening are deranged in HCM. © 2005 Wiley-Liss, Inc.","author":[{"dropping-particle":"","family":"Tseng","given":"Wen Yih I.","non-dropping-particle":"","parse-names":false,"suffix":""},{"dropping-particle":"","family":"Dou","given":"Jiangang","non-dropping-particle":"","parse-names":false,"suffix":""},{"dropping-particle":"","family":"Reese","given":"Timothy G.","non-dropping-particle":"","parse-names":false,"suffix":""},{"dropping-particle":"","family":"Wedeen","given":"J.","non-dropping-particle":"Van","parse-names":false,"suffix":""}],"container-title":"Journal of Magnetic Resonance Imaging","id":"ITEM-2","issued":{"date-parts":[["2006"]]},"title":"Imaging myocardial fiber disarray and intramural strain hypokinesis in hypertrophic cardiomyopathy with MRI","type":"article-journal"},"uris":["http://www.mendeley.com/documents/?uuid=8fb40624-8e1d-4e40-a2d9-0ad0111c4e0b"]},{"id":"ITEM-3","itemData":{"DOI":"https://doi.org/10.1002/jmri.27257","abstract":"Background Hypertrophic cardiomyopathy (HCM) remains the commonest cause of sudden cardiac death among young athletes. Differentiating between physiologically adaptive left ventricular (LV) hypertrophy observed in athletes' hearts and pathological HCM remains challenging. By quantifying the diffusion of water molecules, diffusion tensor imaging (DTI) MRI allows voxelwise characterization of myocardial microstructure. Purpose To explore microstructural differences between healthy volunteers, athletes, and HCM patients using DTI. Study Type Prospective cohort. Population Twenty healthy volunteers, 20 athletes, and 20 HCM patients. Field Strength/Sequence 3T/DTI spin echo. Assessment In-house MatLab software was used to derive mean diffusivity (MD) and fractional anisotropy (FA) as markers of amplitude and anisotropy of the diffusion of water molecules, and secondary eigenvector angles (E2A)—reflecting the orientations of laminar sheetlets. Statistical Tests Independent samples t-tests were used to detect statistical significance between any two cohorts. Analysis of variance was utilized for detecting the statistical difference between the three cohorts. Statistical tests were two-tailed. A result was considered statistically significant at P ≤ 0.05. Results DTI markers were significantly different between HCM, athletes, and volunteers. HCM patients had significantly higher global MD and E2A, and significantly lower FA than athletes and volunteers. (MDHCM = 1.52 ± 0.06 × 10−3 mm2/s, MDAthletes = 1.49 ± 0.03 × 10−3 mm2/s, MDvolunteers = 1.47 ± 0.02 × 10−3 mm2/s, P &lt; 0.05; E2AHCM = 58.8 ± 4°, E2Aathletes = 47 ± 5°, E2Avolunteers = 38.5 ± 7°, P &lt; 0.05; FAHCM = 0.30 ± 0.02, FAAthletes = 0.35 ± 0.02, FAvolunteers = 0.36 ± 0.03, P &lt; 0.05). HCM patients had significantly higher E2A in their thickest segments compared to the remote (E2Athickest = 66.8 ± 7, E2Aremote = 51.2 ± 9, P &lt; 0.05). Data Conclusion DTI depicts an increase in amplitude and isotropy of diffusion in the myocardium of HCM compared to athletes and volunteers as reflected by increased MD and decreased FA values. While significantly higher E2A values in HCM and athletes reflect steeper configurations of the myocardial sheetlets than in volunteers, HCM patients demonstrated an eccentric rise in E2A in their thickest segments, while athletes demonstrated a concentric rise. Further studies are required to determine the diagnostic capabilities of DTI. Evidence Level 1 Technical Efficacy Stage 2","author":[{"dropping-particle":"","family":"Das","given":"Arka","non-dropping-particle":"","parse-names":false,"suffix":""},{"dropping-particle":"","family":"Chowdhary","given":"Amrit","non-dropping-particle":"","parse-names":false,"suffix":""},{"dropping-particle":"","family":"Kelly","given":"Chris","non-dropping-particle":"","parse-names":false,"suffix":""},{"dropping-particle":"","family":"Teh","given":"Irvin","non-dropping-particle":"","parse-names":false,"suffix":""},{"dropping-particle":"","family":"Stoeck","given":"Christian T","non-dropping-particle":"","parse-names":false,"suffix":""},{"dropping-particle":"","family":"Kozerke","given":"Sebastian","non-dropping-particle":"","parse-names":false,"suffix":""},{"dropping-particle":"","family":"Maxwell","given":"Nicholas","non-dropping-particle":"","parse-names":false,"suffix":""},{"dropping-particle":"","family":"Craven","given":"Thomas P","non-dropping-particle":"","parse-names":false,"suffix":""},{"dropping-particle":"","family":"Jex","given":"Nicholas J","non-dropping-particle":"","parse-names":false,"suffix":""},{"dropping-particle":"","family":"Saunderson","given":"Christopher E D","non-dropping-particle":"","parse-names":false,"suffix":""},{"dropping-particle":"","family":"Brown","given":"Louise A E","non-dropping-particle":"","parse-names":false,"suffix":""},{"dropping-particle":"","family":"Ben-Arzi","given":"Hadar","non-dropping-particle":"","parse-names":false,"suffix":""},{"dropping-particle":"","family":"Sengupta","given":"Anshuman","non-dropping-particle":"","parse-names":false,"suffix":""},{"dropping-particle":"","family":"Page","given":"Stephen P","non-dropping-particle":"","parse-names":false,"suffix":""},{"dropping-particle":"","family":"Swoboda","given":"Peter P","non-dropping-particle":"","parse-names":false,"suffix":""},{"dropping-particle":"","family":"Greenwood","given":"John P","non-dropping-particle":"","parse-names":false,"suffix":""},{"dropping-particle":"","family":"Schneider","given":"Jurgen E","non-dropping-particle":"","parse-names":false,"suffix":""},{"dropping-particle":"","family":"Plein","given":"Sven","non-dropping-particle":"","parse-names":false,"suffix":""},{"dropping-particle":"","family":"Dall'Armellina","given":"Erica","non-dropping-particle":"","parse-names":false,"suffix":""}],"container-title":"Journal of Magnetic Resonance Imaging","id":"ITEM-3","issue":"1","issued":{"date-parts":[["2021"]]},"page":"73-82","title":"Insight Into Myocardial Microstructure of Athletes and Hypertrophic Cardiomyopathy Patients Using Diffusion Tensor Imaging","type":"article-journal","volume":"53"},"uris":["http://www.mendeley.com/documents/?uuid=b9feea21-bb63-4ff0-ba18-6007aae124ee"]}],"mendeley":{"formattedCitation":"[56]–[58]","plainTextFormattedCitation":"[56]–[58]","previouslyFormattedCitation":"[56]–[58]"},"properties":{"noteIndex":0},"schema":"https://github.com/citation-style-language/schema/raw/master/csl-citation.json"}</w:instrText>
      </w:r>
      <w:r w:rsidR="00E15B36" w:rsidRPr="009D02D1">
        <w:rPr>
          <w:rFonts w:ascii="Times New Roman" w:hAnsi="Times New Roman" w:cs="Times New Roman"/>
          <w:bCs/>
          <w:color w:val="000000" w:themeColor="text1"/>
          <w:sz w:val="24"/>
          <w:szCs w:val="24"/>
        </w:rPr>
        <w:fldChar w:fldCharType="separate"/>
      </w:r>
      <w:r w:rsidR="00E220C9" w:rsidRPr="00E220C9">
        <w:rPr>
          <w:rFonts w:ascii="Times New Roman" w:hAnsi="Times New Roman" w:cs="Times New Roman"/>
          <w:bCs/>
          <w:noProof/>
          <w:color w:val="000000" w:themeColor="text1"/>
          <w:sz w:val="24"/>
          <w:szCs w:val="24"/>
        </w:rPr>
        <w:t>[56]–[58]</w:t>
      </w:r>
      <w:r w:rsidR="00E15B36" w:rsidRPr="009D02D1">
        <w:rPr>
          <w:rFonts w:ascii="Times New Roman" w:hAnsi="Times New Roman" w:cs="Times New Roman"/>
          <w:bCs/>
          <w:color w:val="000000" w:themeColor="text1"/>
          <w:sz w:val="24"/>
          <w:szCs w:val="24"/>
        </w:rPr>
        <w:fldChar w:fldCharType="end"/>
      </w:r>
      <w:r w:rsidRPr="009D02D1">
        <w:rPr>
          <w:rFonts w:ascii="Times New Roman" w:hAnsi="Times New Roman" w:cs="Times New Roman"/>
          <w:bCs/>
          <w:color w:val="000000" w:themeColor="text1"/>
          <w:sz w:val="24"/>
          <w:szCs w:val="24"/>
        </w:rPr>
        <w:t>.</w:t>
      </w:r>
      <w:r w:rsidR="00E15B36" w:rsidRPr="009D02D1">
        <w:rPr>
          <w:rFonts w:ascii="Times New Roman" w:hAnsi="Times New Roman" w:cs="Times New Roman"/>
          <w:bCs/>
          <w:color w:val="000000" w:themeColor="text1"/>
          <w:sz w:val="24"/>
          <w:szCs w:val="24"/>
        </w:rPr>
        <w:t xml:space="preserve"> The relationship between FA and myofiber disarray is shown in </w:t>
      </w:r>
      <w:r w:rsidR="00E15B36" w:rsidRPr="009D02D1">
        <w:rPr>
          <w:rFonts w:ascii="Times New Roman" w:hAnsi="Times New Roman" w:cs="Times New Roman"/>
          <w:b/>
          <w:bCs/>
          <w:color w:val="000000" w:themeColor="text1"/>
          <w:sz w:val="24"/>
          <w:szCs w:val="24"/>
        </w:rPr>
        <w:t>Fig 2</w:t>
      </w:r>
      <w:r w:rsidR="00733E00">
        <w:rPr>
          <w:rFonts w:ascii="Times New Roman" w:hAnsi="Times New Roman" w:cs="Times New Roman"/>
          <w:bCs/>
          <w:color w:val="000000" w:themeColor="text1"/>
          <w:sz w:val="24"/>
          <w:szCs w:val="24"/>
        </w:rPr>
        <w:t xml:space="preserve">, and </w:t>
      </w:r>
      <w:r w:rsidR="00CE0970">
        <w:rPr>
          <w:rFonts w:ascii="Times New Roman" w:hAnsi="Times New Roman" w:cs="Times New Roman"/>
          <w:bCs/>
          <w:color w:val="000000" w:themeColor="text1"/>
          <w:sz w:val="24"/>
          <w:szCs w:val="24"/>
        </w:rPr>
        <w:t xml:space="preserve">was </w:t>
      </w:r>
      <w:r w:rsidR="00733E00">
        <w:rPr>
          <w:rFonts w:ascii="Times New Roman" w:hAnsi="Times New Roman" w:cs="Times New Roman"/>
          <w:bCs/>
          <w:color w:val="000000" w:themeColor="text1"/>
          <w:sz w:val="24"/>
          <w:szCs w:val="24"/>
        </w:rPr>
        <w:t>established</w:t>
      </w:r>
      <w:r w:rsidRPr="009D02D1">
        <w:rPr>
          <w:rFonts w:ascii="Times New Roman" w:hAnsi="Times New Roman" w:cs="Times New Roman"/>
          <w:bCs/>
          <w:color w:val="000000" w:themeColor="text1"/>
          <w:sz w:val="24"/>
          <w:szCs w:val="24"/>
        </w:rPr>
        <w:t xml:space="preserve"> </w:t>
      </w:r>
      <w:r w:rsidR="00733E00">
        <w:rPr>
          <w:rFonts w:ascii="Times New Roman" w:hAnsi="Times New Roman" w:cs="Times New Roman"/>
          <w:bCs/>
          <w:color w:val="000000" w:themeColor="text1"/>
          <w:sz w:val="24"/>
          <w:szCs w:val="24"/>
        </w:rPr>
        <w:t>by assuming</w:t>
      </w:r>
      <w:r w:rsidR="00733E00" w:rsidRPr="009D02D1">
        <w:rPr>
          <w:rFonts w:ascii="Times New Roman" w:hAnsi="Times New Roman" w:cs="Times New Roman"/>
          <w:bCs/>
          <w:color w:val="000000" w:themeColor="text1"/>
          <w:sz w:val="24"/>
          <w:szCs w:val="24"/>
        </w:rPr>
        <w:t xml:space="preserve"> </w:t>
      </w:r>
      <w:r w:rsidR="00733E00">
        <w:rPr>
          <w:rFonts w:ascii="Times New Roman" w:hAnsi="Times New Roman" w:cs="Times New Roman"/>
          <w:bCs/>
          <w:color w:val="000000" w:themeColor="text1"/>
          <w:sz w:val="24"/>
          <w:szCs w:val="24"/>
        </w:rPr>
        <w:t xml:space="preserve">the </w:t>
      </w:r>
      <w:r w:rsidR="00E15B36" w:rsidRPr="009D02D1">
        <w:rPr>
          <w:rFonts w:ascii="Times New Roman" w:hAnsi="Times New Roman" w:cs="Times New Roman"/>
          <w:bCs/>
          <w:color w:val="000000" w:themeColor="text1"/>
          <w:sz w:val="24"/>
          <w:szCs w:val="24"/>
        </w:rPr>
        <w:t xml:space="preserve">structure tensor </w:t>
      </w:r>
      <m:oMath>
        <m:r>
          <m:rPr>
            <m:sty m:val="bi"/>
          </m:rPr>
          <w:rPr>
            <w:rFonts w:ascii="Cambria Math" w:hAnsi="Cambria Math" w:cs="Times New Roman"/>
            <w:color w:val="000000" w:themeColor="text1"/>
            <w:sz w:val="24"/>
            <w:szCs w:val="24"/>
          </w:rPr>
          <m:t>H</m:t>
        </m:r>
      </m:oMath>
      <w:r w:rsidR="00E15B36" w:rsidRPr="009D02D1">
        <w:rPr>
          <w:rFonts w:ascii="Times New Roman" w:eastAsiaTheme="minorEastAsia" w:hAnsi="Times New Roman" w:cs="Times New Roman"/>
          <w:b/>
          <w:bCs/>
          <w:color w:val="000000" w:themeColor="text1"/>
          <w:sz w:val="24"/>
          <w:szCs w:val="24"/>
        </w:rPr>
        <w:t xml:space="preserve"> </w:t>
      </w:r>
      <w:r w:rsidR="00733E00">
        <w:rPr>
          <w:rFonts w:ascii="Times New Roman" w:eastAsiaTheme="minorEastAsia" w:hAnsi="Times New Roman" w:cs="Times New Roman"/>
          <w:bCs/>
          <w:color w:val="000000" w:themeColor="text1"/>
          <w:sz w:val="24"/>
          <w:szCs w:val="24"/>
        </w:rPr>
        <w:t>to be equivalent to the</w:t>
      </w:r>
      <w:r w:rsidR="00733E00" w:rsidRPr="009D02D1">
        <w:rPr>
          <w:rFonts w:ascii="Times New Roman" w:eastAsiaTheme="minorEastAsia" w:hAnsi="Times New Roman" w:cs="Times New Roman"/>
          <w:bCs/>
          <w:color w:val="000000" w:themeColor="text1"/>
          <w:sz w:val="24"/>
          <w:szCs w:val="24"/>
        </w:rPr>
        <w:t xml:space="preserve"> </w:t>
      </w:r>
      <w:r w:rsidR="00E15B36" w:rsidRPr="009D02D1">
        <w:rPr>
          <w:rFonts w:ascii="Times New Roman" w:eastAsiaTheme="minorEastAsia" w:hAnsi="Times New Roman" w:cs="Times New Roman"/>
          <w:bCs/>
          <w:color w:val="000000" w:themeColor="text1"/>
          <w:sz w:val="24"/>
          <w:szCs w:val="24"/>
        </w:rPr>
        <w:t>diffusion tensor</w:t>
      </w:r>
      <w:r w:rsidR="009E2651">
        <w:rPr>
          <w:rFonts w:ascii="Times New Roman" w:eastAsiaTheme="minorEastAsia" w:hAnsi="Times New Roman" w:cs="Times New Roman"/>
          <w:bCs/>
          <w:color w:val="000000" w:themeColor="text1"/>
          <w:sz w:val="24"/>
          <w:szCs w:val="24"/>
        </w:rPr>
        <w:t xml:space="preserve"> measured in the diffusion-tensor MR images</w:t>
      </w:r>
      <w:r w:rsidR="00606984">
        <w:rPr>
          <w:rFonts w:ascii="Times New Roman" w:eastAsiaTheme="minorEastAsia" w:hAnsi="Times New Roman" w:cs="Times New Roman"/>
          <w:bCs/>
          <w:color w:val="000000" w:themeColor="text1"/>
          <w:sz w:val="24"/>
          <w:szCs w:val="24"/>
        </w:rPr>
        <w:t xml:space="preserve"> (DTMRI)</w:t>
      </w:r>
      <w:r w:rsidR="009E2651">
        <w:rPr>
          <w:rFonts w:ascii="Times New Roman" w:eastAsiaTheme="minorEastAsia" w:hAnsi="Times New Roman" w:cs="Times New Roman"/>
          <w:bCs/>
          <w:color w:val="000000" w:themeColor="text1"/>
          <w:sz w:val="24"/>
          <w:szCs w:val="24"/>
        </w:rPr>
        <w:t>. F</w:t>
      </w:r>
      <w:r w:rsidR="00E15B36" w:rsidRPr="009D02D1">
        <w:rPr>
          <w:rFonts w:ascii="Times New Roman" w:eastAsiaTheme="minorEastAsia" w:hAnsi="Times New Roman" w:cs="Times New Roman"/>
          <w:bCs/>
          <w:color w:val="000000" w:themeColor="text1"/>
          <w:sz w:val="24"/>
          <w:szCs w:val="24"/>
        </w:rPr>
        <w:t xml:space="preserve">ollowing the formulation </w:t>
      </w:r>
      <w:r w:rsidR="009E2651">
        <w:rPr>
          <w:rFonts w:ascii="Times New Roman" w:eastAsiaTheme="minorEastAsia" w:hAnsi="Times New Roman" w:cs="Times New Roman"/>
          <w:bCs/>
          <w:color w:val="000000" w:themeColor="text1"/>
          <w:sz w:val="24"/>
          <w:szCs w:val="24"/>
        </w:rPr>
        <w:t>d</w:t>
      </w:r>
      <w:r w:rsidR="00E15B36" w:rsidRPr="009D02D1">
        <w:rPr>
          <w:rFonts w:ascii="Times New Roman" w:eastAsiaTheme="minorEastAsia" w:hAnsi="Times New Roman" w:cs="Times New Roman"/>
          <w:bCs/>
          <w:color w:val="000000" w:themeColor="text1"/>
          <w:sz w:val="24"/>
          <w:szCs w:val="24"/>
        </w:rPr>
        <w:t xml:space="preserve">escribed in Mukherjee et al </w:t>
      </w:r>
      <w:r w:rsidR="00E15B36" w:rsidRPr="009D02D1">
        <w:rPr>
          <w:rFonts w:ascii="Times New Roman" w:eastAsiaTheme="minorEastAsia" w:hAnsi="Times New Roman" w:cs="Times New Roman"/>
          <w:bCs/>
          <w:color w:val="000000" w:themeColor="text1"/>
          <w:sz w:val="24"/>
          <w:szCs w:val="24"/>
        </w:rPr>
        <w:fldChar w:fldCharType="begin" w:fldLock="1"/>
      </w:r>
      <w:r w:rsidR="007161F5">
        <w:rPr>
          <w:rFonts w:ascii="Times New Roman" w:eastAsiaTheme="minorEastAsia" w:hAnsi="Times New Roman" w:cs="Times New Roman"/>
          <w:bCs/>
          <w:color w:val="000000" w:themeColor="text1"/>
          <w:sz w:val="24"/>
          <w:szCs w:val="24"/>
        </w:rPr>
        <w:instrText>ADDIN CSL_CITATION {"citationItems":[{"id":"ITEM-1","itemData":{"DOI":"10.3174/ajnr.A1051","ISSN":"1936-959X (Electronic)","PMID":"18339720","abstract":"In this article, the underlying theory of clinical diffusion MR imaging, including  diffusion tensor imaging (DTI) and fiber tractography, is reviewed. First, a brief explanation of the basic physics of diffusion-weighted imaging (DWI) and apparent diffusion coefficient (ADC) mapping is provided. This is followed by an overview of the additional information that can be derived from the diffusion tensor, including diffusion anisotropy, color-encoded fiber orientation maps, and 3D fiber tractography. This article provides the requisite background for the second article in this 2-part review to appear next month, which covers the major technical factors that affect image quality in diffusion MR imaging, including the acquisition sequence, magnet field strength, gradient amplitude and slew rate, and multichannel radio-frequency coils and parallel imaging. The emphasis is on optimizing these factors for state-of-the-art DWI and DTI based on the best available evidence in the literature.","author":[{"dropping-particle":"","family":"Mukherjee","given":"P","non-dropping-particle":"","parse-names":false,"suffix":""},{"dropping-particle":"","family":"Berman","given":"J I","non-dropping-particle":"","parse-names":false,"suffix":""},{"dropping-particle":"","family":"Chung","given":"S W","non-dropping-particle":"","parse-names":false,"suffix":""},{"dropping-particle":"","family":"Hess","given":"C P","non-dropping-particle":"","parse-names":false,"suffix":""},{"dropping-particle":"","family":"Henry","given":"R G","non-dropping-particle":"","parse-names":false,"suffix":""}],"container-title":"AJNR. American journal of neuroradiology","id":"ITEM-1","issue":"4","issued":{"date-parts":[["2008","4"]]},"language":"eng","page":"632-641","title":"Diffusion tensor MR imaging and fiber tractography: theoretic underpinnings.","type":"article-journal","volume":"29"},"uris":["http://www.mendeley.com/documents/?uuid=e9fb63f9-e438-4c9e-b879-23847fb68fea"]}],"mendeley":{"formattedCitation":"[59]","plainTextFormattedCitation":"[59]","previouslyFormattedCitation":"[59]"},"properties":{"noteIndex":0},"schema":"https://github.com/citation-style-language/schema/raw/master/csl-citation.json"}</w:instrText>
      </w:r>
      <w:r w:rsidR="00E15B36" w:rsidRPr="009D02D1">
        <w:rPr>
          <w:rFonts w:ascii="Times New Roman" w:eastAsiaTheme="minorEastAsia" w:hAnsi="Times New Roman" w:cs="Times New Roman"/>
          <w:bCs/>
          <w:color w:val="000000" w:themeColor="text1"/>
          <w:sz w:val="24"/>
          <w:szCs w:val="24"/>
        </w:rPr>
        <w:fldChar w:fldCharType="separate"/>
      </w:r>
      <w:r w:rsidR="00E220C9" w:rsidRPr="00E220C9">
        <w:rPr>
          <w:rFonts w:ascii="Times New Roman" w:eastAsiaTheme="minorEastAsia" w:hAnsi="Times New Roman" w:cs="Times New Roman"/>
          <w:bCs/>
          <w:noProof/>
          <w:color w:val="000000" w:themeColor="text1"/>
          <w:sz w:val="24"/>
          <w:szCs w:val="24"/>
        </w:rPr>
        <w:t>[59]</w:t>
      </w:r>
      <w:r w:rsidR="00E15B36" w:rsidRPr="009D02D1">
        <w:rPr>
          <w:rFonts w:ascii="Times New Roman" w:eastAsiaTheme="minorEastAsia" w:hAnsi="Times New Roman" w:cs="Times New Roman"/>
          <w:bCs/>
          <w:color w:val="000000" w:themeColor="text1"/>
          <w:sz w:val="24"/>
          <w:szCs w:val="24"/>
        </w:rPr>
        <w:fldChar w:fldCharType="end"/>
      </w:r>
      <w:r w:rsidR="009E2651">
        <w:rPr>
          <w:rFonts w:ascii="Times New Roman" w:eastAsiaTheme="minorEastAsia" w:hAnsi="Times New Roman" w:cs="Times New Roman"/>
          <w:bCs/>
          <w:color w:val="000000" w:themeColor="text1"/>
          <w:sz w:val="24"/>
          <w:szCs w:val="24"/>
        </w:rPr>
        <w:t>,</w:t>
      </w:r>
      <w:r w:rsidR="00E15B36" w:rsidRPr="009D02D1">
        <w:rPr>
          <w:rFonts w:ascii="Times New Roman" w:hAnsi="Times New Roman" w:cs="Times New Roman"/>
          <w:bCs/>
          <w:color w:val="000000" w:themeColor="text1"/>
          <w:sz w:val="24"/>
          <w:szCs w:val="24"/>
        </w:rPr>
        <w:t xml:space="preserve"> </w:t>
      </w:r>
      <w:r w:rsidR="00B940AB">
        <w:rPr>
          <w:rFonts w:ascii="Times New Roman" w:hAnsi="Times New Roman" w:cs="Times New Roman"/>
          <w:bCs/>
          <w:color w:val="000000" w:themeColor="text1"/>
          <w:sz w:val="24"/>
          <w:szCs w:val="24"/>
        </w:rPr>
        <w:t>the eigenvalues (</w:t>
      </w:r>
      <m:oMath>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 xml:space="preserve">, </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2</m:t>
            </m:r>
          </m:sub>
        </m:sSub>
        <m:r>
          <w:rPr>
            <w:rFonts w:ascii="Cambria Math" w:hAnsi="Cambria Math" w:cs="Times New Roman"/>
            <w:color w:val="000000" w:themeColor="text1"/>
            <w:sz w:val="24"/>
            <w:szCs w:val="24"/>
          </w:rPr>
          <m:t xml:space="preserve">, </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3</m:t>
            </m:r>
          </m:sub>
        </m:sSub>
      </m:oMath>
      <w:r w:rsidR="00B940AB">
        <w:rPr>
          <w:rFonts w:ascii="Times New Roman" w:hAnsi="Times New Roman" w:cs="Times New Roman"/>
          <w:bCs/>
          <w:color w:val="000000" w:themeColor="text1"/>
          <w:sz w:val="24"/>
          <w:szCs w:val="24"/>
        </w:rPr>
        <w:t>) of</w:t>
      </w:r>
      <w:r w:rsidR="009E2651">
        <w:rPr>
          <w:rFonts w:ascii="Times New Roman" w:hAnsi="Times New Roman" w:cs="Times New Roman"/>
          <w:bCs/>
          <w:color w:val="000000" w:themeColor="text1"/>
          <w:sz w:val="24"/>
          <w:szCs w:val="24"/>
        </w:rPr>
        <w:t xml:space="preserve"> the</w:t>
      </w:r>
      <w:r w:rsidR="00B940AB">
        <w:rPr>
          <w:rFonts w:ascii="Times New Roman" w:hAnsi="Times New Roman" w:cs="Times New Roman"/>
          <w:bCs/>
          <w:color w:val="000000" w:themeColor="text1"/>
          <w:sz w:val="24"/>
          <w:szCs w:val="24"/>
        </w:rPr>
        <w:t xml:space="preserve"> structure tensor were used to </w:t>
      </w:r>
      <w:r w:rsidR="009E2651">
        <w:rPr>
          <w:rFonts w:ascii="Times New Roman" w:hAnsi="Times New Roman" w:cs="Times New Roman"/>
          <w:bCs/>
          <w:color w:val="000000" w:themeColor="text1"/>
          <w:sz w:val="24"/>
          <w:szCs w:val="24"/>
        </w:rPr>
        <w:t xml:space="preserve">compute the </w:t>
      </w:r>
      <w:r w:rsidR="00B940AB">
        <w:rPr>
          <w:rFonts w:ascii="Times New Roman" w:hAnsi="Times New Roman" w:cs="Times New Roman"/>
          <w:bCs/>
          <w:color w:val="000000" w:themeColor="text1"/>
          <w:sz w:val="24"/>
          <w:szCs w:val="24"/>
        </w:rPr>
        <w:t xml:space="preserve">FA </w:t>
      </w:r>
      <w:r w:rsidR="003C34C2">
        <w:rPr>
          <w:rFonts w:ascii="Times New Roman" w:hAnsi="Times New Roman" w:cs="Times New Roman"/>
          <w:bCs/>
          <w:color w:val="000000" w:themeColor="text1"/>
          <w:sz w:val="24"/>
          <w:szCs w:val="24"/>
        </w:rPr>
        <w:t>based on the</w:t>
      </w:r>
      <w:r w:rsidR="00B940AB">
        <w:rPr>
          <w:rFonts w:ascii="Times New Roman" w:hAnsi="Times New Roman" w:cs="Times New Roman"/>
          <w:bCs/>
          <w:color w:val="000000" w:themeColor="text1"/>
          <w:sz w:val="24"/>
          <w:szCs w:val="24"/>
        </w:rPr>
        <w:t xml:space="preserve"> following relation</w:t>
      </w:r>
      <w:r w:rsidR="009E2651">
        <w:rPr>
          <w:rFonts w:ascii="Times New Roman" w:hAnsi="Times New Roman" w:cs="Times New Roman"/>
          <w:bCs/>
          <w:color w:val="000000" w:themeColor="text1"/>
          <w:sz w:val="24"/>
          <w:szCs w:val="24"/>
        </w:rPr>
        <w:t>ship</w:t>
      </w:r>
      <w:r w:rsidR="00B940AB">
        <w:rPr>
          <w:rFonts w:ascii="Times New Roman" w:hAnsi="Times New Roman" w:cs="Times New Roman"/>
          <w:bCs/>
          <w:color w:val="000000" w:themeColor="text1"/>
          <w:sz w:val="24"/>
          <w:szCs w:val="24"/>
        </w:rPr>
        <w:t>:</w:t>
      </w:r>
    </w:p>
    <w:p w14:paraId="31B55B32" w14:textId="77777777" w:rsidR="00B940AB" w:rsidRDefault="00B940AB" w:rsidP="00B940AB">
      <w:pPr>
        <w:pStyle w:val="ListParagraph"/>
        <w:spacing w:line="240" w:lineRule="auto"/>
        <w:ind w:left="360"/>
        <w:jc w:val="both"/>
        <w:rPr>
          <w:rFonts w:ascii="Times New Roman" w:hAnsi="Times New Roman" w:cs="Times New Roman"/>
          <w:bCs/>
          <w:color w:val="000000" w:themeColor="text1"/>
          <w:sz w:val="24"/>
          <w:szCs w:val="24"/>
        </w:rPr>
      </w:pPr>
    </w:p>
    <w:tbl>
      <w:tblPr>
        <w:tblStyle w:val="TableGrid"/>
        <w:tblW w:w="8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gridCol w:w="990"/>
      </w:tblGrid>
      <w:tr w:rsidR="00B940AB" w:rsidRPr="00B940AB" w14:paraId="7CC282BB" w14:textId="77777777" w:rsidTr="0053346C">
        <w:trPr>
          <w:trHeight w:val="305"/>
        </w:trPr>
        <w:tc>
          <w:tcPr>
            <w:tcW w:w="7825" w:type="dxa"/>
          </w:tcPr>
          <w:p w14:paraId="5BF6D5B2" w14:textId="77777777" w:rsidR="00B940AB" w:rsidRDefault="00B940AB" w:rsidP="00B940AB">
            <w:pPr>
              <w:pStyle w:val="ListParagraph"/>
              <w:ind w:left="360"/>
              <w:jc w:val="both"/>
              <w:rPr>
                <w:rFonts w:ascii="Times New Roman" w:hAnsi="Times New Roman" w:cs="Times New Roman"/>
                <w:bCs/>
                <w:color w:val="000000" w:themeColor="text1"/>
                <w:sz w:val="24"/>
                <w:szCs w:val="24"/>
              </w:rPr>
            </w:pPr>
            <m:oMathPara>
              <m:oMath>
                <m:r>
                  <w:rPr>
                    <w:rFonts w:ascii="Cambria Math" w:hAnsi="Cambria Math" w:cs="Times New Roman"/>
                    <w:color w:val="000000" w:themeColor="text1"/>
                    <w:sz w:val="24"/>
                    <w:szCs w:val="24"/>
                  </w:rPr>
                  <m:t xml:space="preserve">FA= </m:t>
                </m:r>
                <m:f>
                  <m:fPr>
                    <m:type m:val="skw"/>
                    <m:ctrlPr>
                      <w:rPr>
                        <w:rFonts w:ascii="Cambria Math" w:hAnsi="Cambria Math" w:cs="Times New Roman"/>
                        <w:bCs/>
                        <w:i/>
                        <w:color w:val="000000" w:themeColor="text1"/>
                        <w:sz w:val="24"/>
                        <w:szCs w:val="24"/>
                      </w:rPr>
                    </m:ctrlPr>
                  </m:fPr>
                  <m:num>
                    <m:rad>
                      <m:radPr>
                        <m:degHide m:val="1"/>
                        <m:ctrlPr>
                          <w:rPr>
                            <w:rFonts w:ascii="Cambria Math" w:hAnsi="Cambria Math" w:cs="Times New Roman"/>
                            <w:bCs/>
                            <w:i/>
                            <w:color w:val="000000" w:themeColor="text1"/>
                            <w:sz w:val="24"/>
                            <w:szCs w:val="24"/>
                          </w:rPr>
                        </m:ctrlPr>
                      </m:radPr>
                      <m:deg/>
                      <m:e>
                        <m:sSup>
                          <m:sSupPr>
                            <m:ctrlPr>
                              <w:rPr>
                                <w:rFonts w:ascii="Cambria Math" w:hAnsi="Cambria Math" w:cs="Times New Roman"/>
                                <w:bCs/>
                                <w:i/>
                                <w:color w:val="000000" w:themeColor="text1"/>
                                <w:sz w:val="24"/>
                                <w:szCs w:val="24"/>
                              </w:rPr>
                            </m:ctrlPr>
                          </m:sSupPr>
                          <m:e>
                            <m:r>
                              <w:rPr>
                                <w:rFonts w:ascii="Cambria Math" w:hAnsi="Cambria Math" w:cs="Times New Roman"/>
                                <w:color w:val="000000" w:themeColor="text1"/>
                                <w:sz w:val="24"/>
                                <w:szCs w:val="24"/>
                              </w:rPr>
                              <m:t>(</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2</m:t>
                                </m:r>
                              </m:sub>
                            </m:sSub>
                            <m:r>
                              <w:rPr>
                                <w:rFonts w:ascii="Cambria Math" w:hAnsi="Cambria Math" w:cs="Times New Roman"/>
                                <w:color w:val="000000" w:themeColor="text1"/>
                                <w:sz w:val="24"/>
                                <w:szCs w:val="24"/>
                              </w:rPr>
                              <m:t>)</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 xml:space="preserve">+ </m:t>
                        </m:r>
                        <m:sSup>
                          <m:sSupPr>
                            <m:ctrlPr>
                              <w:rPr>
                                <w:rFonts w:ascii="Cambria Math" w:hAnsi="Cambria Math" w:cs="Times New Roman"/>
                                <w:bCs/>
                                <w:i/>
                                <w:color w:val="000000" w:themeColor="text1"/>
                                <w:sz w:val="24"/>
                                <w:szCs w:val="24"/>
                              </w:rPr>
                            </m:ctrlPr>
                          </m:sSupPr>
                          <m:e>
                            <m:r>
                              <w:rPr>
                                <w:rFonts w:ascii="Cambria Math" w:hAnsi="Cambria Math" w:cs="Times New Roman"/>
                                <w:color w:val="000000" w:themeColor="text1"/>
                                <w:sz w:val="24"/>
                                <w:szCs w:val="24"/>
                              </w:rPr>
                              <m:t>(</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2</m:t>
                                </m:r>
                              </m:sub>
                            </m:sSub>
                            <m:r>
                              <w:rPr>
                                <w:rFonts w:ascii="Cambria Math" w:hAnsi="Cambria Math" w:cs="Times New Roman"/>
                                <w:color w:val="000000" w:themeColor="text1"/>
                                <w:sz w:val="24"/>
                                <w:szCs w:val="24"/>
                              </w:rPr>
                              <m:t>-</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3</m:t>
                                </m:r>
                              </m:sub>
                            </m:sSub>
                            <m:r>
                              <w:rPr>
                                <w:rFonts w:ascii="Cambria Math" w:hAnsi="Cambria Math" w:cs="Times New Roman"/>
                                <w:color w:val="000000" w:themeColor="text1"/>
                                <w:sz w:val="24"/>
                                <w:szCs w:val="24"/>
                              </w:rPr>
                              <m:t>)</m:t>
                            </m:r>
                          </m:e>
                          <m:sup>
                            <m:r>
                              <w:rPr>
                                <w:rFonts w:ascii="Cambria Math" w:hAnsi="Cambria Math" w:cs="Times New Roman"/>
                                <w:color w:val="000000" w:themeColor="text1"/>
                                <w:sz w:val="24"/>
                                <w:szCs w:val="24"/>
                              </w:rPr>
                              <m:t>2</m:t>
                            </m:r>
                          </m:sup>
                        </m:sSup>
                        <m:r>
                          <w:rPr>
                            <w:rFonts w:ascii="Cambria Math" w:hAnsi="Cambria Math" w:cs="Times New Roman"/>
                            <w:color w:val="000000" w:themeColor="text1"/>
                            <w:sz w:val="24"/>
                            <w:szCs w:val="24"/>
                          </w:rPr>
                          <m:t xml:space="preserve">+ </m:t>
                        </m:r>
                        <m:sSup>
                          <m:sSupPr>
                            <m:ctrlPr>
                              <w:rPr>
                                <w:rFonts w:ascii="Cambria Math" w:hAnsi="Cambria Math" w:cs="Times New Roman"/>
                                <w:bCs/>
                                <w:i/>
                                <w:color w:val="000000" w:themeColor="text1"/>
                                <w:sz w:val="24"/>
                                <w:szCs w:val="24"/>
                              </w:rPr>
                            </m:ctrlPr>
                          </m:sSupPr>
                          <m:e>
                            <m:r>
                              <w:rPr>
                                <w:rFonts w:ascii="Cambria Math" w:hAnsi="Cambria Math" w:cs="Times New Roman"/>
                                <w:color w:val="000000" w:themeColor="text1"/>
                                <w:sz w:val="24"/>
                                <w:szCs w:val="24"/>
                              </w:rPr>
                              <m:t>(</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3</m:t>
                                </m:r>
                              </m:sub>
                            </m:sSub>
                            <m:r>
                              <w:rPr>
                                <w:rFonts w:ascii="Cambria Math" w:hAnsi="Cambria Math" w:cs="Times New Roman"/>
                                <w:color w:val="000000" w:themeColor="text1"/>
                                <w:sz w:val="24"/>
                                <w:szCs w:val="24"/>
                              </w:rPr>
                              <m:t>-</m:t>
                            </m:r>
                            <m:sSub>
                              <m:sSubPr>
                                <m:ctrlPr>
                                  <w:rPr>
                                    <w:rFonts w:ascii="Cambria Math" w:hAnsi="Cambria Math" w:cs="Times New Roman"/>
                                    <w:bCs/>
                                    <w:i/>
                                    <w:color w:val="000000" w:themeColor="text1"/>
                                    <w:sz w:val="24"/>
                                    <w:szCs w:val="24"/>
                                  </w:rPr>
                                </m:ctrlPr>
                              </m:sSub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1</m:t>
                                </m:r>
                              </m:sub>
                            </m:sSub>
                            <m:r>
                              <w:rPr>
                                <w:rFonts w:ascii="Cambria Math" w:hAnsi="Cambria Math" w:cs="Times New Roman"/>
                                <w:color w:val="000000" w:themeColor="text1"/>
                                <w:sz w:val="24"/>
                                <w:szCs w:val="24"/>
                              </w:rPr>
                              <m:t>)</m:t>
                            </m:r>
                          </m:e>
                          <m:sup>
                            <m:r>
                              <w:rPr>
                                <w:rFonts w:ascii="Cambria Math" w:hAnsi="Cambria Math" w:cs="Times New Roman"/>
                                <w:color w:val="000000" w:themeColor="text1"/>
                                <w:sz w:val="24"/>
                                <w:szCs w:val="24"/>
                              </w:rPr>
                              <m:t>2</m:t>
                            </m:r>
                          </m:sup>
                        </m:sSup>
                      </m:e>
                    </m:rad>
                  </m:num>
                  <m:den>
                    <m:rad>
                      <m:radPr>
                        <m:degHide m:val="1"/>
                        <m:ctrlPr>
                          <w:rPr>
                            <w:rFonts w:ascii="Cambria Math" w:hAnsi="Cambria Math" w:cs="Times New Roman"/>
                            <w:bCs/>
                            <w:i/>
                            <w:color w:val="000000" w:themeColor="text1"/>
                            <w:sz w:val="24"/>
                            <w:szCs w:val="24"/>
                          </w:rPr>
                        </m:ctrlPr>
                      </m:radPr>
                      <m:deg/>
                      <m:e>
                        <m:r>
                          <w:rPr>
                            <w:rFonts w:ascii="Cambria Math" w:hAnsi="Cambria Math" w:cs="Times New Roman"/>
                            <w:color w:val="000000" w:themeColor="text1"/>
                            <w:sz w:val="24"/>
                            <w:szCs w:val="24"/>
                          </w:rPr>
                          <m:t>2(</m:t>
                        </m:r>
                        <m:sSubSup>
                          <m:sSubSupPr>
                            <m:ctrlPr>
                              <w:rPr>
                                <w:rFonts w:ascii="Cambria Math" w:hAnsi="Cambria Math" w:cs="Times New Roman"/>
                                <w:bCs/>
                                <w:i/>
                                <w:color w:val="000000" w:themeColor="text1"/>
                                <w:sz w:val="24"/>
                                <w:szCs w:val="24"/>
                              </w:rPr>
                            </m:ctrlPr>
                          </m:sSubSup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1</m:t>
                            </m:r>
                          </m:sub>
                          <m:sup>
                            <m:r>
                              <w:rPr>
                                <w:rFonts w:ascii="Cambria Math" w:hAnsi="Cambria Math" w:cs="Times New Roman"/>
                                <w:color w:val="000000" w:themeColor="text1"/>
                                <w:sz w:val="24"/>
                                <w:szCs w:val="24"/>
                              </w:rPr>
                              <m:t>2</m:t>
                            </m:r>
                          </m:sup>
                        </m:sSubSup>
                        <m:r>
                          <w:rPr>
                            <w:rFonts w:ascii="Cambria Math" w:hAnsi="Cambria Math" w:cs="Times New Roman"/>
                            <w:color w:val="000000" w:themeColor="text1"/>
                            <w:sz w:val="24"/>
                            <w:szCs w:val="24"/>
                          </w:rPr>
                          <m:t xml:space="preserve">+ </m:t>
                        </m:r>
                        <m:sSubSup>
                          <m:sSubSupPr>
                            <m:ctrlPr>
                              <w:rPr>
                                <w:rFonts w:ascii="Cambria Math" w:hAnsi="Cambria Math" w:cs="Times New Roman"/>
                                <w:bCs/>
                                <w:i/>
                                <w:color w:val="000000" w:themeColor="text1"/>
                                <w:sz w:val="24"/>
                                <w:szCs w:val="24"/>
                              </w:rPr>
                            </m:ctrlPr>
                          </m:sSubSup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2</m:t>
                            </m:r>
                          </m:sub>
                          <m:sup>
                            <m:r>
                              <w:rPr>
                                <w:rFonts w:ascii="Cambria Math" w:hAnsi="Cambria Math" w:cs="Times New Roman"/>
                                <w:color w:val="000000" w:themeColor="text1"/>
                                <w:sz w:val="24"/>
                                <w:szCs w:val="24"/>
                              </w:rPr>
                              <m:t>2</m:t>
                            </m:r>
                          </m:sup>
                        </m:sSubSup>
                        <m:r>
                          <w:rPr>
                            <w:rFonts w:ascii="Cambria Math" w:hAnsi="Cambria Math" w:cs="Times New Roman"/>
                            <w:color w:val="000000" w:themeColor="text1"/>
                            <w:sz w:val="24"/>
                            <w:szCs w:val="24"/>
                          </w:rPr>
                          <m:t xml:space="preserve">+ </m:t>
                        </m:r>
                        <m:sSubSup>
                          <m:sSubSupPr>
                            <m:ctrlPr>
                              <w:rPr>
                                <w:rFonts w:ascii="Cambria Math" w:hAnsi="Cambria Math" w:cs="Times New Roman"/>
                                <w:bCs/>
                                <w:i/>
                                <w:color w:val="000000" w:themeColor="text1"/>
                                <w:sz w:val="24"/>
                                <w:szCs w:val="24"/>
                              </w:rPr>
                            </m:ctrlPr>
                          </m:sSubSupPr>
                          <m:e>
                            <m:r>
                              <w:rPr>
                                <w:rFonts w:ascii="Cambria Math" w:hAnsi="Cambria Math" w:cs="Times New Roman"/>
                                <w:color w:val="000000" w:themeColor="text1"/>
                                <w:sz w:val="24"/>
                                <w:szCs w:val="24"/>
                              </w:rPr>
                              <m:t>λ</m:t>
                            </m:r>
                          </m:e>
                          <m:sub>
                            <m:r>
                              <w:rPr>
                                <w:rFonts w:ascii="Cambria Math" w:hAnsi="Cambria Math" w:cs="Times New Roman"/>
                                <w:color w:val="000000" w:themeColor="text1"/>
                                <w:sz w:val="24"/>
                                <w:szCs w:val="24"/>
                              </w:rPr>
                              <m:t>3</m:t>
                            </m:r>
                          </m:sub>
                          <m:sup>
                            <m:r>
                              <w:rPr>
                                <w:rFonts w:ascii="Cambria Math" w:hAnsi="Cambria Math" w:cs="Times New Roman"/>
                                <w:color w:val="000000" w:themeColor="text1"/>
                                <w:sz w:val="24"/>
                                <w:szCs w:val="24"/>
                              </w:rPr>
                              <m:t>2</m:t>
                            </m:r>
                          </m:sup>
                        </m:sSubSup>
                        <m:r>
                          <w:rPr>
                            <w:rFonts w:ascii="Cambria Math" w:hAnsi="Cambria Math" w:cs="Times New Roman"/>
                            <w:color w:val="000000" w:themeColor="text1"/>
                            <w:sz w:val="24"/>
                            <w:szCs w:val="24"/>
                          </w:rPr>
                          <m:t>)</m:t>
                        </m:r>
                      </m:e>
                    </m:rad>
                  </m:den>
                </m:f>
              </m:oMath>
            </m:oMathPara>
          </w:p>
          <w:p w14:paraId="705C7F53" w14:textId="277106C0" w:rsidR="00B940AB" w:rsidRPr="00B940AB" w:rsidRDefault="00B940AB" w:rsidP="00B940AB">
            <w:pPr>
              <w:pStyle w:val="ListParagraph"/>
              <w:ind w:left="0"/>
              <w:rPr>
                <w:rFonts w:ascii="Times New Roman" w:hAnsi="Times New Roman" w:cs="Times New Roman"/>
                <w:bCs/>
                <w:iCs/>
                <w:color w:val="000000" w:themeColor="text1"/>
                <w:sz w:val="24"/>
                <w:szCs w:val="24"/>
              </w:rPr>
            </w:pPr>
          </w:p>
        </w:tc>
        <w:tc>
          <w:tcPr>
            <w:tcW w:w="990" w:type="dxa"/>
          </w:tcPr>
          <w:p w14:paraId="278D8F63" w14:textId="37B5B41C" w:rsidR="00B940AB" w:rsidRPr="00B940AB" w:rsidRDefault="00B940AB" w:rsidP="00B940AB">
            <w:pPr>
              <w:pStyle w:val="ListParagraph"/>
              <w:ind w:left="360"/>
              <w:rPr>
                <w:rFonts w:ascii="Times New Roman" w:hAnsi="Times New Roman" w:cs="Times New Roman"/>
                <w:bCs/>
                <w:iCs/>
                <w:color w:val="000000" w:themeColor="text1"/>
                <w:sz w:val="24"/>
                <w:szCs w:val="24"/>
              </w:rPr>
            </w:pPr>
            <w:r w:rsidRPr="00B940AB">
              <w:rPr>
                <w:rFonts w:ascii="Times New Roman" w:hAnsi="Times New Roman" w:cs="Times New Roman"/>
                <w:bCs/>
                <w:iCs/>
                <w:color w:val="000000" w:themeColor="text1"/>
                <w:sz w:val="24"/>
                <w:szCs w:val="24"/>
              </w:rPr>
              <w:t xml:space="preserve">              </w:t>
            </w:r>
            <w:r w:rsidR="0053346C">
              <w:rPr>
                <w:rFonts w:ascii="Times New Roman" w:hAnsi="Times New Roman" w:cs="Times New Roman"/>
                <w:bCs/>
                <w:iCs/>
                <w:color w:val="000000" w:themeColor="text1"/>
                <w:sz w:val="24"/>
                <w:szCs w:val="24"/>
              </w:rPr>
              <w:t xml:space="preserve"> (12</w:t>
            </w:r>
            <w:r w:rsidRPr="00B940AB">
              <w:rPr>
                <w:rFonts w:ascii="Times New Roman" w:hAnsi="Times New Roman" w:cs="Times New Roman"/>
                <w:bCs/>
                <w:iCs/>
                <w:color w:val="000000" w:themeColor="text1"/>
                <w:sz w:val="24"/>
                <w:szCs w:val="24"/>
              </w:rPr>
              <w:t>)</w:t>
            </w:r>
          </w:p>
        </w:tc>
      </w:tr>
    </w:tbl>
    <w:p w14:paraId="0C765628" w14:textId="32D3FF98" w:rsidR="00B940AB" w:rsidRPr="00B940AB" w:rsidRDefault="00B940AB" w:rsidP="00B940AB">
      <w:pPr>
        <w:spacing w:line="240" w:lineRule="auto"/>
        <w:jc w:val="both"/>
        <w:rPr>
          <w:rFonts w:ascii="Times New Roman" w:hAnsi="Times New Roman" w:cs="Times New Roman"/>
          <w:bCs/>
          <w:color w:val="000000" w:themeColor="text1"/>
          <w:sz w:val="24"/>
          <w:szCs w:val="24"/>
        </w:rPr>
      </w:pPr>
    </w:p>
    <w:p w14:paraId="3A055D32" w14:textId="2F6CF032" w:rsidR="003A03F8" w:rsidRPr="009D02D1" w:rsidRDefault="00E76AA1" w:rsidP="00B940AB">
      <w:pPr>
        <w:pStyle w:val="ListParagraph"/>
        <w:spacing w:line="240" w:lineRule="auto"/>
        <w:ind w:left="360"/>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Based on the reported FA, </w:t>
      </w:r>
      <w:r w:rsidR="009E2651">
        <w:rPr>
          <w:rFonts w:ascii="Times New Roman" w:hAnsi="Times New Roman" w:cs="Times New Roman"/>
          <w:bCs/>
          <w:color w:val="000000" w:themeColor="text1"/>
          <w:sz w:val="24"/>
          <w:szCs w:val="24"/>
        </w:rPr>
        <w:t xml:space="preserve">the </w:t>
      </w:r>
      <w:r>
        <w:rPr>
          <w:rFonts w:ascii="Times New Roman" w:hAnsi="Times New Roman" w:cs="Times New Roman"/>
          <w:bCs/>
          <w:color w:val="000000" w:themeColor="text1"/>
          <w:sz w:val="24"/>
          <w:szCs w:val="24"/>
        </w:rPr>
        <w:t xml:space="preserve">range </w:t>
      </w:r>
      <w:r w:rsidR="009E2651">
        <w:rPr>
          <w:rFonts w:ascii="Times New Roman" w:hAnsi="Times New Roman" w:cs="Times New Roman"/>
          <w:bCs/>
          <w:color w:val="000000" w:themeColor="text1"/>
          <w:sz w:val="24"/>
          <w:szCs w:val="24"/>
        </w:rPr>
        <w:t xml:space="preserve">of </w:t>
      </w:r>
      <w:r>
        <w:rPr>
          <w:rFonts w:ascii="Times New Roman" w:hAnsi="Times New Roman" w:cs="Times New Roman"/>
          <w:bCs/>
          <w:color w:val="000000" w:themeColor="text1"/>
          <w:sz w:val="24"/>
          <w:szCs w:val="24"/>
        </w:rPr>
        <w:t xml:space="preserve">myofiber disarray </w:t>
      </w:r>
      <w:r w:rsidR="009E2651">
        <w:rPr>
          <w:rFonts w:ascii="Times New Roman" w:hAnsi="Times New Roman" w:cs="Times New Roman"/>
          <w:bCs/>
          <w:color w:val="000000" w:themeColor="text1"/>
          <w:sz w:val="24"/>
          <w:szCs w:val="24"/>
        </w:rPr>
        <w:t xml:space="preserve">parameter </w:t>
      </w:r>
      <m:oMath>
        <m:r>
          <w:rPr>
            <w:rFonts w:ascii="Cambria Math" w:hAnsi="Cambria Math" w:cs="Times New Roman"/>
            <w:color w:val="000000" w:themeColor="text1"/>
            <w:sz w:val="24"/>
            <w:szCs w:val="24"/>
          </w:rPr>
          <m:t>κ</m:t>
        </m:r>
      </m:oMath>
      <w:r w:rsidR="009E2651">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considered </w:t>
      </w:r>
      <w:r w:rsidR="009E2651">
        <w:rPr>
          <w:rFonts w:ascii="Times New Roman" w:hAnsi="Times New Roman" w:cs="Times New Roman"/>
          <w:bCs/>
          <w:color w:val="000000" w:themeColor="text1"/>
          <w:sz w:val="24"/>
          <w:szCs w:val="24"/>
        </w:rPr>
        <w:t xml:space="preserve">here lies between </w:t>
      </w:r>
      <w:r>
        <w:rPr>
          <w:rFonts w:ascii="Times New Roman" w:hAnsi="Times New Roman" w:cs="Times New Roman"/>
          <w:bCs/>
          <w:color w:val="000000" w:themeColor="text1"/>
          <w:sz w:val="24"/>
          <w:szCs w:val="24"/>
        </w:rPr>
        <w:t xml:space="preserve">0.0 to 0.22. </w:t>
      </w:r>
      <w:r w:rsidR="003A03F8" w:rsidRPr="009D02D1">
        <w:rPr>
          <w:rFonts w:ascii="Times New Roman" w:hAnsi="Times New Roman" w:cs="Times New Roman"/>
          <w:bCs/>
          <w:color w:val="000000" w:themeColor="text1"/>
          <w:sz w:val="24"/>
          <w:szCs w:val="24"/>
        </w:rPr>
        <w:t xml:space="preserve">For each value of </w:t>
      </w:r>
      <m:oMath>
        <m:r>
          <w:rPr>
            <w:rFonts w:ascii="Cambria Math" w:hAnsi="Cambria Math" w:cs="Times New Roman"/>
            <w:color w:val="000000" w:themeColor="text1"/>
            <w:sz w:val="24"/>
            <w:szCs w:val="24"/>
          </w:rPr>
          <m:t>κ,</m:t>
        </m:r>
      </m:oMath>
      <w:r w:rsidR="003A03F8" w:rsidRPr="009D02D1">
        <w:rPr>
          <w:rFonts w:ascii="Times New Roman" w:hAnsi="Times New Roman" w:cs="Times New Roman"/>
          <w:bCs/>
          <w:color w:val="000000" w:themeColor="text1"/>
          <w:sz w:val="24"/>
          <w:szCs w:val="24"/>
        </w:rPr>
        <w:t xml:space="preserve"> </w:t>
      </w:r>
      <w:r w:rsidR="005A3805">
        <w:rPr>
          <w:rFonts w:ascii="Times New Roman" w:hAnsi="Times New Roman" w:cs="Times New Roman"/>
          <w:bCs/>
          <w:color w:val="000000" w:themeColor="text1"/>
          <w:sz w:val="24"/>
          <w:szCs w:val="24"/>
        </w:rPr>
        <w:t xml:space="preserve">myofiber contractility </w:t>
      </w:r>
      <w:proofErr w:type="spellStart"/>
      <w:r w:rsidR="005A3805" w:rsidRPr="0018770A">
        <w:rPr>
          <w:rFonts w:ascii="Times New Roman" w:hAnsi="Times New Roman" w:cs="Times New Roman"/>
          <w:bCs/>
          <w:i/>
          <w:iCs/>
          <w:color w:val="000000" w:themeColor="text1"/>
          <w:sz w:val="24"/>
          <w:szCs w:val="24"/>
        </w:rPr>
        <w:t>T</w:t>
      </w:r>
      <w:r w:rsidR="005A3805" w:rsidRPr="0018770A">
        <w:rPr>
          <w:rFonts w:ascii="Times New Roman" w:hAnsi="Times New Roman" w:cs="Times New Roman"/>
          <w:bCs/>
          <w:i/>
          <w:iCs/>
          <w:color w:val="000000" w:themeColor="text1"/>
          <w:sz w:val="24"/>
          <w:szCs w:val="24"/>
          <w:vertAlign w:val="subscript"/>
        </w:rPr>
        <w:t>max</w:t>
      </w:r>
      <w:proofErr w:type="spellEnd"/>
      <w:r w:rsidR="005A3805" w:rsidRPr="003A03F8" w:rsidDel="005A3805">
        <w:rPr>
          <w:rFonts w:ascii="Times New Roman" w:hAnsi="Times New Roman" w:cs="Times New Roman"/>
          <w:bCs/>
          <w:color w:val="000000" w:themeColor="text1"/>
          <w:sz w:val="24"/>
          <w:szCs w:val="24"/>
        </w:rPr>
        <w:t xml:space="preserve"> </w:t>
      </w:r>
      <w:r w:rsidR="003A03F8" w:rsidRPr="009D02D1">
        <w:rPr>
          <w:rFonts w:ascii="Times New Roman" w:hAnsi="Times New Roman" w:cs="Times New Roman"/>
          <w:bCs/>
          <w:color w:val="000000" w:themeColor="text1"/>
          <w:sz w:val="24"/>
          <w:szCs w:val="24"/>
        </w:rPr>
        <w:t xml:space="preserve">in the active contraction model was adjusted to match the clinical data. </w:t>
      </w:r>
      <w:r w:rsidR="009E2651">
        <w:rPr>
          <w:rFonts w:ascii="Times New Roman" w:hAnsi="Times New Roman" w:cs="Times New Roman"/>
          <w:bCs/>
          <w:color w:val="000000" w:themeColor="text1"/>
          <w:sz w:val="24"/>
          <w:szCs w:val="24"/>
        </w:rPr>
        <w:t>We note that t</w:t>
      </w:r>
      <w:r w:rsidR="003869BF">
        <w:rPr>
          <w:rFonts w:ascii="Times New Roman" w:hAnsi="Times New Roman" w:cs="Times New Roman"/>
          <w:bCs/>
          <w:color w:val="000000" w:themeColor="text1"/>
          <w:sz w:val="24"/>
          <w:szCs w:val="24"/>
        </w:rPr>
        <w:t xml:space="preserve">he </w:t>
      </w:r>
      <w:r w:rsidR="00ED4D18">
        <w:rPr>
          <w:rFonts w:ascii="Times New Roman" w:hAnsi="Times New Roman" w:cs="Times New Roman"/>
          <w:bCs/>
          <w:color w:val="000000" w:themeColor="text1"/>
          <w:sz w:val="24"/>
          <w:szCs w:val="24"/>
        </w:rPr>
        <w:t xml:space="preserve">venous </w:t>
      </w:r>
      <w:r w:rsidR="003869BF">
        <w:rPr>
          <w:rFonts w:ascii="Times New Roman" w:hAnsi="Times New Roman" w:cs="Times New Roman"/>
          <w:bCs/>
          <w:color w:val="000000" w:themeColor="text1"/>
          <w:sz w:val="24"/>
          <w:szCs w:val="24"/>
        </w:rPr>
        <w:t xml:space="preserve">resting volume was also </w:t>
      </w:r>
      <w:r w:rsidR="00ED4D18">
        <w:rPr>
          <w:rFonts w:ascii="Times New Roman" w:hAnsi="Times New Roman" w:cs="Times New Roman"/>
          <w:bCs/>
          <w:color w:val="000000" w:themeColor="text1"/>
          <w:sz w:val="24"/>
          <w:szCs w:val="24"/>
        </w:rPr>
        <w:t xml:space="preserve">adjusted </w:t>
      </w:r>
      <w:r w:rsidR="009E2651">
        <w:rPr>
          <w:rFonts w:ascii="Times New Roman" w:hAnsi="Times New Roman" w:cs="Times New Roman"/>
          <w:bCs/>
          <w:color w:val="000000" w:themeColor="text1"/>
          <w:sz w:val="24"/>
          <w:szCs w:val="24"/>
        </w:rPr>
        <w:t xml:space="preserve">in </w:t>
      </w:r>
      <w:r w:rsidR="00ED4D18">
        <w:rPr>
          <w:rFonts w:ascii="Times New Roman" w:hAnsi="Times New Roman" w:cs="Times New Roman"/>
          <w:bCs/>
          <w:color w:val="000000" w:themeColor="text1"/>
          <w:sz w:val="24"/>
          <w:szCs w:val="24"/>
        </w:rPr>
        <w:t>the obstructive HCM subject</w:t>
      </w:r>
      <w:r w:rsidR="009E2651">
        <w:rPr>
          <w:rFonts w:ascii="Times New Roman" w:hAnsi="Times New Roman" w:cs="Times New Roman"/>
          <w:bCs/>
          <w:color w:val="000000" w:themeColor="text1"/>
          <w:sz w:val="24"/>
          <w:szCs w:val="24"/>
        </w:rPr>
        <w:t xml:space="preserve"> in order to keep the EDV at the same value as t</w:t>
      </w:r>
      <w:r w:rsidR="00844AB9">
        <w:rPr>
          <w:rFonts w:ascii="Times New Roman" w:hAnsi="Times New Roman" w:cs="Times New Roman"/>
          <w:bCs/>
          <w:color w:val="000000" w:themeColor="text1"/>
          <w:sz w:val="24"/>
          <w:szCs w:val="24"/>
        </w:rPr>
        <w:t>he measurement</w:t>
      </w:r>
      <w:r w:rsidR="00ED4D18">
        <w:rPr>
          <w:rFonts w:ascii="Times New Roman" w:hAnsi="Times New Roman" w:cs="Times New Roman"/>
          <w:bCs/>
          <w:color w:val="000000" w:themeColor="text1"/>
          <w:sz w:val="24"/>
          <w:szCs w:val="24"/>
        </w:rPr>
        <w:t>.</w:t>
      </w:r>
      <w:r w:rsidR="003869BF">
        <w:rPr>
          <w:rFonts w:ascii="Times New Roman" w:hAnsi="Times New Roman" w:cs="Times New Roman"/>
          <w:bCs/>
          <w:color w:val="000000" w:themeColor="text1"/>
          <w:sz w:val="24"/>
          <w:szCs w:val="24"/>
        </w:rPr>
        <w:t xml:space="preserve"> </w:t>
      </w:r>
      <w:r w:rsidR="003A03F8" w:rsidRPr="009D02D1">
        <w:rPr>
          <w:rFonts w:ascii="Times New Roman" w:hAnsi="Times New Roman" w:cs="Times New Roman"/>
          <w:bCs/>
          <w:color w:val="000000" w:themeColor="text1"/>
          <w:sz w:val="24"/>
          <w:szCs w:val="24"/>
        </w:rPr>
        <w:t xml:space="preserve"> </w:t>
      </w:r>
    </w:p>
    <w:p w14:paraId="7AD529B1" w14:textId="77777777" w:rsidR="003A03F8" w:rsidRPr="0018770A" w:rsidRDefault="003A03F8" w:rsidP="003A03F8">
      <w:pPr>
        <w:spacing w:line="240" w:lineRule="auto"/>
        <w:jc w:val="both"/>
        <w:rPr>
          <w:rFonts w:ascii="Times New Roman" w:hAnsi="Times New Roman" w:cs="Times New Roman"/>
          <w:b/>
          <w:bCs/>
          <w:i/>
          <w:color w:val="000000" w:themeColor="text1"/>
          <w:sz w:val="24"/>
          <w:szCs w:val="24"/>
          <w:u w:val="single"/>
        </w:rPr>
      </w:pPr>
      <w:r w:rsidRPr="0018770A">
        <w:rPr>
          <w:rFonts w:ascii="Times New Roman" w:hAnsi="Times New Roman" w:cs="Times New Roman"/>
          <w:b/>
          <w:bCs/>
          <w:i/>
          <w:color w:val="000000" w:themeColor="text1"/>
          <w:sz w:val="24"/>
          <w:szCs w:val="24"/>
          <w:u w:val="single"/>
        </w:rPr>
        <w:t>Postprocessing of simulation:</w:t>
      </w:r>
    </w:p>
    <w:p w14:paraId="5EAD6608" w14:textId="484B228D" w:rsidR="003A03F8" w:rsidRPr="0018770A" w:rsidRDefault="003A03F8" w:rsidP="003A03F8">
      <w:pPr>
        <w:spacing w:line="240" w:lineRule="auto"/>
        <w:jc w:val="both"/>
        <w:rPr>
          <w:rFonts w:ascii="Times New Roman" w:hAnsi="Times New Roman" w:cs="Times New Roman"/>
          <w:bCs/>
          <w:iCs/>
          <w:color w:val="000000" w:themeColor="text1"/>
          <w:sz w:val="24"/>
          <w:szCs w:val="24"/>
        </w:rPr>
      </w:pPr>
      <w:r w:rsidRPr="0018770A">
        <w:rPr>
          <w:rFonts w:ascii="Times New Roman" w:hAnsi="Times New Roman" w:cs="Times New Roman"/>
          <w:bCs/>
          <w:color w:val="000000" w:themeColor="text1"/>
          <w:sz w:val="24"/>
          <w:szCs w:val="24"/>
        </w:rPr>
        <w:t xml:space="preserve">The following quantities were obtained for each simulation of the 3 subjects. </w:t>
      </w:r>
      <w:r w:rsidR="00D15FF3">
        <w:rPr>
          <w:rFonts w:ascii="Times New Roman" w:hAnsi="Times New Roman" w:cs="Times New Roman"/>
          <w:bCs/>
          <w:color w:val="000000" w:themeColor="text1"/>
          <w:sz w:val="24"/>
          <w:szCs w:val="24"/>
        </w:rPr>
        <w:t xml:space="preserve">Specifically, </w:t>
      </w:r>
      <w:r w:rsidR="00D15FF3">
        <w:rPr>
          <w:rFonts w:ascii="Times New Roman" w:hAnsi="Times New Roman" w:cs="Times New Roman"/>
          <w:bCs/>
          <w:iCs/>
          <w:color w:val="000000" w:themeColor="text1"/>
          <w:sz w:val="24"/>
          <w:szCs w:val="24"/>
        </w:rPr>
        <w:t>t</w:t>
      </w:r>
      <w:r w:rsidRPr="0018770A">
        <w:rPr>
          <w:rFonts w:ascii="Times New Roman" w:hAnsi="Times New Roman" w:cs="Times New Roman"/>
          <w:bCs/>
          <w:iCs/>
          <w:color w:val="000000" w:themeColor="text1"/>
          <w:sz w:val="24"/>
          <w:szCs w:val="24"/>
        </w:rPr>
        <w:t xml:space="preserve">otal </w:t>
      </w:r>
      <w:r w:rsidR="00061A9C">
        <w:rPr>
          <w:rFonts w:ascii="Times New Roman" w:hAnsi="Times New Roman" w:cs="Times New Roman"/>
          <w:bCs/>
          <w:iCs/>
          <w:color w:val="000000" w:themeColor="text1"/>
          <w:sz w:val="24"/>
          <w:szCs w:val="24"/>
        </w:rPr>
        <w:t>normal</w:t>
      </w:r>
      <w:r w:rsidRPr="0018770A">
        <w:rPr>
          <w:rFonts w:ascii="Times New Roman" w:hAnsi="Times New Roman" w:cs="Times New Roman"/>
          <w:bCs/>
          <w:iCs/>
          <w:color w:val="000000" w:themeColor="text1"/>
          <w:sz w:val="24"/>
          <w:szCs w:val="24"/>
        </w:rPr>
        <w:t xml:space="preserve"> stress </w:t>
      </w:r>
      <w:r w:rsidR="00CE0970">
        <w:rPr>
          <w:rFonts w:ascii="Times New Roman" w:hAnsi="Times New Roman" w:cs="Times New Roman"/>
          <w:bCs/>
          <w:iCs/>
          <w:color w:val="000000" w:themeColor="text1"/>
          <w:sz w:val="24"/>
          <w:szCs w:val="24"/>
        </w:rPr>
        <w:t>of the myofibers</w:t>
      </w:r>
      <w:r w:rsidRPr="0018770A">
        <w:rPr>
          <w:rFonts w:ascii="Times New Roman" w:hAnsi="Times New Roman" w:cs="Times New Roman"/>
          <w:bCs/>
          <w:iCs/>
          <w:color w:val="000000" w:themeColor="text1"/>
          <w:sz w:val="24"/>
          <w:szCs w:val="24"/>
        </w:rPr>
        <w:t xml:space="preserve"> was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gridCol w:w="1885"/>
      </w:tblGrid>
      <w:tr w:rsidR="003A03F8" w:rsidRPr="0018770A" w14:paraId="3EAA1219" w14:textId="77777777" w:rsidTr="00A75BBE">
        <w:trPr>
          <w:trHeight w:val="305"/>
        </w:trPr>
        <w:tc>
          <w:tcPr>
            <w:tcW w:w="7465" w:type="dxa"/>
          </w:tcPr>
          <w:p w14:paraId="3D302F20" w14:textId="75910D79" w:rsidR="003A03F8" w:rsidRPr="0018770A" w:rsidRDefault="007E3733" w:rsidP="00EB6386">
            <w:pPr>
              <w:spacing w:after="160"/>
              <w:jc w:val="both"/>
              <w:rPr>
                <w:rFonts w:ascii="Times New Roman" w:hAnsi="Times New Roman" w:cs="Times New Roman"/>
                <w:bCs/>
                <w:iCs/>
                <w:color w:val="000000" w:themeColor="text1"/>
                <w:sz w:val="24"/>
                <w:szCs w:val="24"/>
              </w:rPr>
            </w:pPr>
            <m:oMathPara>
              <m:oMath>
                <m:sSub>
                  <m:sSubPr>
                    <m:ctrlPr>
                      <w:rPr>
                        <w:rFonts w:ascii="Cambria Math" w:hAnsi="Cambria Math" w:cs="Times New Roman"/>
                        <w:bCs/>
                        <w:iCs/>
                        <w:color w:val="000000" w:themeColor="text1"/>
                        <w:sz w:val="24"/>
                        <w:szCs w:val="24"/>
                      </w:rPr>
                    </m:ctrlPr>
                  </m:sSubPr>
                  <m:e>
                    <m:r>
                      <w:rPr>
                        <w:rFonts w:ascii="Cambria Math" w:hAnsi="Cambria Math" w:cs="Times New Roman"/>
                        <w:color w:val="000000" w:themeColor="text1"/>
                        <w:sz w:val="24"/>
                        <w:szCs w:val="24"/>
                      </w:rPr>
                      <m:t>S</m:t>
                    </m:r>
                  </m:e>
                  <m:sub>
                    <m:r>
                      <w:rPr>
                        <w:rFonts w:ascii="Cambria Math" w:hAnsi="Cambria Math" w:cs="Times New Roman"/>
                        <w:color w:val="000000" w:themeColor="text1"/>
                        <w:sz w:val="24"/>
                        <w:szCs w:val="24"/>
                      </w:rPr>
                      <m:t>f</m:t>
                    </m:r>
                  </m:sub>
                </m:sSub>
                <m:r>
                  <m:rPr>
                    <m:sty m:val="bi"/>
                  </m:rPr>
                  <w:rPr>
                    <w:rFonts w:ascii="Cambria Math" w:hAnsi="Cambria Math" w:cs="Times New Roman"/>
                    <w:color w:val="000000" w:themeColor="text1"/>
                    <w:sz w:val="24"/>
                    <w:szCs w:val="24"/>
                  </w:rPr>
                  <m:t xml:space="preserve">= </m:t>
                </m:r>
                <m:sSub>
                  <m:sSubPr>
                    <m:ctrlPr>
                      <w:rPr>
                        <w:rFonts w:ascii="Cambria Math" w:hAnsi="Cambria Math" w:cs="Times New Roman"/>
                        <w:b/>
                        <w:bCs/>
                        <w:i/>
                        <w:color w:val="000000" w:themeColor="text1"/>
                        <w:sz w:val="24"/>
                        <w:szCs w:val="24"/>
                      </w:rPr>
                    </m:ctrlPr>
                  </m:sSubPr>
                  <m:e>
                    <m:r>
                      <m:rPr>
                        <m:sty m:val="bi"/>
                      </m:rPr>
                      <w:rPr>
                        <w:rFonts w:ascii="Cambria Math" w:hAnsi="Cambria Math" w:cs="Times New Roman"/>
                        <w:color w:val="000000" w:themeColor="text1"/>
                        <w:sz w:val="24"/>
                        <w:szCs w:val="24"/>
                      </w:rPr>
                      <m:t xml:space="preserve">S:H </m:t>
                    </m:r>
                  </m:e>
                  <m:sub/>
                </m:sSub>
              </m:oMath>
            </m:oMathPara>
          </w:p>
        </w:tc>
        <w:tc>
          <w:tcPr>
            <w:tcW w:w="1885" w:type="dxa"/>
          </w:tcPr>
          <w:p w14:paraId="7C8CBFE1" w14:textId="13CA2102" w:rsidR="003A03F8" w:rsidRPr="0018770A" w:rsidRDefault="0053346C" w:rsidP="003A03F8">
            <w:pPr>
              <w:spacing w:after="160"/>
              <w:jc w:val="both"/>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(13</w:t>
            </w:r>
            <w:r w:rsidR="003A03F8" w:rsidRPr="0018770A">
              <w:rPr>
                <w:rFonts w:ascii="Times New Roman" w:hAnsi="Times New Roman" w:cs="Times New Roman"/>
                <w:bCs/>
                <w:iCs/>
                <w:color w:val="000000" w:themeColor="text1"/>
                <w:sz w:val="24"/>
                <w:szCs w:val="24"/>
              </w:rPr>
              <w:t>)</w:t>
            </w:r>
          </w:p>
        </w:tc>
      </w:tr>
    </w:tbl>
    <w:p w14:paraId="19A4B1DF" w14:textId="2D3AB5F2" w:rsidR="003A03F8" w:rsidRPr="0018770A" w:rsidRDefault="003A03F8" w:rsidP="003A03F8">
      <w:pPr>
        <w:spacing w:line="240" w:lineRule="auto"/>
        <w:jc w:val="both"/>
        <w:rPr>
          <w:rFonts w:ascii="Times New Roman" w:hAnsi="Times New Roman" w:cs="Times New Roman"/>
          <w:bCs/>
          <w:iCs/>
          <w:color w:val="000000" w:themeColor="text1"/>
          <w:sz w:val="24"/>
          <w:szCs w:val="24"/>
        </w:rPr>
      </w:pPr>
      <w:r w:rsidRPr="0018770A">
        <w:rPr>
          <w:rFonts w:ascii="Times New Roman" w:hAnsi="Times New Roman" w:cs="Times New Roman"/>
          <w:bCs/>
          <w:color w:val="000000" w:themeColor="text1"/>
          <w:sz w:val="24"/>
          <w:szCs w:val="24"/>
        </w:rPr>
        <w:t xml:space="preserve">where </w:t>
      </w:r>
      <m:oMath>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S</m:t>
            </m:r>
          </m:e>
          <m:sub/>
        </m:sSub>
      </m:oMath>
      <w:r w:rsidRPr="0018770A">
        <w:rPr>
          <w:rFonts w:ascii="Times New Roman" w:hAnsi="Times New Roman" w:cs="Times New Roman"/>
          <w:bCs/>
          <w:color w:val="000000" w:themeColor="text1"/>
          <w:sz w:val="24"/>
          <w:szCs w:val="24"/>
        </w:rPr>
        <w:t xml:space="preserve"> is the second </w:t>
      </w:r>
      <w:proofErr w:type="spellStart"/>
      <w:r w:rsidR="00061A9C">
        <w:rPr>
          <w:rFonts w:ascii="Times New Roman" w:hAnsi="Times New Roman" w:cs="Times New Roman"/>
          <w:bCs/>
          <w:color w:val="000000" w:themeColor="text1"/>
          <w:sz w:val="24"/>
          <w:szCs w:val="24"/>
        </w:rPr>
        <w:t>P</w:t>
      </w:r>
      <w:r w:rsidRPr="0018770A">
        <w:rPr>
          <w:rFonts w:ascii="Times New Roman" w:hAnsi="Times New Roman" w:cs="Times New Roman"/>
          <w:bCs/>
          <w:color w:val="000000" w:themeColor="text1"/>
          <w:sz w:val="24"/>
          <w:szCs w:val="24"/>
        </w:rPr>
        <w:t>iola</w:t>
      </w:r>
      <w:r w:rsidR="00061A9C">
        <w:rPr>
          <w:rFonts w:ascii="Times New Roman" w:hAnsi="Times New Roman" w:cs="Times New Roman"/>
          <w:bCs/>
          <w:color w:val="000000" w:themeColor="text1"/>
          <w:sz w:val="24"/>
          <w:szCs w:val="24"/>
        </w:rPr>
        <w:t>-K</w:t>
      </w:r>
      <w:r w:rsidRPr="0018770A">
        <w:rPr>
          <w:rFonts w:ascii="Times New Roman" w:hAnsi="Times New Roman" w:cs="Times New Roman"/>
          <w:bCs/>
          <w:color w:val="000000" w:themeColor="text1"/>
          <w:sz w:val="24"/>
          <w:szCs w:val="24"/>
        </w:rPr>
        <w:t>irchoff</w:t>
      </w:r>
      <w:proofErr w:type="spellEnd"/>
      <w:r w:rsidRPr="0018770A">
        <w:rPr>
          <w:rFonts w:ascii="Times New Roman" w:hAnsi="Times New Roman" w:cs="Times New Roman"/>
          <w:bCs/>
          <w:color w:val="000000" w:themeColor="text1"/>
          <w:sz w:val="24"/>
          <w:szCs w:val="24"/>
        </w:rPr>
        <w:t xml:space="preserve"> stress and </w:t>
      </w:r>
      <w:r w:rsidR="006C2AFF" w:rsidRPr="00E71507">
        <w:rPr>
          <w:rFonts w:ascii="Times New Roman" w:hAnsi="Times New Roman" w:cs="Times New Roman"/>
          <w:b/>
          <w:bCs/>
          <w:i/>
          <w:iCs/>
          <w:color w:val="000000" w:themeColor="text1"/>
          <w:sz w:val="24"/>
          <w:szCs w:val="24"/>
        </w:rPr>
        <w:t>H</w:t>
      </w:r>
      <w:r w:rsidR="006C2AFF">
        <w:rPr>
          <w:rFonts w:ascii="Times New Roman" w:hAnsi="Times New Roman" w:cs="Times New Roman"/>
          <w:bCs/>
          <w:i/>
          <w:iCs/>
          <w:color w:val="000000" w:themeColor="text1"/>
          <w:sz w:val="24"/>
          <w:szCs w:val="24"/>
        </w:rPr>
        <w:t xml:space="preserve"> </w:t>
      </w:r>
      <w:r w:rsidR="006C2AFF">
        <w:rPr>
          <w:rFonts w:ascii="Times New Roman" w:hAnsi="Times New Roman" w:cs="Times New Roman"/>
          <w:bCs/>
          <w:iCs/>
          <w:color w:val="000000" w:themeColor="text1"/>
          <w:sz w:val="24"/>
          <w:szCs w:val="24"/>
        </w:rPr>
        <w:t xml:space="preserve">is the structure tensor. </w:t>
      </w:r>
      <w:r w:rsidRPr="0018770A">
        <w:rPr>
          <w:rFonts w:ascii="Times New Roman" w:hAnsi="Times New Roman" w:cs="Times New Roman"/>
          <w:bCs/>
          <w:color w:val="000000" w:themeColor="text1"/>
          <w:sz w:val="24"/>
          <w:szCs w:val="24"/>
        </w:rPr>
        <w:t>respectively</w:t>
      </w:r>
      <w:r w:rsidRPr="0018770A">
        <w:rPr>
          <w:rFonts w:ascii="Times New Roman" w:hAnsi="Times New Roman" w:cs="Times New Roman"/>
          <w:color w:val="000000" w:themeColor="text1"/>
          <w:sz w:val="24"/>
          <w:szCs w:val="24"/>
        </w:rPr>
        <w:t xml:space="preserve">. </w:t>
      </w:r>
      <w:r w:rsidR="00061A9C">
        <w:rPr>
          <w:rFonts w:ascii="Times New Roman" w:hAnsi="Times New Roman" w:cs="Times New Roman"/>
          <w:color w:val="000000" w:themeColor="text1"/>
          <w:sz w:val="24"/>
          <w:szCs w:val="24"/>
        </w:rPr>
        <w:t xml:space="preserve">Normal </w:t>
      </w:r>
      <w:r w:rsidR="003869BF">
        <w:rPr>
          <w:rFonts w:ascii="Times New Roman" w:hAnsi="Times New Roman" w:cs="Times New Roman"/>
          <w:bCs/>
          <w:color w:val="000000" w:themeColor="text1"/>
          <w:sz w:val="24"/>
          <w:szCs w:val="24"/>
        </w:rPr>
        <w:t>Green-Lagrange</w:t>
      </w:r>
      <w:r w:rsidRPr="0018770A">
        <w:rPr>
          <w:rFonts w:ascii="Times New Roman" w:hAnsi="Times New Roman" w:cs="Times New Roman"/>
          <w:bCs/>
          <w:color w:val="000000" w:themeColor="text1"/>
          <w:sz w:val="24"/>
          <w:szCs w:val="24"/>
        </w:rPr>
        <w:t xml:space="preserve"> strain </w:t>
      </w:r>
      <m:oMath>
        <m:sSub>
          <m:sSubPr>
            <m:ctrlPr>
              <w:rPr>
                <w:rFonts w:ascii="Cambria Math" w:hAnsi="Cambria Math" w:cs="Times New Roman"/>
                <w:bCs/>
                <w:color w:val="000000" w:themeColor="text1"/>
                <w:sz w:val="24"/>
                <w:szCs w:val="24"/>
              </w:rPr>
            </m:ctrlPr>
          </m:sSubPr>
          <m:e>
            <m:r>
              <w:rPr>
                <w:rFonts w:ascii="Cambria Math" w:hAnsi="Cambria Math" w:cs="Times New Roman"/>
                <w:color w:val="000000" w:themeColor="text1"/>
                <w:sz w:val="24"/>
                <w:szCs w:val="24"/>
              </w:rPr>
              <m:t>E</m:t>
            </m:r>
          </m:e>
          <m:sub>
            <m:r>
              <w:rPr>
                <w:rFonts w:ascii="Cambria Math" w:hAnsi="Cambria Math" w:cs="Times New Roman"/>
                <w:color w:val="000000" w:themeColor="text1"/>
                <w:sz w:val="24"/>
                <w:szCs w:val="24"/>
              </w:rPr>
              <m:t>f</m:t>
            </m:r>
          </m:sub>
        </m:sSub>
      </m:oMath>
      <w:r w:rsidRPr="0018770A">
        <w:rPr>
          <w:rFonts w:ascii="Times New Roman" w:hAnsi="Times New Roman" w:cs="Times New Roman"/>
          <w:bCs/>
          <w:color w:val="000000" w:themeColor="text1"/>
          <w:sz w:val="24"/>
          <w:szCs w:val="24"/>
        </w:rPr>
        <w:t xml:space="preserve"> </w:t>
      </w:r>
      <w:r w:rsidR="00CE0970">
        <w:rPr>
          <w:rFonts w:ascii="Times New Roman" w:hAnsi="Times New Roman" w:cs="Times New Roman"/>
          <w:bCs/>
          <w:color w:val="000000" w:themeColor="text1"/>
          <w:sz w:val="24"/>
          <w:szCs w:val="24"/>
        </w:rPr>
        <w:t>of the myofibers</w:t>
      </w:r>
      <w:r w:rsidR="003869BF">
        <w:rPr>
          <w:rFonts w:ascii="Times New Roman" w:hAnsi="Times New Roman" w:cs="Times New Roman"/>
          <w:bCs/>
          <w:color w:val="000000" w:themeColor="text1"/>
          <w:sz w:val="24"/>
          <w:szCs w:val="24"/>
        </w:rPr>
        <w:t xml:space="preserve"> </w:t>
      </w:r>
      <w:r w:rsidRPr="0018770A">
        <w:rPr>
          <w:rFonts w:ascii="Times New Roman" w:hAnsi="Times New Roman" w:cs="Times New Roman"/>
          <w:bCs/>
          <w:iCs/>
          <w:color w:val="000000" w:themeColor="text1"/>
          <w:sz w:val="24"/>
          <w:szCs w:val="24"/>
        </w:rPr>
        <w:t>was determined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gridCol w:w="1885"/>
      </w:tblGrid>
      <w:tr w:rsidR="003A03F8" w:rsidRPr="0018770A" w14:paraId="74EBE286" w14:textId="77777777" w:rsidTr="00A75BBE">
        <w:tc>
          <w:tcPr>
            <w:tcW w:w="7465" w:type="dxa"/>
          </w:tcPr>
          <w:p w14:paraId="5E487C45" w14:textId="15027509" w:rsidR="003A03F8" w:rsidRPr="0018770A" w:rsidRDefault="007E3733" w:rsidP="003A03F8">
            <w:pPr>
              <w:spacing w:after="160"/>
              <w:jc w:val="both"/>
              <w:rPr>
                <w:rFonts w:ascii="Times New Roman" w:hAnsi="Times New Roman" w:cs="Times New Roman"/>
                <w:bCs/>
                <w:iCs/>
                <w:color w:val="000000" w:themeColor="text1"/>
                <w:sz w:val="24"/>
                <w:szCs w:val="24"/>
              </w:rPr>
            </w:pPr>
            <m:oMathPara>
              <m:oMath>
                <m:sSub>
                  <m:sSubPr>
                    <m:ctrlPr>
                      <w:rPr>
                        <w:rFonts w:ascii="Cambria Math" w:hAnsi="Cambria Math" w:cs="Times New Roman"/>
                        <w:bCs/>
                        <w:iCs/>
                        <w:color w:val="000000" w:themeColor="text1"/>
                        <w:sz w:val="24"/>
                        <w:szCs w:val="24"/>
                      </w:rPr>
                    </m:ctrlPr>
                  </m:sSubPr>
                  <m:e>
                    <m:r>
                      <w:rPr>
                        <w:rFonts w:ascii="Cambria Math" w:hAnsi="Cambria Math" w:cs="Times New Roman"/>
                        <w:color w:val="000000" w:themeColor="text1"/>
                        <w:sz w:val="24"/>
                        <w:szCs w:val="24"/>
                      </w:rPr>
                      <m:t>E</m:t>
                    </m:r>
                  </m:e>
                  <m:sub>
                    <m:r>
                      <w:rPr>
                        <w:rFonts w:ascii="Cambria Math" w:hAnsi="Cambria Math" w:cs="Times New Roman"/>
                        <w:color w:val="000000" w:themeColor="text1"/>
                        <w:sz w:val="24"/>
                        <w:szCs w:val="24"/>
                      </w:rPr>
                      <m:t>f</m:t>
                    </m:r>
                  </m:sub>
                </m:sSub>
                <m:r>
                  <m:rPr>
                    <m:sty m:val="bi"/>
                  </m:rPr>
                  <w:rPr>
                    <w:rFonts w:ascii="Cambria Math" w:hAnsi="Cambria Math" w:cs="Times New Roman"/>
                    <w:color w:val="000000" w:themeColor="text1"/>
                    <w:sz w:val="24"/>
                    <w:szCs w:val="24"/>
                  </w:rPr>
                  <m:t>= E:H ,</m:t>
                </m:r>
              </m:oMath>
            </m:oMathPara>
          </w:p>
        </w:tc>
        <w:tc>
          <w:tcPr>
            <w:tcW w:w="1885" w:type="dxa"/>
          </w:tcPr>
          <w:p w14:paraId="1DD44F1E" w14:textId="30C11CE3" w:rsidR="003A03F8" w:rsidRPr="0018770A" w:rsidRDefault="0053346C" w:rsidP="003A03F8">
            <w:pPr>
              <w:spacing w:after="160"/>
              <w:jc w:val="both"/>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(14</w:t>
            </w:r>
            <w:r w:rsidR="003A03F8" w:rsidRPr="0018770A">
              <w:rPr>
                <w:rFonts w:ascii="Times New Roman" w:hAnsi="Times New Roman" w:cs="Times New Roman"/>
                <w:bCs/>
                <w:iCs/>
                <w:color w:val="000000" w:themeColor="text1"/>
                <w:sz w:val="24"/>
                <w:szCs w:val="24"/>
              </w:rPr>
              <w:t>a)</w:t>
            </w:r>
          </w:p>
        </w:tc>
      </w:tr>
      <w:tr w:rsidR="003A03F8" w:rsidRPr="0018770A" w14:paraId="7AC7CEC4" w14:textId="77777777" w:rsidTr="00A75BBE">
        <w:tc>
          <w:tcPr>
            <w:tcW w:w="7465" w:type="dxa"/>
          </w:tcPr>
          <w:p w14:paraId="185E2A77" w14:textId="7186DA21" w:rsidR="003A03F8" w:rsidRPr="0018770A" w:rsidRDefault="007E3733" w:rsidP="003A03F8">
            <w:pPr>
              <w:spacing w:after="160"/>
              <w:jc w:val="both"/>
              <w:rPr>
                <w:rFonts w:ascii="Times New Roman" w:hAnsi="Times New Roman" w:cs="Times New Roman"/>
                <w:bCs/>
                <w:iCs/>
                <w:color w:val="000000" w:themeColor="text1"/>
                <w:sz w:val="24"/>
                <w:szCs w:val="24"/>
              </w:rPr>
            </w:pPr>
            <m:oMathPara>
              <m:oMath>
                <m:sSub>
                  <m:sSubPr>
                    <m:ctrlPr>
                      <w:rPr>
                        <w:rFonts w:ascii="Cambria Math" w:hAnsi="Cambria Math" w:cs="Times New Roman"/>
                        <w:b/>
                        <w:bCs/>
                        <w:iCs/>
                        <w:color w:val="000000" w:themeColor="text1"/>
                        <w:sz w:val="24"/>
                        <w:szCs w:val="24"/>
                      </w:rPr>
                    </m:ctrlPr>
                  </m:sSubPr>
                  <m:e>
                    <m:r>
                      <m:rPr>
                        <m:sty m:val="bi"/>
                      </m:rPr>
                      <w:rPr>
                        <w:rFonts w:ascii="Cambria Math" w:hAnsi="Cambria Math" w:cs="Times New Roman"/>
                        <w:color w:val="000000" w:themeColor="text1"/>
                        <w:sz w:val="24"/>
                        <w:szCs w:val="24"/>
                      </w:rPr>
                      <m:t>E</m:t>
                    </m:r>
                  </m:e>
                  <m:sub/>
                </m:sSub>
                <m:r>
                  <m:rPr>
                    <m:sty m:val="bi"/>
                  </m:rPr>
                  <w:rPr>
                    <w:rFonts w:ascii="Cambria Math" w:hAnsi="Cambria Math" w:cs="Times New Roman"/>
                    <w:color w:val="000000" w:themeColor="text1"/>
                    <w:sz w:val="24"/>
                    <w:szCs w:val="24"/>
                  </w:rPr>
                  <m:t>=</m:t>
                </m:r>
                <m:f>
                  <m:fPr>
                    <m:type m:val="lin"/>
                    <m:ctrlPr>
                      <w:rPr>
                        <w:rFonts w:ascii="Cambria Math" w:hAnsi="Cambria Math" w:cs="Times New Roman"/>
                        <w:b/>
                        <w:bCs/>
                        <w:i/>
                        <w:iCs/>
                        <w:color w:val="000000" w:themeColor="text1"/>
                        <w:sz w:val="24"/>
                        <w:szCs w:val="24"/>
                      </w:rPr>
                    </m:ctrlPr>
                  </m:fPr>
                  <m:num>
                    <m:r>
                      <m:rPr>
                        <m:sty m:val="bi"/>
                      </m:rPr>
                      <w:rPr>
                        <w:rFonts w:ascii="Cambria Math" w:hAnsi="Cambria Math" w:cs="Times New Roman"/>
                        <w:color w:val="000000" w:themeColor="text1"/>
                        <w:sz w:val="24"/>
                        <w:szCs w:val="24"/>
                      </w:rPr>
                      <m:t>(C-I)</m:t>
                    </m:r>
                  </m:num>
                  <m:den>
                    <m:r>
                      <w:rPr>
                        <w:rFonts w:ascii="Cambria Math" w:hAnsi="Cambria Math" w:cs="Times New Roman"/>
                        <w:color w:val="000000" w:themeColor="text1"/>
                        <w:sz w:val="24"/>
                        <w:szCs w:val="24"/>
                      </w:rPr>
                      <m:t>2</m:t>
                    </m:r>
                  </m:den>
                </m:f>
                <m:r>
                  <m:rPr>
                    <m:sty m:val="bi"/>
                  </m:rPr>
                  <w:rPr>
                    <w:rFonts w:ascii="Cambria Math" w:hAnsi="Cambria Math" w:cs="Times New Roman"/>
                    <w:color w:val="000000" w:themeColor="text1"/>
                    <w:sz w:val="24"/>
                    <w:szCs w:val="24"/>
                  </w:rPr>
                  <m:t>.</m:t>
                </m:r>
              </m:oMath>
            </m:oMathPara>
          </w:p>
        </w:tc>
        <w:tc>
          <w:tcPr>
            <w:tcW w:w="1885" w:type="dxa"/>
          </w:tcPr>
          <w:p w14:paraId="6F8FCD67" w14:textId="66AE9C11" w:rsidR="003A03F8" w:rsidRPr="0018770A" w:rsidRDefault="0053346C" w:rsidP="003A03F8">
            <w:pPr>
              <w:spacing w:after="160"/>
              <w:jc w:val="both"/>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(14</w:t>
            </w:r>
            <w:r w:rsidR="003A03F8" w:rsidRPr="0018770A">
              <w:rPr>
                <w:rFonts w:ascii="Times New Roman" w:hAnsi="Times New Roman" w:cs="Times New Roman"/>
                <w:bCs/>
                <w:iCs/>
                <w:color w:val="000000" w:themeColor="text1"/>
                <w:sz w:val="24"/>
                <w:szCs w:val="24"/>
              </w:rPr>
              <w:t>b)</w:t>
            </w:r>
          </w:p>
        </w:tc>
      </w:tr>
    </w:tbl>
    <w:p w14:paraId="6049A040" w14:textId="1DE863C9" w:rsidR="003A03F8" w:rsidRPr="00E71507" w:rsidRDefault="00CE0970">
      <w:pPr>
        <w:spacing w:line="240" w:lineRule="auto"/>
        <w:jc w:val="both"/>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We note that in the limiting case </w:t>
      </w:r>
      <m:oMath>
        <m:r>
          <w:rPr>
            <w:rFonts w:ascii="Cambria Math" w:hAnsi="Cambria Math" w:cs="Times New Roman"/>
            <w:color w:val="000000" w:themeColor="text1"/>
            <w:sz w:val="24"/>
            <w:szCs w:val="24"/>
          </w:rPr>
          <m:t>κ</m:t>
        </m:r>
      </m:oMath>
      <w:r w:rsidRPr="0018770A">
        <w:rPr>
          <w:rFonts w:ascii="Times New Roman" w:hAnsi="Times New Roman" w:cs="Times New Roman"/>
          <w:bCs/>
          <w:i/>
          <w:color w:val="000000" w:themeColor="text1"/>
          <w:sz w:val="24"/>
          <w:szCs w:val="24"/>
        </w:rPr>
        <w:t xml:space="preserve"> = </w:t>
      </w:r>
      <w:r w:rsidRPr="00E71507">
        <w:rPr>
          <w:rFonts w:ascii="Times New Roman" w:hAnsi="Times New Roman" w:cs="Times New Roman"/>
          <w:bCs/>
          <w:color w:val="000000" w:themeColor="text1"/>
          <w:sz w:val="24"/>
          <w:szCs w:val="24"/>
        </w:rPr>
        <w:t>0</w:t>
      </w:r>
      <w:r>
        <w:rPr>
          <w:rFonts w:ascii="Times New Roman" w:hAnsi="Times New Roman" w:cs="Times New Roman"/>
          <w:bCs/>
          <w:color w:val="000000" w:themeColor="text1"/>
          <w:sz w:val="24"/>
          <w:szCs w:val="24"/>
        </w:rPr>
        <w:t xml:space="preserve"> (perfect alignment of myofibers),  </w:t>
      </w:r>
      <m:oMath>
        <m:sSub>
          <m:sSubPr>
            <m:ctrlPr>
              <w:rPr>
                <w:rFonts w:ascii="Cambria Math" w:hAnsi="Cambria Math" w:cs="Times New Roman"/>
                <w:bCs/>
                <w:iCs/>
                <w:color w:val="000000" w:themeColor="text1"/>
                <w:sz w:val="24"/>
                <w:szCs w:val="24"/>
              </w:rPr>
            </m:ctrlPr>
          </m:sSubPr>
          <m:e>
            <m:r>
              <w:rPr>
                <w:rFonts w:ascii="Cambria Math" w:hAnsi="Cambria Math" w:cs="Times New Roman"/>
                <w:color w:val="000000" w:themeColor="text1"/>
                <w:sz w:val="24"/>
                <w:szCs w:val="24"/>
              </w:rPr>
              <m:t>E</m:t>
            </m:r>
          </m:e>
          <m:sub>
            <m:r>
              <w:rPr>
                <w:rFonts w:ascii="Cambria Math" w:hAnsi="Cambria Math" w:cs="Times New Roman"/>
                <w:color w:val="000000" w:themeColor="text1"/>
                <w:sz w:val="24"/>
                <w:szCs w:val="24"/>
              </w:rPr>
              <m:t>f</m:t>
            </m:r>
          </m:sub>
        </m:sSub>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e</m:t>
            </m:r>
          </m:e>
          <m:sub>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0</m:t>
                </m:r>
              </m:sub>
            </m:sSub>
          </m:sub>
        </m:sSub>
        <m: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 xml:space="preserve"> E</m:t>
        </m:r>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e</m:t>
            </m:r>
          </m:e>
          <m:sub>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0</m:t>
                </m:r>
              </m:sub>
            </m:sSub>
          </m:sub>
        </m:sSub>
      </m:oMath>
      <w:r>
        <w:rPr>
          <w:rFonts w:ascii="Times New Roman" w:eastAsiaTheme="minorEastAsia" w:hAnsi="Times New Roman" w:cs="Times New Roman"/>
          <w:bCs/>
          <w:color w:val="000000" w:themeColor="text1"/>
          <w:sz w:val="24"/>
          <w:szCs w:val="24"/>
        </w:rPr>
        <w:t xml:space="preserve"> and </w:t>
      </w:r>
      <m:oMath>
        <m:sSub>
          <m:sSubPr>
            <m:ctrlPr>
              <w:rPr>
                <w:rFonts w:ascii="Cambria Math" w:hAnsi="Cambria Math" w:cs="Times New Roman"/>
                <w:bCs/>
                <w:iCs/>
                <w:color w:val="000000" w:themeColor="text1"/>
                <w:sz w:val="24"/>
                <w:szCs w:val="24"/>
              </w:rPr>
            </m:ctrlPr>
          </m:sSubPr>
          <m:e>
            <m:r>
              <w:rPr>
                <w:rFonts w:ascii="Cambria Math" w:hAnsi="Cambria Math" w:cs="Times New Roman"/>
                <w:color w:val="000000" w:themeColor="text1"/>
                <w:sz w:val="24"/>
                <w:szCs w:val="24"/>
              </w:rPr>
              <m:t>S</m:t>
            </m:r>
          </m:e>
          <m:sub>
            <m:r>
              <w:rPr>
                <w:rFonts w:ascii="Cambria Math" w:hAnsi="Cambria Math" w:cs="Times New Roman"/>
                <w:color w:val="000000" w:themeColor="text1"/>
                <w:sz w:val="24"/>
                <w:szCs w:val="24"/>
              </w:rPr>
              <m:t>f</m:t>
            </m:r>
          </m:sub>
        </m:sSub>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e</m:t>
            </m:r>
          </m:e>
          <m:sub>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0</m:t>
                </m:r>
              </m:sub>
            </m:sSub>
          </m:sub>
        </m:sSub>
        <m:r>
          <w:rPr>
            <w:rFonts w:ascii="Cambria Math" w:hAnsi="Cambria Math" w:cs="Times New Roman"/>
            <w:color w:val="000000" w:themeColor="text1"/>
            <w:sz w:val="24"/>
            <w:szCs w:val="24"/>
          </w:rPr>
          <m:t>∙</m:t>
        </m:r>
        <m:r>
          <m:rPr>
            <m:sty m:val="bi"/>
          </m:rPr>
          <w:rPr>
            <w:rFonts w:ascii="Cambria Math" w:hAnsi="Cambria Math" w:cs="Times New Roman"/>
            <w:color w:val="000000" w:themeColor="text1"/>
            <w:sz w:val="24"/>
            <w:szCs w:val="24"/>
          </w:rPr>
          <m:t xml:space="preserve"> S</m:t>
        </m:r>
        <m:r>
          <w:rPr>
            <w:rFonts w:ascii="Cambria Math" w:hAnsi="Cambria Math" w:cs="Times New Roman"/>
            <w:color w:val="000000" w:themeColor="text1"/>
            <w:sz w:val="24"/>
            <w:szCs w:val="24"/>
          </w:rPr>
          <m:t>∙</m:t>
        </m:r>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e</m:t>
            </m:r>
          </m:e>
          <m:sub>
            <m:sSub>
              <m:sSubPr>
                <m:ctrlPr>
                  <w:rPr>
                    <w:rFonts w:ascii="Cambria Math" w:hAnsi="Cambria Math" w:cs="Times New Roman"/>
                    <w:bCs/>
                    <w:color w:val="000000" w:themeColor="text1"/>
                    <w:sz w:val="24"/>
                    <w:szCs w:val="24"/>
                  </w:rPr>
                </m:ctrlPr>
              </m:sSubPr>
              <m:e>
                <m:r>
                  <m:rPr>
                    <m:sty m:val="bi"/>
                  </m:rPr>
                  <w:rPr>
                    <w:rFonts w:ascii="Cambria Math" w:hAnsi="Cambria Math" w:cs="Times New Roman"/>
                    <w:color w:val="000000" w:themeColor="text1"/>
                    <w:sz w:val="24"/>
                    <w:szCs w:val="24"/>
                  </w:rPr>
                  <m:t>f</m:t>
                </m:r>
              </m:e>
              <m:sub>
                <m:r>
                  <w:rPr>
                    <w:rFonts w:ascii="Cambria Math" w:hAnsi="Cambria Math" w:cs="Times New Roman"/>
                    <w:color w:val="000000" w:themeColor="text1"/>
                    <w:sz w:val="24"/>
                    <w:szCs w:val="24"/>
                  </w:rPr>
                  <m:t>0</m:t>
                </m:r>
              </m:sub>
            </m:sSub>
          </m:sub>
        </m:sSub>
      </m:oMath>
      <w:r w:rsidR="001C1110">
        <w:rPr>
          <w:rFonts w:ascii="Times New Roman" w:eastAsiaTheme="minorEastAsia" w:hAnsi="Times New Roman" w:cs="Times New Roman"/>
          <w:bCs/>
          <w:color w:val="000000" w:themeColor="text1"/>
          <w:sz w:val="24"/>
          <w:szCs w:val="24"/>
        </w:rPr>
        <w:t xml:space="preserve">. </w:t>
      </w:r>
      <w:r w:rsidR="00061A9C">
        <w:rPr>
          <w:rFonts w:ascii="Times New Roman" w:hAnsi="Times New Roman" w:cs="Times New Roman"/>
          <w:bCs/>
          <w:iCs/>
          <w:color w:val="000000" w:themeColor="text1"/>
          <w:sz w:val="24"/>
          <w:szCs w:val="24"/>
        </w:rPr>
        <w:t xml:space="preserve">These </w:t>
      </w:r>
      <w:r w:rsidR="00061A9C" w:rsidRPr="0018770A">
        <w:rPr>
          <w:rFonts w:ascii="Times New Roman" w:hAnsi="Times New Roman" w:cs="Times New Roman"/>
          <w:bCs/>
          <w:color w:val="000000" w:themeColor="text1"/>
          <w:sz w:val="24"/>
          <w:szCs w:val="24"/>
        </w:rPr>
        <w:t xml:space="preserve">stress </w:t>
      </w:r>
      <w:r w:rsidR="00061A9C" w:rsidRPr="0018770A">
        <w:rPr>
          <w:rFonts w:ascii="Times New Roman" w:hAnsi="Times New Roman" w:cs="Times New Roman"/>
          <w:bCs/>
          <w:iCs/>
          <w:color w:val="000000" w:themeColor="text1"/>
          <w:sz w:val="24"/>
          <w:szCs w:val="24"/>
        </w:rPr>
        <w:t xml:space="preserve">and strain </w:t>
      </w:r>
      <w:r w:rsidR="00061A9C">
        <w:rPr>
          <w:rFonts w:ascii="Times New Roman" w:hAnsi="Times New Roman" w:cs="Times New Roman"/>
          <w:bCs/>
          <w:iCs/>
          <w:color w:val="000000" w:themeColor="text1"/>
          <w:sz w:val="24"/>
          <w:szCs w:val="24"/>
        </w:rPr>
        <w:t xml:space="preserve">quantities are used to compute the </w:t>
      </w:r>
      <w:r w:rsidR="00061A9C">
        <w:rPr>
          <w:rFonts w:ascii="Times New Roman" w:hAnsi="Times New Roman" w:cs="Times New Roman"/>
          <w:bCs/>
          <w:color w:val="000000" w:themeColor="text1"/>
          <w:sz w:val="24"/>
          <w:szCs w:val="24"/>
        </w:rPr>
        <w:t>w</w:t>
      </w:r>
      <w:r w:rsidR="003869BF">
        <w:rPr>
          <w:rFonts w:ascii="Times New Roman" w:hAnsi="Times New Roman" w:cs="Times New Roman"/>
          <w:bCs/>
          <w:color w:val="000000" w:themeColor="text1"/>
          <w:sz w:val="24"/>
          <w:szCs w:val="24"/>
        </w:rPr>
        <w:t xml:space="preserve">ork density </w:t>
      </w:r>
      <w:r w:rsidR="00E465DC">
        <w:rPr>
          <w:rFonts w:ascii="Times New Roman" w:hAnsi="Times New Roman" w:cs="Times New Roman"/>
          <w:bCs/>
          <w:color w:val="000000" w:themeColor="text1"/>
          <w:sz w:val="24"/>
          <w:szCs w:val="24"/>
        </w:rPr>
        <w:t>of the myo</w:t>
      </w:r>
      <w:r w:rsidR="006C2AFF">
        <w:rPr>
          <w:rFonts w:ascii="Times New Roman" w:hAnsi="Times New Roman" w:cs="Times New Roman"/>
          <w:bCs/>
          <w:color w:val="000000" w:themeColor="text1"/>
          <w:sz w:val="24"/>
          <w:szCs w:val="24"/>
        </w:rPr>
        <w:t>fiber</w:t>
      </w:r>
      <w:r w:rsidR="003869BF">
        <w:rPr>
          <w:rFonts w:ascii="Times New Roman" w:hAnsi="Times New Roman" w:cs="Times New Roman"/>
          <w:bCs/>
          <w:color w:val="000000" w:themeColor="text1"/>
          <w:sz w:val="24"/>
          <w:szCs w:val="24"/>
        </w:rPr>
        <w:t xml:space="preserve"> </w:t>
      </w:r>
      <w:r w:rsidR="003A03F8" w:rsidRPr="0018770A">
        <w:rPr>
          <w:rFonts w:ascii="Times New Roman" w:hAnsi="Times New Roman" w:cs="Times New Roman"/>
          <w:bCs/>
          <w:color w:val="000000" w:themeColor="text1"/>
          <w:sz w:val="24"/>
          <w:szCs w:val="24"/>
        </w:rPr>
        <w:t xml:space="preserve">over a cardiac cycle </w:t>
      </w:r>
      <w:r w:rsidR="00061A9C">
        <w:rPr>
          <w:rFonts w:ascii="Times New Roman" w:hAnsi="Times New Roman" w:cs="Times New Roman"/>
          <w:bCs/>
          <w:color w:val="000000" w:themeColor="text1"/>
          <w:sz w:val="24"/>
          <w:szCs w:val="24"/>
        </w:rPr>
        <w:t>by</w:t>
      </w:r>
      <w:r w:rsidR="003A03F8" w:rsidRPr="0018770A">
        <w:rPr>
          <w:rFonts w:ascii="Times New Roman" w:hAnsi="Times New Roman" w:cs="Times New Roman"/>
          <w:bCs/>
          <w:color w:val="000000" w:themeColor="text1"/>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gridCol w:w="1885"/>
      </w:tblGrid>
      <w:tr w:rsidR="003A03F8" w:rsidRPr="0018770A" w14:paraId="5112E86C" w14:textId="77777777" w:rsidTr="00A75BBE">
        <w:trPr>
          <w:trHeight w:val="305"/>
        </w:trPr>
        <w:tc>
          <w:tcPr>
            <w:tcW w:w="7465" w:type="dxa"/>
          </w:tcPr>
          <w:p w14:paraId="03959C68" w14:textId="221DF200" w:rsidR="003A03F8" w:rsidRPr="0018770A" w:rsidRDefault="007E3733" w:rsidP="003A03F8">
            <w:pPr>
              <w:spacing w:after="160"/>
              <w:jc w:val="both"/>
              <w:rPr>
                <w:rFonts w:ascii="Times New Roman" w:hAnsi="Times New Roman" w:cs="Times New Roman"/>
                <w:bCs/>
                <w:iCs/>
                <w:color w:val="000000" w:themeColor="text1"/>
                <w:sz w:val="24"/>
                <w:szCs w:val="24"/>
              </w:rPr>
            </w:pPr>
            <m:oMathPara>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W</m:t>
                    </m:r>
                  </m:e>
                  <m:sub>
                    <m:r>
                      <w:rPr>
                        <w:rFonts w:ascii="Cambria Math" w:hAnsi="Cambria Math" w:cs="Times New Roman"/>
                        <w:color w:val="000000" w:themeColor="text1"/>
                        <w:sz w:val="24"/>
                        <w:szCs w:val="24"/>
                      </w:rPr>
                      <m:t>f</m:t>
                    </m:r>
                  </m:sub>
                </m:sSub>
                <m:r>
                  <m:rPr>
                    <m:sty m:val="bi"/>
                  </m:rPr>
                  <w:rPr>
                    <w:rFonts w:ascii="Cambria Math" w:hAnsi="Cambria Math" w:cs="Times New Roman"/>
                    <w:color w:val="000000" w:themeColor="text1"/>
                    <w:sz w:val="24"/>
                    <w:szCs w:val="24"/>
                  </w:rPr>
                  <m:t xml:space="preserve">= </m:t>
                </m:r>
                <m:nary>
                  <m:naryPr>
                    <m:limLoc m:val="subSup"/>
                    <m:ctrlPr>
                      <w:rPr>
                        <w:rFonts w:ascii="Cambria Math" w:hAnsi="Cambria Math" w:cs="Times New Roman"/>
                        <w:bCs/>
                        <w:i/>
                        <w:iCs/>
                        <w:color w:val="000000" w:themeColor="text1"/>
                        <w:sz w:val="24"/>
                        <w:szCs w:val="24"/>
                      </w:rPr>
                    </m:ctrlPr>
                  </m:naryPr>
                  <m:sub>
                    <m:r>
                      <w:rPr>
                        <w:rFonts w:ascii="Cambria Math" w:hAnsi="Cambria Math" w:cs="Times New Roman"/>
                        <w:color w:val="000000" w:themeColor="text1"/>
                        <w:sz w:val="24"/>
                        <w:szCs w:val="24"/>
                      </w:rPr>
                      <m:t>Cardiac cycle</m:t>
                    </m:r>
                  </m:sub>
                  <m:sup/>
                  <m:e>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S</m:t>
                        </m:r>
                      </m:e>
                      <m:sub>
                        <m:r>
                          <w:rPr>
                            <w:rFonts w:ascii="Cambria Math" w:hAnsi="Cambria Math" w:cs="Times New Roman"/>
                            <w:color w:val="000000" w:themeColor="text1"/>
                            <w:sz w:val="24"/>
                            <w:szCs w:val="24"/>
                          </w:rPr>
                          <m:t xml:space="preserve">f </m:t>
                        </m:r>
                      </m:sub>
                    </m:sSub>
                    <m:r>
                      <w:rPr>
                        <w:rFonts w:ascii="Cambria Math" w:hAnsi="Cambria Math" w:cs="Times New Roman"/>
                        <w:color w:val="000000" w:themeColor="text1"/>
                        <w:sz w:val="24"/>
                        <w:szCs w:val="24"/>
                      </w:rPr>
                      <m:t>d</m:t>
                    </m:r>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E</m:t>
                        </m:r>
                      </m:e>
                      <m:sub>
                        <m:r>
                          <w:rPr>
                            <w:rFonts w:ascii="Cambria Math" w:hAnsi="Cambria Math" w:cs="Times New Roman"/>
                            <w:color w:val="000000" w:themeColor="text1"/>
                            <w:sz w:val="24"/>
                            <w:szCs w:val="24"/>
                          </w:rPr>
                          <m:t>f</m:t>
                        </m:r>
                      </m:sub>
                    </m:sSub>
                  </m:e>
                </m:nary>
                <m:r>
                  <w:rPr>
                    <w:rFonts w:ascii="Cambria Math" w:hAnsi="Cambria Math" w:cs="Times New Roman"/>
                    <w:color w:val="000000" w:themeColor="text1"/>
                    <w:sz w:val="24"/>
                    <w:szCs w:val="24"/>
                  </w:rPr>
                  <m:t>.</m:t>
                </m:r>
              </m:oMath>
            </m:oMathPara>
          </w:p>
        </w:tc>
        <w:tc>
          <w:tcPr>
            <w:tcW w:w="1885" w:type="dxa"/>
          </w:tcPr>
          <w:p w14:paraId="1D9DFD80" w14:textId="57F3B9B3" w:rsidR="003A03F8" w:rsidRPr="0018770A" w:rsidRDefault="0053346C" w:rsidP="003A03F8">
            <w:pPr>
              <w:spacing w:after="160"/>
              <w:jc w:val="both"/>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(15</w:t>
            </w:r>
            <w:r w:rsidR="003A03F8" w:rsidRPr="0018770A">
              <w:rPr>
                <w:rFonts w:ascii="Times New Roman" w:hAnsi="Times New Roman" w:cs="Times New Roman"/>
                <w:bCs/>
                <w:iCs/>
                <w:color w:val="000000" w:themeColor="text1"/>
                <w:sz w:val="24"/>
                <w:szCs w:val="24"/>
              </w:rPr>
              <w:t>)</w:t>
            </w:r>
          </w:p>
        </w:tc>
      </w:tr>
    </w:tbl>
    <w:p w14:paraId="7A0F0C31" w14:textId="1EB167A6" w:rsidR="003A03F8" w:rsidRPr="0018770A" w:rsidRDefault="00662E2F" w:rsidP="003A03F8">
      <w:pPr>
        <w:spacing w:line="240" w:lineRule="auto"/>
        <w:jc w:val="both"/>
        <w:rPr>
          <w:rFonts w:ascii="Times New Roman" w:hAnsi="Times New Roman" w:cs="Times New Roman"/>
          <w:bCs/>
          <w:iCs/>
          <w:color w:val="000000" w:themeColor="text1"/>
          <w:sz w:val="24"/>
          <w:szCs w:val="24"/>
          <w:lang w:eastAsia="zh-CN"/>
        </w:rPr>
      </w:pPr>
      <w:r>
        <w:rPr>
          <w:rFonts w:ascii="Times New Roman" w:hAnsi="Times New Roman" w:cs="Times New Roman"/>
          <w:bCs/>
          <w:iCs/>
          <w:color w:val="000000" w:themeColor="text1"/>
          <w:sz w:val="24"/>
          <w:szCs w:val="24"/>
        </w:rPr>
        <w:t>Global longitudinal strain was</w:t>
      </w:r>
      <w:r w:rsidR="003A03F8" w:rsidRPr="0018770A">
        <w:rPr>
          <w:rFonts w:ascii="Times New Roman" w:hAnsi="Times New Roman" w:cs="Times New Roman"/>
          <w:bCs/>
          <w:iCs/>
          <w:color w:val="000000" w:themeColor="text1"/>
          <w:sz w:val="24"/>
          <w:szCs w:val="24"/>
        </w:rPr>
        <w:t xml:space="preserve"> </w:t>
      </w:r>
      <w:r>
        <w:rPr>
          <w:rFonts w:ascii="Times New Roman" w:hAnsi="Times New Roman" w:cs="Times New Roman"/>
          <w:bCs/>
          <w:iCs/>
          <w:color w:val="000000" w:themeColor="text1"/>
          <w:sz w:val="24"/>
          <w:szCs w:val="24"/>
        </w:rPr>
        <w:t>calculated</w:t>
      </w:r>
      <w:r w:rsidRPr="0018770A">
        <w:rPr>
          <w:rFonts w:ascii="Times New Roman" w:hAnsi="Times New Roman" w:cs="Times New Roman"/>
          <w:bCs/>
          <w:iCs/>
          <w:color w:val="000000" w:themeColor="text1"/>
          <w:sz w:val="24"/>
          <w:szCs w:val="24"/>
        </w:rPr>
        <w:t xml:space="preserve"> </w:t>
      </w:r>
      <w:r>
        <w:rPr>
          <w:rFonts w:ascii="Times New Roman" w:hAnsi="Times New Roman" w:cs="Times New Roman"/>
          <w:bCs/>
          <w:iCs/>
          <w:color w:val="000000" w:themeColor="text1"/>
          <w:sz w:val="24"/>
          <w:szCs w:val="24"/>
        </w:rPr>
        <w:t xml:space="preserve">from </w:t>
      </w:r>
      <w:r w:rsidR="00061A9C">
        <w:rPr>
          <w:rFonts w:ascii="Times New Roman" w:hAnsi="Times New Roman" w:cs="Times New Roman"/>
          <w:bCs/>
          <w:iCs/>
          <w:color w:val="000000" w:themeColor="text1"/>
          <w:sz w:val="24"/>
          <w:szCs w:val="24"/>
        </w:rPr>
        <w:t xml:space="preserve">the </w:t>
      </w:r>
      <w:r w:rsidRPr="0018770A">
        <w:rPr>
          <w:rFonts w:ascii="Times New Roman" w:hAnsi="Times New Roman" w:cs="Times New Roman"/>
          <w:bCs/>
          <w:color w:val="000000" w:themeColor="text1"/>
          <w:sz w:val="24"/>
          <w:szCs w:val="24"/>
        </w:rPr>
        <w:t xml:space="preserve">right Cauchy-Green </w:t>
      </w:r>
      <w:r>
        <w:rPr>
          <w:rFonts w:ascii="Times New Roman" w:hAnsi="Times New Roman" w:cs="Times New Roman"/>
          <w:bCs/>
          <w:color w:val="000000" w:themeColor="text1"/>
          <w:sz w:val="24"/>
          <w:szCs w:val="24"/>
        </w:rPr>
        <w:t xml:space="preserve">stretch tensor </w:t>
      </w:r>
      <w:r>
        <w:rPr>
          <w:rFonts w:ascii="Times New Roman" w:hAnsi="Times New Roman" w:cs="Times New Roman"/>
          <w:bCs/>
          <w:iCs/>
          <w:color w:val="000000" w:themeColor="text1"/>
          <w:sz w:val="24"/>
          <w:szCs w:val="24"/>
        </w:rPr>
        <w:t>with</w:t>
      </w:r>
      <w:r w:rsidR="003A03F8" w:rsidRPr="0018770A">
        <w:rPr>
          <w:rFonts w:ascii="Times New Roman" w:hAnsi="Times New Roman" w:cs="Times New Roman"/>
          <w:bCs/>
          <w:iCs/>
          <w:color w:val="000000" w:themeColor="text1"/>
          <w:sz w:val="24"/>
          <w:szCs w:val="24"/>
        </w:rPr>
        <w:t xml:space="preserve"> end diastole as the reference configuration</w:t>
      </w:r>
      <w:r>
        <w:rPr>
          <w:rFonts w:ascii="Times New Roman" w:hAnsi="Times New Roman" w:cs="Times New Roman"/>
          <w:bCs/>
          <w:iCs/>
          <w:color w:val="000000" w:themeColor="text1"/>
          <w:sz w:val="24"/>
          <w:szCs w:val="24"/>
        </w:rPr>
        <w:t xml:space="preserve"> </w:t>
      </w:r>
      <m:oMath>
        <m:sSub>
          <m:sSubPr>
            <m:ctrlPr>
              <w:rPr>
                <w:rFonts w:ascii="Cambria Math" w:hAnsi="Cambria Math" w:cs="Times New Roman"/>
                <w:b/>
                <w:i/>
                <w:color w:val="000000" w:themeColor="text1"/>
                <w:sz w:val="24"/>
                <w:szCs w:val="24"/>
              </w:rPr>
            </m:ctrlPr>
          </m:sSubPr>
          <m:e>
            <m:r>
              <m:rPr>
                <m:sty m:val="bi"/>
              </m:rPr>
              <w:rPr>
                <w:rFonts w:ascii="Cambria Math" w:hAnsi="Cambria Math" w:cs="Times New Roman"/>
                <w:color w:val="000000" w:themeColor="text1"/>
                <w:sz w:val="24"/>
                <w:szCs w:val="24"/>
              </w:rPr>
              <m:t>C</m:t>
            </m:r>
          </m:e>
          <m:sub>
            <m:r>
              <m:rPr>
                <m:sty m:val="bi"/>
              </m:rPr>
              <w:rPr>
                <w:rFonts w:ascii="Cambria Math" w:hAnsi="Cambria Math" w:cs="Times New Roman"/>
                <w:color w:val="000000" w:themeColor="text1"/>
                <w:sz w:val="24"/>
                <w:szCs w:val="24"/>
              </w:rPr>
              <m:t>ED</m:t>
            </m:r>
          </m:sub>
        </m:sSub>
      </m:oMath>
      <w:r w:rsidR="003A03F8" w:rsidRPr="0018770A">
        <w:rPr>
          <w:rFonts w:ascii="Times New Roman" w:hAnsi="Times New Roman" w:cs="Times New Roman"/>
          <w:bCs/>
          <w:iCs/>
          <w:color w:val="000000" w:themeColor="text1"/>
          <w:sz w:val="24"/>
          <w:szCs w:val="24"/>
        </w:rPr>
        <w:t xml:space="preserve"> </w:t>
      </w:r>
      <w:r>
        <w:rPr>
          <w:rFonts w:ascii="Times New Roman" w:hAnsi="Times New Roman" w:cs="Times New Roman"/>
          <w:bCs/>
          <w:iCs/>
          <w:color w:val="000000" w:themeColor="text1"/>
          <w:sz w:val="24"/>
          <w:szCs w:val="24"/>
        </w:rPr>
        <w:t>by</w:t>
      </w:r>
      <w:r w:rsidR="000B7C33">
        <w:rPr>
          <w:rFonts w:ascii="Times New Roman" w:hAnsi="Times New Roman" w:cs="Times New Roman"/>
          <w:bCs/>
          <w:iCs/>
          <w:color w:val="000000" w:themeColor="text1"/>
          <w:sz w:val="24"/>
          <w:szCs w:val="24"/>
        </w:rPr>
        <w:t xml:space="preserve"> </w:t>
      </w:r>
      <w:r w:rsidR="000B7C33">
        <w:rPr>
          <w:rFonts w:ascii="Times New Roman" w:hAnsi="Times New Roman" w:cs="Times New Roman"/>
          <w:bCs/>
          <w:iCs/>
          <w:color w:val="000000" w:themeColor="text1"/>
          <w:sz w:val="24"/>
          <w:szCs w:val="24"/>
        </w:rPr>
        <w:fldChar w:fldCharType="begin" w:fldLock="1"/>
      </w:r>
      <w:r w:rsidR="007161F5">
        <w:rPr>
          <w:rFonts w:ascii="Times New Roman" w:hAnsi="Times New Roman" w:cs="Times New Roman"/>
          <w:bCs/>
          <w:iCs/>
          <w:color w:val="000000" w:themeColor="text1"/>
          <w:sz w:val="24"/>
          <w:szCs w:val="24"/>
        </w:rPr>
        <w:instrText>ADDIN CSL_CITATION {"citationItems":[{"id":"ITEM-1","itemData":{"DOI":"10.14814/phy2.13392","ISSN":"2051817X","abstract":"Although detailed cell-based descriptors of cross-bridge cycling have been applied in finite element (FE) heart models to describe ventricular mechanics, these multiscale models have never been tested rigorously to determine if these descriptors, when scaled up to the organ-level, are able to reproduce well-established organ-level physiological behaviors. To address this void, we here validate a left ventricular (LV) FE model that is driven by a cell-based cross-bridge cycling descriptor against key organ-level heart physiology. The LV FE model was coupled to a closed-loop lumped parameter circulatory model to simulate different ventricular loading conditions (preload and afterload) and contractilities. We show that our model is able to reproduce a linear end-systolic pressure volume relationship, a curvilinear end-diastolic pressure volume relationship and a linear relationship between myocardial oxygen consumption and pressure–volume area. We also show that the validated model can predict realistic LV strain-time profiles in the longitudinal, circumferential, and radial directions. The predicted strain-time profiles display key features that are consistent with those measured in humans, such as having similar peak strains, time-to-peak-strain, and a rapid change in strain during atrial contraction at late-diastole. Our model shows that the myocardial strains are sensitive to not only LV contractility, but also to the LV loading conditions, especia</w:instrText>
      </w:r>
      <w:r w:rsidR="007161F5">
        <w:rPr>
          <w:rFonts w:ascii="Times New Roman" w:hAnsi="Times New Roman" w:cs="Times New Roman"/>
          <w:bCs/>
          <w:iCs/>
          <w:color w:val="000000" w:themeColor="text1"/>
          <w:sz w:val="24"/>
          <w:szCs w:val="24"/>
          <w:lang w:eastAsia="zh-CN"/>
        </w:rPr>
        <w:instrText>lly to a change in afterload. This result suggests that caution must be exercised when associating changes in myocardial strain with changes in LV contractility. The methodically validated multiscale model will be used in future studies to understand human heart diseases.","author":[{"dropping-particle":"","family":"Shavik","given":"Sheikh Mohammad","non-dropping-particle":"","parse-names":false,"suffix":""},{"dropping-particle":"","family":"Wall","given":"Samuel T.","non-dropping-particle":"","parse-names":false,"suffix":""},{"dropping-particle":"","family":"Sundnes","given":"Joakim","non-dropping-particle":"","parse-names":false,"suffix":""},{"dropping-particle":"","family":"Burkhoff","given":"Daniel","non-dropping-particle":"","parse-names":false,"suffix":""},{"dropping-particle":"","family":"Lee","given":"Lik Chuan","non-dropping-particle":"","parse-names":false,"suffix":""}],"container-title":"Physiological Reports","id":"ITEM-1","issued":{"date-parts":[["2017"]]},"title":"Organ-level validation of a cross-bridge cycling descriptor in a left ventricular finite element model: Effects of ventricular loading on myocardial strains","type":"article-journal"},"uris":["http://www.mendeley.com/documents/?uuid=c52f3838-6af8-4fce-b67b-6f386f4ba3e4"]}],"mendeley":{"formattedCitation":"[37]","plainTextFormattedCitation":"[37]","previouslyFormattedCitation":"[37]"},"properties":{"noteIndex":0},"schema":"https://github.com/citation-style-language/schema/raw/master/csl-citation.json"}</w:instrText>
      </w:r>
      <w:r w:rsidR="000B7C33">
        <w:rPr>
          <w:rFonts w:ascii="Times New Roman" w:hAnsi="Times New Roman" w:cs="Times New Roman"/>
          <w:bCs/>
          <w:iCs/>
          <w:color w:val="000000" w:themeColor="text1"/>
          <w:sz w:val="24"/>
          <w:szCs w:val="24"/>
        </w:rPr>
        <w:fldChar w:fldCharType="separate"/>
      </w:r>
      <w:r w:rsidR="00E220C9" w:rsidRPr="00E220C9">
        <w:rPr>
          <w:rFonts w:ascii="Times New Roman" w:hAnsi="Times New Roman" w:cs="Times New Roman"/>
          <w:bCs/>
          <w:iCs/>
          <w:noProof/>
          <w:color w:val="000000" w:themeColor="text1"/>
          <w:sz w:val="24"/>
          <w:szCs w:val="24"/>
          <w:lang w:eastAsia="zh-CN"/>
        </w:rPr>
        <w:t>[37]</w:t>
      </w:r>
      <w:r w:rsidR="000B7C33">
        <w:rPr>
          <w:rFonts w:ascii="Times New Roman" w:hAnsi="Times New Roman" w:cs="Times New Roman"/>
          <w:bCs/>
          <w:iCs/>
          <w:color w:val="000000" w:themeColor="text1"/>
          <w:sz w:val="24"/>
          <w:szCs w:val="24"/>
        </w:rPr>
        <w:fldChar w:fldCharType="end"/>
      </w:r>
      <w:r w:rsidR="003A03F8" w:rsidRPr="0018770A">
        <w:rPr>
          <w:rFonts w:ascii="Times New Roman" w:hAnsi="Times New Roman" w:cs="Times New Roman"/>
          <w:bCs/>
          <w:iCs/>
          <w:color w:val="000000" w:themeColor="text1"/>
          <w:sz w:val="24"/>
          <w:szCs w:val="24"/>
          <w:lang w:eastAsia="zh-C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gridCol w:w="1885"/>
      </w:tblGrid>
      <w:tr w:rsidR="003A03F8" w:rsidRPr="0018770A" w14:paraId="4DBD0C8D" w14:textId="77777777" w:rsidTr="00A75BBE">
        <w:tc>
          <w:tcPr>
            <w:tcW w:w="7465" w:type="dxa"/>
          </w:tcPr>
          <w:p w14:paraId="2E53A22C" w14:textId="33409E75" w:rsidR="003A03F8" w:rsidRPr="0018770A" w:rsidRDefault="007E3733" w:rsidP="003A03F8">
            <w:pPr>
              <w:spacing w:after="160"/>
              <w:jc w:val="both"/>
              <w:rPr>
                <w:rFonts w:ascii="Times New Roman" w:hAnsi="Times New Roman" w:cs="Times New Roman"/>
                <w:bCs/>
                <w:iCs/>
                <w:color w:val="000000" w:themeColor="text1"/>
                <w:sz w:val="24"/>
                <w:szCs w:val="24"/>
                <w:lang w:eastAsia="zh-CN"/>
              </w:rPr>
            </w:pPr>
            <m:oMathPara>
              <m:oMath>
                <m:sSub>
                  <m:sSubPr>
                    <m:ctrlPr>
                      <w:rPr>
                        <w:rFonts w:ascii="Cambria Math" w:hAnsi="Cambria Math" w:cs="Times New Roman"/>
                        <w:bCs/>
                        <w:iCs/>
                        <w:color w:val="000000" w:themeColor="text1"/>
                        <w:sz w:val="24"/>
                        <w:szCs w:val="24"/>
                      </w:rPr>
                    </m:ctrlPr>
                  </m:sSubPr>
                  <m:e>
                    <m:r>
                      <w:rPr>
                        <w:rFonts w:ascii="Cambria Math" w:hAnsi="Cambria Math" w:cs="Times New Roman"/>
                        <w:color w:val="000000" w:themeColor="text1"/>
                        <w:sz w:val="24"/>
                        <w:szCs w:val="24"/>
                        <w:lang w:eastAsia="zh-CN"/>
                      </w:rPr>
                      <m:t>e</m:t>
                    </m:r>
                  </m:e>
                  <m:sub/>
                </m:sSub>
                <m:r>
                  <w:rPr>
                    <w:rFonts w:ascii="Cambria Math" w:hAnsi="Cambria Math" w:cs="Times New Roman"/>
                    <w:color w:val="000000" w:themeColor="text1"/>
                    <w:sz w:val="24"/>
                    <w:szCs w:val="24"/>
                    <w:lang w:eastAsia="zh-CN"/>
                  </w:rPr>
                  <m:t>=</m:t>
                </m:r>
                <m:f>
                  <m:fPr>
                    <m:type m:val="lin"/>
                    <m:ctrlPr>
                      <w:rPr>
                        <w:rFonts w:ascii="Cambria Math" w:hAnsi="Cambria Math" w:cs="Times New Roman"/>
                        <w:bCs/>
                        <w:i/>
                        <w:iCs/>
                        <w:color w:val="000000" w:themeColor="text1"/>
                        <w:sz w:val="24"/>
                        <w:szCs w:val="24"/>
                      </w:rPr>
                    </m:ctrlPr>
                  </m:fPr>
                  <m:num>
                    <m:r>
                      <w:rPr>
                        <w:rFonts w:ascii="Cambria Math" w:hAnsi="Cambria Math" w:cs="Times New Roman"/>
                        <w:color w:val="000000" w:themeColor="text1"/>
                        <w:sz w:val="24"/>
                        <w:szCs w:val="24"/>
                        <w:lang w:eastAsia="zh-CN"/>
                      </w:rPr>
                      <m:t>(1-</m:t>
                    </m:r>
                    <m:f>
                      <m:fPr>
                        <m:ctrlPr>
                          <w:rPr>
                            <w:rFonts w:ascii="Cambria Math" w:hAnsi="Cambria Math" w:cs="Times New Roman"/>
                            <w:bCs/>
                            <w:i/>
                            <w:color w:val="000000" w:themeColor="text1"/>
                            <w:sz w:val="24"/>
                            <w:szCs w:val="24"/>
                          </w:rPr>
                        </m:ctrlPr>
                      </m:fPr>
                      <m:num>
                        <m:r>
                          <w:rPr>
                            <w:rFonts w:ascii="Cambria Math" w:hAnsi="Cambria Math" w:cs="Times New Roman"/>
                            <w:color w:val="000000" w:themeColor="text1"/>
                            <w:sz w:val="24"/>
                            <w:szCs w:val="24"/>
                            <w:lang w:eastAsia="zh-CN"/>
                          </w:rPr>
                          <m:t>1</m:t>
                        </m:r>
                      </m:num>
                      <m:den>
                        <m:sSub>
                          <m:sSubPr>
                            <m:ctrlPr>
                              <w:rPr>
                                <w:rFonts w:ascii="Cambria Math" w:hAnsi="Cambria Math" w:cs="Times New Roman"/>
                                <w:b/>
                                <w:bCs/>
                                <w:i/>
                                <w:color w:val="000000" w:themeColor="text1"/>
                                <w:sz w:val="24"/>
                                <w:szCs w:val="24"/>
                              </w:rPr>
                            </m:ctrlPr>
                          </m:sSubPr>
                          <m:e>
                            <m:r>
                              <m:rPr>
                                <m:sty m:val="bi"/>
                              </m:rPr>
                              <w:rPr>
                                <w:rFonts w:ascii="Cambria Math" w:hAnsi="Cambria Math" w:cs="Times New Roman"/>
                                <w:color w:val="000000" w:themeColor="text1"/>
                                <w:sz w:val="24"/>
                                <w:szCs w:val="24"/>
                                <w:lang w:eastAsia="zh-CN"/>
                              </w:rPr>
                              <m:t>e</m:t>
                            </m:r>
                          </m:e>
                          <m:sub>
                            <m:r>
                              <m:rPr>
                                <m:sty m:val="bi"/>
                              </m:rPr>
                              <w:rPr>
                                <w:rFonts w:ascii="Cambria Math" w:hAnsi="Cambria Math" w:cs="Times New Roman"/>
                                <w:color w:val="000000" w:themeColor="text1"/>
                                <w:sz w:val="24"/>
                                <w:szCs w:val="24"/>
                                <w:lang w:eastAsia="zh-CN"/>
                              </w:rPr>
                              <m:t>l</m:t>
                            </m:r>
                          </m:sub>
                        </m:sSub>
                        <m:r>
                          <m:rPr>
                            <m:sty m:val="bi"/>
                          </m:rPr>
                          <w:rPr>
                            <w:rFonts w:ascii="Cambria Math" w:hAnsi="Cambria Math" w:cs="Times New Roman"/>
                            <w:color w:val="000000" w:themeColor="text1"/>
                            <w:sz w:val="24"/>
                            <w:szCs w:val="24"/>
                            <w:lang w:eastAsia="zh-CN"/>
                          </w:rPr>
                          <m:t>∙</m:t>
                        </m:r>
                        <m:sSub>
                          <m:sSubPr>
                            <m:ctrlPr>
                              <w:rPr>
                                <w:rFonts w:ascii="Cambria Math" w:hAnsi="Cambria Math" w:cs="Times New Roman"/>
                                <w:b/>
                                <w:i/>
                                <w:color w:val="000000" w:themeColor="text1"/>
                                <w:sz w:val="24"/>
                                <w:szCs w:val="24"/>
                              </w:rPr>
                            </m:ctrlPr>
                          </m:sSubPr>
                          <m:e>
                            <m:r>
                              <m:rPr>
                                <m:sty m:val="bi"/>
                              </m:rPr>
                              <w:rPr>
                                <w:rFonts w:ascii="Cambria Math" w:hAnsi="Cambria Math" w:cs="Times New Roman"/>
                                <w:color w:val="000000" w:themeColor="text1"/>
                                <w:sz w:val="24"/>
                                <w:szCs w:val="24"/>
                                <w:lang w:eastAsia="zh-CN"/>
                              </w:rPr>
                              <m:t>C</m:t>
                            </m:r>
                          </m:e>
                          <m:sub>
                            <m:r>
                              <m:rPr>
                                <m:sty m:val="bi"/>
                              </m:rPr>
                              <w:rPr>
                                <w:rFonts w:ascii="Cambria Math" w:hAnsi="Cambria Math" w:cs="Times New Roman"/>
                                <w:color w:val="000000" w:themeColor="text1"/>
                                <w:sz w:val="24"/>
                                <w:szCs w:val="24"/>
                                <w:lang w:eastAsia="zh-CN"/>
                              </w:rPr>
                              <m:t>ED</m:t>
                            </m:r>
                          </m:sub>
                        </m:sSub>
                        <m:r>
                          <m:rPr>
                            <m:sty m:val="bi"/>
                          </m:rPr>
                          <w:rPr>
                            <w:rFonts w:ascii="Cambria Math" w:hAnsi="Cambria Math" w:cs="Times New Roman"/>
                            <w:color w:val="000000" w:themeColor="text1"/>
                            <w:sz w:val="24"/>
                            <w:szCs w:val="24"/>
                            <w:lang w:eastAsia="zh-CN"/>
                          </w:rPr>
                          <m:t>∙</m:t>
                        </m:r>
                        <m:sSub>
                          <m:sSubPr>
                            <m:ctrlPr>
                              <w:rPr>
                                <w:rFonts w:ascii="Cambria Math" w:hAnsi="Cambria Math" w:cs="Times New Roman"/>
                                <w:b/>
                                <w:bCs/>
                                <w:i/>
                                <w:color w:val="000000" w:themeColor="text1"/>
                                <w:sz w:val="24"/>
                                <w:szCs w:val="24"/>
                              </w:rPr>
                            </m:ctrlPr>
                          </m:sSubPr>
                          <m:e>
                            <m:r>
                              <m:rPr>
                                <m:sty m:val="bi"/>
                              </m:rPr>
                              <w:rPr>
                                <w:rFonts w:ascii="Cambria Math" w:hAnsi="Cambria Math" w:cs="Times New Roman"/>
                                <w:color w:val="000000" w:themeColor="text1"/>
                                <w:sz w:val="24"/>
                                <w:szCs w:val="24"/>
                                <w:lang w:eastAsia="zh-CN"/>
                              </w:rPr>
                              <m:t>e</m:t>
                            </m:r>
                          </m:e>
                          <m:sub>
                            <m:r>
                              <m:rPr>
                                <m:sty m:val="bi"/>
                              </m:rPr>
                              <w:rPr>
                                <w:rFonts w:ascii="Cambria Math" w:hAnsi="Cambria Math" w:cs="Times New Roman"/>
                                <w:color w:val="000000" w:themeColor="text1"/>
                                <w:sz w:val="24"/>
                                <w:szCs w:val="24"/>
                                <w:lang w:eastAsia="zh-CN"/>
                              </w:rPr>
                              <m:t>l</m:t>
                            </m:r>
                          </m:sub>
                        </m:sSub>
                      </m:den>
                    </m:f>
                    <m:r>
                      <w:rPr>
                        <w:rFonts w:ascii="Cambria Math" w:hAnsi="Cambria Math" w:cs="Times New Roman"/>
                        <w:color w:val="000000" w:themeColor="text1"/>
                        <w:sz w:val="24"/>
                        <w:szCs w:val="24"/>
                        <w:lang w:eastAsia="zh-CN"/>
                      </w:rPr>
                      <m:t>)</m:t>
                    </m:r>
                  </m:num>
                  <m:den>
                    <m:r>
                      <w:rPr>
                        <w:rFonts w:ascii="Cambria Math" w:hAnsi="Cambria Math" w:cs="Times New Roman"/>
                        <w:color w:val="000000" w:themeColor="text1"/>
                        <w:sz w:val="24"/>
                        <w:szCs w:val="24"/>
                        <w:lang w:eastAsia="zh-CN"/>
                      </w:rPr>
                      <m:t>2</m:t>
                    </m:r>
                  </m:den>
                </m:f>
                <m:r>
                  <w:rPr>
                    <w:rFonts w:ascii="Cambria Math" w:hAnsi="Cambria Math" w:cs="Times New Roman"/>
                    <w:color w:val="000000" w:themeColor="text1"/>
                    <w:sz w:val="24"/>
                    <w:szCs w:val="24"/>
                  </w:rPr>
                  <m:t>.</m:t>
                </m:r>
              </m:oMath>
            </m:oMathPara>
          </w:p>
        </w:tc>
        <w:tc>
          <w:tcPr>
            <w:tcW w:w="1885" w:type="dxa"/>
          </w:tcPr>
          <w:p w14:paraId="59813AE3" w14:textId="78A4B77F" w:rsidR="003A03F8" w:rsidRPr="0018770A" w:rsidRDefault="0053346C" w:rsidP="003A03F8">
            <w:pPr>
              <w:spacing w:after="160"/>
              <w:jc w:val="both"/>
              <w:rPr>
                <w:rFonts w:ascii="Times New Roman" w:hAnsi="Times New Roman" w:cs="Times New Roman"/>
                <w:bCs/>
                <w:iCs/>
                <w:color w:val="000000" w:themeColor="text1"/>
                <w:sz w:val="24"/>
                <w:szCs w:val="24"/>
                <w:lang w:eastAsia="zh-CN"/>
              </w:rPr>
            </w:pPr>
            <w:r>
              <w:rPr>
                <w:rFonts w:ascii="Times New Roman" w:hAnsi="Times New Roman" w:cs="Times New Roman"/>
                <w:bCs/>
                <w:iCs/>
                <w:color w:val="000000" w:themeColor="text1"/>
                <w:sz w:val="24"/>
                <w:szCs w:val="24"/>
                <w:lang w:eastAsia="zh-CN"/>
              </w:rPr>
              <w:t xml:space="preserve">               (16</w:t>
            </w:r>
            <w:r w:rsidR="003A03F8" w:rsidRPr="0018770A">
              <w:rPr>
                <w:rFonts w:ascii="Times New Roman" w:hAnsi="Times New Roman" w:cs="Times New Roman"/>
                <w:bCs/>
                <w:iCs/>
                <w:color w:val="000000" w:themeColor="text1"/>
                <w:sz w:val="24"/>
                <w:szCs w:val="24"/>
                <w:lang w:eastAsia="zh-CN"/>
              </w:rPr>
              <w:t xml:space="preserve">) </w:t>
            </w:r>
          </w:p>
        </w:tc>
      </w:tr>
    </w:tbl>
    <w:p w14:paraId="127AC0E6" w14:textId="014773ED" w:rsidR="003A03F8" w:rsidRPr="0018770A" w:rsidRDefault="003A03F8" w:rsidP="003A03F8">
      <w:pPr>
        <w:spacing w:line="240" w:lineRule="auto"/>
        <w:jc w:val="both"/>
        <w:rPr>
          <w:rFonts w:ascii="Times New Roman" w:hAnsi="Times New Roman" w:cs="Times New Roman"/>
          <w:b/>
          <w:bCs/>
          <w:i/>
          <w:color w:val="000000" w:themeColor="text1"/>
          <w:sz w:val="24"/>
          <w:szCs w:val="24"/>
          <w:u w:val="single"/>
          <w:lang w:eastAsia="zh-CN"/>
        </w:rPr>
      </w:pPr>
      <w:r w:rsidRPr="0018770A">
        <w:rPr>
          <w:rFonts w:ascii="Times New Roman" w:hAnsi="Times New Roman" w:cs="Times New Roman"/>
          <w:b/>
          <w:bCs/>
          <w:i/>
          <w:color w:val="000000" w:themeColor="text1"/>
          <w:sz w:val="24"/>
          <w:szCs w:val="24"/>
          <w:u w:val="single"/>
          <w:lang w:eastAsia="zh-CN"/>
        </w:rPr>
        <w:t xml:space="preserve">Determination of </w:t>
      </w:r>
      <w:r w:rsidR="000F03D1">
        <w:rPr>
          <w:rFonts w:ascii="Times New Roman" w:hAnsi="Times New Roman" w:cs="Times New Roman"/>
          <w:b/>
          <w:bCs/>
          <w:i/>
          <w:color w:val="000000" w:themeColor="text1"/>
          <w:sz w:val="24"/>
          <w:szCs w:val="24"/>
          <w:u w:val="single"/>
          <w:lang w:eastAsia="zh-CN"/>
        </w:rPr>
        <w:t>difference between model prediction and measurements</w:t>
      </w:r>
      <w:r w:rsidRPr="0018770A">
        <w:rPr>
          <w:rFonts w:ascii="Times New Roman" w:hAnsi="Times New Roman" w:cs="Times New Roman"/>
          <w:b/>
          <w:bCs/>
          <w:i/>
          <w:color w:val="000000" w:themeColor="text1"/>
          <w:sz w:val="24"/>
          <w:szCs w:val="24"/>
          <w:u w:val="single"/>
          <w:lang w:eastAsia="zh-CN"/>
        </w:rPr>
        <w:t xml:space="preserve">: </w:t>
      </w:r>
    </w:p>
    <w:p w14:paraId="30F32E3E" w14:textId="28F12DDB" w:rsidR="004C0E50" w:rsidRDefault="000F03D1" w:rsidP="00F463F2">
      <w:pPr>
        <w:spacing w:line="240" w:lineRule="auto"/>
        <w:jc w:val="both"/>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lang w:eastAsia="zh-CN"/>
        </w:rPr>
        <w:t>Relative d</w:t>
      </w:r>
      <w:r w:rsidR="00006402">
        <w:rPr>
          <w:rFonts w:ascii="Times New Roman" w:hAnsi="Times New Roman" w:cs="Times New Roman"/>
          <w:bCs/>
          <w:iCs/>
          <w:color w:val="000000" w:themeColor="text1"/>
          <w:sz w:val="24"/>
          <w:szCs w:val="24"/>
          <w:lang w:eastAsia="zh-CN"/>
        </w:rPr>
        <w:t>ifference between the model predicted</w:t>
      </w:r>
      <w:r w:rsidR="00C70374">
        <w:rPr>
          <w:rFonts w:ascii="Times New Roman" w:hAnsi="Times New Roman" w:cs="Times New Roman"/>
          <w:bCs/>
          <w:iCs/>
          <w:color w:val="000000" w:themeColor="text1"/>
          <w:sz w:val="24"/>
          <w:szCs w:val="24"/>
          <w:lang w:eastAsia="zh-CN"/>
        </w:rPr>
        <w:t xml:space="preserve"> </w:t>
      </w:r>
      <w:r w:rsidR="00C70374" w:rsidRPr="00C70374">
        <w:rPr>
          <w:rFonts w:ascii="Times New Roman" w:hAnsi="Times New Roman" w:cs="Times New Roman"/>
          <w:bCs/>
          <w:iCs/>
          <w:color w:val="000000" w:themeColor="text1"/>
          <w:sz w:val="24"/>
          <w:szCs w:val="24"/>
          <w:lang w:eastAsia="zh-CN"/>
        </w:rPr>
        <w:t>EDPVR</w:t>
      </w:r>
      <w:r w:rsidR="00006402">
        <w:rPr>
          <w:rFonts w:ascii="Times New Roman" w:hAnsi="Times New Roman" w:cs="Times New Roman"/>
          <w:bCs/>
          <w:iCs/>
          <w:color w:val="000000" w:themeColor="text1"/>
          <w:sz w:val="24"/>
          <w:szCs w:val="24"/>
          <w:lang w:eastAsia="zh-CN"/>
        </w:rPr>
        <w:t xml:space="preserve"> and the one based on the empirical relationship by </w:t>
      </w:r>
      <w:r w:rsidR="00006402" w:rsidRPr="0018770A">
        <w:rPr>
          <w:rFonts w:ascii="Times New Roman" w:hAnsi="Times New Roman" w:cs="Times New Roman"/>
          <w:bCs/>
          <w:color w:val="000000" w:themeColor="text1"/>
          <w:sz w:val="24"/>
          <w:szCs w:val="24"/>
          <w:lang w:eastAsia="zh-CN"/>
        </w:rPr>
        <w:t>Klotz et al.</w:t>
      </w:r>
      <w:r w:rsidR="00006402" w:rsidRPr="0018770A">
        <w:rPr>
          <w:rFonts w:ascii="Times New Roman" w:hAnsi="Times New Roman" w:cs="Times New Roman"/>
          <w:bCs/>
          <w:color w:val="000000" w:themeColor="text1"/>
          <w:sz w:val="24"/>
          <w:szCs w:val="24"/>
        </w:rPr>
        <w:fldChar w:fldCharType="begin" w:fldLock="1"/>
      </w:r>
      <w:r w:rsidR="007161F5">
        <w:rPr>
          <w:rFonts w:ascii="Times New Roman" w:hAnsi="Times New Roman" w:cs="Times New Roman"/>
          <w:bCs/>
          <w:color w:val="000000" w:themeColor="text1"/>
          <w:sz w:val="24"/>
          <w:szCs w:val="24"/>
          <w:lang w:eastAsia="zh-CN"/>
        </w:rPr>
        <w:instrText xml:space="preserve">ADDIN CSL_CITATION {"citationItems":[{"id":"ITEM-1","itemData":{"DOI":"10.1152/ajpheart.01240.2005","ISSN":"0363-6135 (Print)","PMID":"16428349","abstract":"Whereas end-systolic and end-diastolic pressure-volume relations (ESPVR, EDPVR)  characterize left ventricular (LV) pump properties, clinical utility of these relations has been hampered by the need for invasive measurements over a range of pressure and volumes. We propose a single-beat approach to estimate the whole EDPVR from one measured volume-pressure (Vm and Pm) point. Ex vivo EDPVRs were measured from 80 human hearts of different etiologies (normal, congestive heart failure, left ventricular assist device support). Independent of etiology, when EDPVRs were normalized (EDPVRn) by appropriate scaling of LV volumes, EDPVRns were nearly identical and were optimally described by the relation EDP = An.EDV (Bn), with An = 28.2 mmHg and Bn = 2.79. V0 (the volume at the pressure of approximately 0 mmHg) was predicted by using the relation V0 = Vm.(0.6 - 0.006.Pm) and V30 by V30 = V0 + (Vm,n - V0)/(Pm/An) (1/Bn). The entire EDPVR of an individual heart was then predicted by forcing the curve through Vm, Pm, and the predicted V0 and V30. This technique </w:instrText>
      </w:r>
      <w:r w:rsidR="007161F5">
        <w:rPr>
          <w:rFonts w:ascii="Times New Roman" w:hAnsi="Times New Roman" w:cs="Times New Roman"/>
          <w:bCs/>
          <w:color w:val="000000" w:themeColor="text1"/>
          <w:sz w:val="24"/>
          <w:szCs w:val="24"/>
        </w:rPr>
        <w:instrText>was applied prospectively to the ex vivo human EDPVRs not used in determining optimal An and Bn values and to 36 in vivo human, 12 acute and 14 chronic canine, and 80 in vivo and ex vivo rat studies. The root-mean-square error (RMSE) in pressure between measured and predicted EDPVRs over the range of 0-40 mmHg was &lt; 3 mmHg of measured EDPVR in all settings, indicating a good predictive value of this approach. Volume-normalized EDPVRs have a common shape, despite different etiology and species. This allows the entire curve to be predicted by a new method with a potential for noninvasive application. The results are most accurate when applied to groups of hearts rather than to individual hearts.","author":[{"dropping-particle":"","family":"Klotz","given":"Stefan","non-dropping-particle":"","parse-names":false,"suffix":""},{"dropping-particle":"","family":"Hay","given":"Ilan","non-dropping-particle":"","parse-names":false,"suffix":""},{"dropping-particle":"","family":"Dickstein","given":"Marc L","non-dropping-particle":"","parse-names":false,"suffix":""},{"dropping-particle":"","family":"Yi","given":"Geng-Hua","non-dropping-particle":"","parse-names":false,"suffix":""},{"dropping-particle":"","family":"Wang","given":"Jie","non-dropping-particle":"","parse-names":false,"suffix":""},{"dropping-particle":"","family":"Maurer","given":"Mathew S","non-dropping-particle":"","parse-names":false,"suffix":""},{"dropping-particle":"","family":"Kass","given":"David A","non-dropping-particle":"","parse-names":false,"suffix":""},{"dropping-particle":"","family":"Burkhoff","given":"Daniel","non-dropping-particle":"","parse-names":false,"suffix":""}],"container-title":"American journal of physiology. Heart and circulatory physiology","id":"ITEM-1","issue":"1","issued":{"date-parts":[["2006","7"]]},"language":"eng","page":"H403-12","publisher-place":"United States","title":"Single-beat estimation of end-diastolic pressure-volume relationship: a novel method  with potential for noninvasive application.","type":"article-journal","volume":"291"},"uris":["http://www.mendeley.com/documents/?uuid=697e2c41-6fe1-4a4a-8757-adabf629a7cc"]},{"id":"ITEM-2","itemData":{"DOI":"10.1038/nprot.2007.270","ISSN":"1750-2799 (Electronic)","PMID":"17853871","abstract":"The end-diastolic pressure-volume relation (EDPVR) is an important descriptor of  passive cardiac pump properties. However, clinical utility has been limited by the need for measurement of pressures and volumes over relatively large ranges. In this protocol, we describe an algorithm to estimate the entire EDPVR in humans from a single measured pressure-volume (P-V) point. This algorithm was developed from observations made from accurately measured EDPVRs of human hearts, which indicated that when normalized by appropriate left ventricular volume scaling (to arrive at volume-normalized EDPVRs, EDPVR(n)) EDPVR(n)s were nearly identical in all patients. In this protocol, we demonstrate how to use EDPVR(n)s to predict a second P-V point on the EDPVR, in which case the entire EDPVR can then be predicted. With recent advances for accurate noninvasive measurement of end-diastolic pressure and volumes, this protocol permits the assessment of passive properties in a broader range of research and clinical settings.","author":[{"dropping-particle":"","family":"Klotz","given":"Stefan","non-dropping-particle":"","parse-names":false,"suffix":""},{"dropping-particle":"","family":"Dickstein","given":"Marc L","non-dropping-particle":"","parse-names":false,"suffix":""},{"dropping-particle":"","family":"Burkhoff","given":"Daniel","non-dropping-particle":"","parse-names":false,"suffix":""}],"container-title":"Nature protocols","id":"ITEM-2","issue":"9","issued":{"date-parts":[["2007"]]},"language":"eng","page":"2152-2158","publisher-place":"England","title":"A computational method of prediction of the end-diastolic pressure-volume  relationship by single beat.","type":"article-journal","volume":"2"},"uris":["http://www.mendeley.com/documents/?uuid=fb19aa52-ecd0-47b0-92d3-e02f4cf0adc7"]}],"mendeley":{"formattedCitation":"[54], [55]","plainTextFormattedCitation":"[54], [55]","previouslyFormattedCitation":"[54], [55]"},"properties":{"noteIndex":0},"schema":"https://github.com/citation-style-language/schema/raw/master/csl-citation.json"}</w:instrText>
      </w:r>
      <w:r w:rsidR="00006402" w:rsidRPr="0018770A">
        <w:rPr>
          <w:rFonts w:ascii="Times New Roman" w:hAnsi="Times New Roman" w:cs="Times New Roman"/>
          <w:bCs/>
          <w:color w:val="000000" w:themeColor="text1"/>
          <w:sz w:val="24"/>
          <w:szCs w:val="24"/>
        </w:rPr>
        <w:fldChar w:fldCharType="separate"/>
      </w:r>
      <w:r w:rsidR="00E220C9" w:rsidRPr="00E220C9">
        <w:rPr>
          <w:rFonts w:ascii="Times New Roman" w:hAnsi="Times New Roman" w:cs="Times New Roman"/>
          <w:bCs/>
          <w:noProof/>
          <w:color w:val="000000" w:themeColor="text1"/>
          <w:sz w:val="24"/>
          <w:szCs w:val="24"/>
        </w:rPr>
        <w:t>[54], [55]</w:t>
      </w:r>
      <w:r w:rsidR="00006402" w:rsidRPr="0018770A">
        <w:rPr>
          <w:rFonts w:ascii="Times New Roman" w:hAnsi="Times New Roman" w:cs="Times New Roman"/>
          <w:bCs/>
          <w:color w:val="000000" w:themeColor="text1"/>
          <w:sz w:val="24"/>
          <w:szCs w:val="24"/>
        </w:rPr>
        <w:fldChar w:fldCharType="end"/>
      </w:r>
      <w:r w:rsidR="00006402">
        <w:rPr>
          <w:rFonts w:ascii="Times New Roman" w:hAnsi="Times New Roman" w:cs="Times New Roman"/>
          <w:bCs/>
          <w:iCs/>
          <w:color w:val="000000" w:themeColor="text1"/>
          <w:sz w:val="24"/>
          <w:szCs w:val="24"/>
        </w:rPr>
        <w:t xml:space="preserve"> is</w:t>
      </w:r>
      <w:r w:rsidR="00C70374" w:rsidRPr="00C70374">
        <w:rPr>
          <w:rFonts w:ascii="Times New Roman" w:hAnsi="Times New Roman" w:cs="Times New Roman"/>
          <w:bCs/>
          <w:iCs/>
          <w:color w:val="000000" w:themeColor="text1"/>
          <w:sz w:val="24"/>
          <w:szCs w:val="24"/>
        </w:rPr>
        <w:t xml:space="preserve"> </w:t>
      </w:r>
      <w:r w:rsidR="004C0E50">
        <w:rPr>
          <w:rFonts w:ascii="Times New Roman" w:hAnsi="Times New Roman" w:cs="Times New Roman"/>
          <w:bCs/>
          <w:iCs/>
          <w:color w:val="000000" w:themeColor="text1"/>
          <w:sz w:val="24"/>
          <w:szCs w:val="24"/>
        </w:rPr>
        <w:t xml:space="preserve">defined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gridCol w:w="1885"/>
      </w:tblGrid>
      <w:tr w:rsidR="004C0E50" w:rsidRPr="004C0E50" w14:paraId="205FC9BD" w14:textId="77777777" w:rsidTr="00416C76">
        <w:trPr>
          <w:trHeight w:val="305"/>
        </w:trPr>
        <w:tc>
          <w:tcPr>
            <w:tcW w:w="7465" w:type="dxa"/>
          </w:tcPr>
          <w:p w14:paraId="6D08144F" w14:textId="5D0D1C17" w:rsidR="004C0E50" w:rsidRPr="004C0E50" w:rsidRDefault="007E3733" w:rsidP="005E3F9B">
            <w:pPr>
              <w:spacing w:after="160"/>
              <w:jc w:val="both"/>
              <w:rPr>
                <w:rFonts w:ascii="Times New Roman" w:hAnsi="Times New Roman" w:cs="Times New Roman"/>
                <w:bCs/>
                <w:iCs/>
                <w:color w:val="000000" w:themeColor="text1"/>
                <w:sz w:val="24"/>
                <w:szCs w:val="24"/>
              </w:rPr>
            </w:pPr>
            <m:oMathPara>
              <m:oMath>
                <m:sSub>
                  <m:sSubPr>
                    <m:ctrlPr>
                      <w:rPr>
                        <w:rFonts w:ascii="Cambria Math" w:eastAsiaTheme="minorEastAsia" w:hAnsi="Cambria Math" w:cs="Times New Roman"/>
                        <w:bCs/>
                        <w:i/>
                        <w:color w:val="000000" w:themeColor="text1"/>
                        <w:sz w:val="24"/>
                        <w:szCs w:val="24"/>
                      </w:rPr>
                    </m:ctrlPr>
                  </m:sSubPr>
                  <m:e>
                    <m:r>
                      <w:rPr>
                        <w:rFonts w:ascii="Cambria Math" w:eastAsiaTheme="minorEastAsia" w:hAnsi="Cambria Math" w:cs="Times New Roman"/>
                        <w:color w:val="000000" w:themeColor="text1"/>
                        <w:sz w:val="24"/>
                        <w:szCs w:val="24"/>
                      </w:rPr>
                      <m:t>err</m:t>
                    </m:r>
                  </m:e>
                  <m:sub>
                    <m:r>
                      <w:rPr>
                        <w:rFonts w:ascii="Cambria Math" w:eastAsiaTheme="minorEastAsia" w:hAnsi="Cambria Math" w:cs="Times New Roman"/>
                        <w:color w:val="000000" w:themeColor="text1"/>
                        <w:sz w:val="24"/>
                        <w:szCs w:val="24"/>
                      </w:rPr>
                      <m:t>passive</m:t>
                    </m:r>
                  </m:sub>
                </m:sSub>
                <m:r>
                  <w:rPr>
                    <w:rFonts w:ascii="Cambria Math" w:hAnsi="Cambria Math" w:cs="Times New Roman"/>
                    <w:color w:val="000000" w:themeColor="text1"/>
                    <w:sz w:val="24"/>
                    <w:szCs w:val="24"/>
                  </w:rPr>
                  <m:t xml:space="preserve">= </m:t>
                </m:r>
                <m:f>
                  <m:fPr>
                    <m:type m:val="lin"/>
                    <m:ctrlPr>
                      <w:rPr>
                        <w:rFonts w:ascii="Cambria Math" w:hAnsi="Cambria Math" w:cs="Times New Roman"/>
                        <w:bCs/>
                        <w:i/>
                        <w:iCs/>
                        <w:color w:val="000000" w:themeColor="text1"/>
                        <w:sz w:val="24"/>
                        <w:szCs w:val="24"/>
                      </w:rPr>
                    </m:ctrlPr>
                  </m:fPr>
                  <m:num>
                    <m:nary>
                      <m:naryPr>
                        <m:chr m:val="∑"/>
                        <m:limLoc m:val="undOvr"/>
                        <m:ctrlPr>
                          <w:rPr>
                            <w:rFonts w:ascii="Cambria Math" w:hAnsi="Cambria Math" w:cs="Times New Roman"/>
                            <w:bCs/>
                            <w:i/>
                            <w:iCs/>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N</m:t>
                        </m:r>
                      </m:sup>
                      <m:e>
                        <m:sSup>
                          <m:sSupPr>
                            <m:ctrlPr>
                              <w:rPr>
                                <w:rFonts w:ascii="Cambria Math" w:hAnsi="Cambria Math" w:cs="Times New Roman"/>
                                <w:bCs/>
                                <w:i/>
                                <w:iCs/>
                                <w:color w:val="000000" w:themeColor="text1"/>
                                <w:sz w:val="24"/>
                                <w:szCs w:val="24"/>
                              </w:rPr>
                            </m:ctrlPr>
                          </m:sSupPr>
                          <m:e>
                            <m:r>
                              <w:rPr>
                                <w:rFonts w:ascii="Cambria Math" w:hAnsi="Cambria Math" w:cs="Times New Roman"/>
                                <w:color w:val="000000" w:themeColor="text1"/>
                                <w:sz w:val="24"/>
                                <w:szCs w:val="24"/>
                              </w:rPr>
                              <m:t>(</m:t>
                            </m:r>
                            <m:sSubSup>
                              <m:sSubSupPr>
                                <m:ctrlPr>
                                  <w:rPr>
                                    <w:rFonts w:ascii="Cambria Math" w:hAnsi="Cambria Math" w:cs="Times New Roman"/>
                                    <w:bCs/>
                                    <w:i/>
                                    <w:iCs/>
                                    <w:color w:val="000000" w:themeColor="text1"/>
                                    <w:sz w:val="24"/>
                                    <w:szCs w:val="24"/>
                                  </w:rPr>
                                </m:ctrlPr>
                              </m:sSubSup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klotz</m:t>
                                </m:r>
                              </m:sub>
                              <m:sup/>
                            </m:sSubSup>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 -</m:t>
                            </m:r>
                            <m:sSubSup>
                              <m:sSubSupPr>
                                <m:ctrlPr>
                                  <w:rPr>
                                    <w:rFonts w:ascii="Cambria Math" w:hAnsi="Cambria Math" w:cs="Times New Roman"/>
                                    <w:bCs/>
                                    <w:i/>
                                    <w:iCs/>
                                    <w:color w:val="000000" w:themeColor="text1"/>
                                    <w:sz w:val="24"/>
                                    <w:szCs w:val="24"/>
                                  </w:rPr>
                                </m:ctrlPr>
                              </m:sSubSup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model</m:t>
                                </m:r>
                              </m:sub>
                              <m:sup/>
                            </m:sSubSup>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e>
                          <m:sup>
                            <m:r>
                              <w:rPr>
                                <w:rFonts w:ascii="Cambria Math" w:hAnsi="Cambria Math" w:cs="Times New Roman"/>
                                <w:color w:val="000000" w:themeColor="text1"/>
                                <w:sz w:val="24"/>
                                <w:szCs w:val="24"/>
                              </w:rPr>
                              <m:t>2</m:t>
                            </m:r>
                          </m:sup>
                        </m:sSup>
                      </m:e>
                    </m:nary>
                  </m:num>
                  <m:den>
                    <m:nary>
                      <m:naryPr>
                        <m:chr m:val="∑"/>
                        <m:limLoc m:val="undOvr"/>
                        <m:ctrlPr>
                          <w:rPr>
                            <w:rFonts w:ascii="Cambria Math" w:hAnsi="Cambria Math" w:cs="Times New Roman"/>
                            <w:bCs/>
                            <w:i/>
                            <w:iCs/>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N</m:t>
                        </m:r>
                      </m:sup>
                      <m:e>
                        <m:sSup>
                          <m:sSupPr>
                            <m:ctrlPr>
                              <w:rPr>
                                <w:rFonts w:ascii="Cambria Math" w:hAnsi="Cambria Math" w:cs="Times New Roman"/>
                                <w:bCs/>
                                <w:i/>
                                <w:iCs/>
                                <w:color w:val="000000" w:themeColor="text1"/>
                                <w:sz w:val="24"/>
                                <w:szCs w:val="24"/>
                              </w:rPr>
                            </m:ctrlPr>
                          </m:sSupPr>
                          <m:e>
                            <m:r>
                              <w:rPr>
                                <w:rFonts w:ascii="Cambria Math" w:hAnsi="Cambria Math" w:cs="Times New Roman"/>
                                <w:color w:val="000000" w:themeColor="text1"/>
                                <w:sz w:val="24"/>
                                <w:szCs w:val="24"/>
                              </w:rPr>
                              <m:t>(</m:t>
                            </m:r>
                            <m:sSubSup>
                              <m:sSubSupPr>
                                <m:ctrlPr>
                                  <w:rPr>
                                    <w:rFonts w:ascii="Cambria Math" w:hAnsi="Cambria Math" w:cs="Times New Roman"/>
                                    <w:bCs/>
                                    <w:i/>
                                    <w:iCs/>
                                    <w:color w:val="000000" w:themeColor="text1"/>
                                    <w:sz w:val="24"/>
                                    <w:szCs w:val="24"/>
                                  </w:rPr>
                                </m:ctrlPr>
                              </m:sSubSup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model</m:t>
                                </m:r>
                              </m:sub>
                              <m:sup/>
                            </m:sSubSup>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e>
                          <m:sup>
                            <m:r>
                              <w:rPr>
                                <w:rFonts w:ascii="Cambria Math" w:hAnsi="Cambria Math" w:cs="Times New Roman"/>
                                <w:color w:val="000000" w:themeColor="text1"/>
                                <w:sz w:val="24"/>
                                <w:szCs w:val="24"/>
                              </w:rPr>
                              <m:t>2</m:t>
                            </m:r>
                          </m:sup>
                        </m:sSup>
                      </m:e>
                    </m:nary>
                    <m:r>
                      <w:rPr>
                        <w:rFonts w:ascii="Cambria Math" w:hAnsi="Cambria Math" w:cs="Times New Roman"/>
                        <w:color w:val="000000" w:themeColor="text1"/>
                        <w:sz w:val="24"/>
                        <w:szCs w:val="24"/>
                      </w:rPr>
                      <m:t>,</m:t>
                    </m:r>
                  </m:den>
                </m:f>
              </m:oMath>
            </m:oMathPara>
          </w:p>
        </w:tc>
        <w:tc>
          <w:tcPr>
            <w:tcW w:w="1885" w:type="dxa"/>
          </w:tcPr>
          <w:p w14:paraId="6A00162E" w14:textId="3C82DCB3" w:rsidR="004C0E50" w:rsidRPr="004C0E50" w:rsidRDefault="004C0E50" w:rsidP="004C0E50">
            <w:pPr>
              <w:spacing w:after="160"/>
              <w:jc w:val="both"/>
              <w:rPr>
                <w:rFonts w:ascii="Times New Roman" w:hAnsi="Times New Roman" w:cs="Times New Roman"/>
                <w:bCs/>
                <w:iCs/>
                <w:color w:val="000000" w:themeColor="text1"/>
                <w:sz w:val="24"/>
                <w:szCs w:val="24"/>
              </w:rPr>
            </w:pPr>
            <w:r w:rsidRPr="004C0E50">
              <w:rPr>
                <w:rFonts w:ascii="Times New Roman" w:hAnsi="Times New Roman" w:cs="Times New Roman"/>
                <w:bCs/>
                <w:iCs/>
                <w:color w:val="000000" w:themeColor="text1"/>
                <w:sz w:val="24"/>
                <w:szCs w:val="24"/>
              </w:rPr>
              <w:t xml:space="preserve">       </w:t>
            </w:r>
            <w:r w:rsidR="0053346C">
              <w:rPr>
                <w:rFonts w:ascii="Times New Roman" w:hAnsi="Times New Roman" w:cs="Times New Roman"/>
                <w:bCs/>
                <w:iCs/>
                <w:color w:val="000000" w:themeColor="text1"/>
                <w:sz w:val="24"/>
                <w:szCs w:val="24"/>
              </w:rPr>
              <w:t xml:space="preserve">         (17</w:t>
            </w:r>
            <w:r w:rsidRPr="004C0E50">
              <w:rPr>
                <w:rFonts w:ascii="Times New Roman" w:hAnsi="Times New Roman" w:cs="Times New Roman"/>
                <w:bCs/>
                <w:iCs/>
                <w:color w:val="000000" w:themeColor="text1"/>
                <w:sz w:val="24"/>
                <w:szCs w:val="24"/>
              </w:rPr>
              <w:t>)</w:t>
            </w:r>
          </w:p>
        </w:tc>
      </w:tr>
    </w:tbl>
    <w:p w14:paraId="0A46F992" w14:textId="70040426" w:rsidR="003A03F8" w:rsidRPr="0018770A" w:rsidRDefault="00A33B29" w:rsidP="003A03F8">
      <w:pPr>
        <w:spacing w:line="240" w:lineRule="auto"/>
        <w:jc w:val="both"/>
        <w:rPr>
          <w:rFonts w:ascii="Times New Roman" w:hAnsi="Times New Roman" w:cs="Times New Roman"/>
          <w:bCs/>
          <w:color w:val="000000" w:themeColor="text1"/>
          <w:sz w:val="24"/>
          <w:szCs w:val="24"/>
        </w:rPr>
      </w:pPr>
      <w:r>
        <w:rPr>
          <w:rFonts w:ascii="Times New Roman" w:hAnsi="Times New Roman" w:cs="Times New Roman"/>
          <w:bCs/>
          <w:iCs/>
          <w:color w:val="000000" w:themeColor="text1"/>
          <w:sz w:val="24"/>
          <w:szCs w:val="24"/>
        </w:rPr>
        <w:t>where</w:t>
      </w:r>
      <m:oMath>
        <m:r>
          <w:rPr>
            <w:rFonts w:ascii="Cambria Math" w:hAnsi="Cambria Math" w:cs="Times New Roman"/>
            <w:color w:val="000000" w:themeColor="text1"/>
            <w:sz w:val="24"/>
            <w:szCs w:val="24"/>
          </w:rPr>
          <m:t xml:space="preserve"> </m:t>
        </m:r>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klotz</m:t>
            </m:r>
          </m:sub>
        </m:sSub>
        <m:d>
          <m:dPr>
            <m:ctrlPr>
              <w:rPr>
                <w:rFonts w:ascii="Cambria Math" w:hAnsi="Cambria Math" w:cs="Times New Roman"/>
                <w:bCs/>
                <w:i/>
                <w:iCs/>
                <w:color w:val="000000" w:themeColor="text1"/>
                <w:sz w:val="24"/>
                <w:szCs w:val="24"/>
              </w:rPr>
            </m:ctrlPr>
          </m:dPr>
          <m:e>
            <m:r>
              <w:rPr>
                <w:rFonts w:ascii="Cambria Math" w:hAnsi="Cambria Math" w:cs="Times New Roman"/>
                <w:color w:val="000000" w:themeColor="text1"/>
                <w:sz w:val="24"/>
                <w:szCs w:val="24"/>
              </w:rPr>
              <m:t>V</m:t>
            </m:r>
          </m:e>
        </m:d>
      </m:oMath>
      <w:r w:rsidR="00496C83">
        <w:rPr>
          <w:rFonts w:ascii="Times New Roman" w:eastAsiaTheme="minorEastAsia" w:hAnsi="Times New Roman" w:cs="Times New Roman"/>
          <w:bCs/>
          <w:iCs/>
          <w:color w:val="000000" w:themeColor="text1"/>
          <w:sz w:val="24"/>
          <w:szCs w:val="24"/>
        </w:rPr>
        <w:t xml:space="preserve"> and </w:t>
      </w:r>
      <m:oMath>
        <m:sSub>
          <m:sSubPr>
            <m:ctrlPr>
              <w:rPr>
                <w:rFonts w:ascii="Cambria Math" w:eastAsiaTheme="minorEastAsia" w:hAnsi="Cambria Math" w:cs="Times New Roman"/>
                <w:bCs/>
                <w:i/>
                <w:iCs/>
                <w:color w:val="000000" w:themeColor="text1"/>
                <w:sz w:val="24"/>
                <w:szCs w:val="24"/>
              </w:rPr>
            </m:ctrlPr>
          </m:sSubPr>
          <m:e>
            <m:r>
              <w:rPr>
                <w:rFonts w:ascii="Cambria Math" w:eastAsiaTheme="minorEastAsia" w:hAnsi="Cambria Math" w:cs="Times New Roman"/>
                <w:color w:val="000000" w:themeColor="text1"/>
                <w:sz w:val="24"/>
                <w:szCs w:val="24"/>
              </w:rPr>
              <m:t>P</m:t>
            </m:r>
          </m:e>
          <m:sub>
            <m:r>
              <w:rPr>
                <w:rFonts w:ascii="Cambria Math" w:eastAsiaTheme="minorEastAsia" w:hAnsi="Cambria Math" w:cs="Times New Roman"/>
                <w:color w:val="000000" w:themeColor="text1"/>
                <w:sz w:val="24"/>
                <w:szCs w:val="24"/>
              </w:rPr>
              <m:t>model</m:t>
            </m:r>
          </m:sub>
        </m:sSub>
        <m:r>
          <w:rPr>
            <w:rFonts w:ascii="Cambria Math" w:eastAsiaTheme="minorEastAsia" w:hAnsi="Cambria Math" w:cs="Times New Roman"/>
            <w:color w:val="000000" w:themeColor="text1"/>
            <w:sz w:val="24"/>
            <w:szCs w:val="24"/>
          </w:rPr>
          <m:t>(V)</m:t>
        </m:r>
      </m:oMath>
      <w:r w:rsidR="007C3411">
        <w:rPr>
          <w:rFonts w:ascii="Times New Roman" w:eastAsiaTheme="minorEastAsia" w:hAnsi="Times New Roman" w:cs="Times New Roman"/>
          <w:bCs/>
          <w:iCs/>
          <w:color w:val="000000" w:themeColor="text1"/>
          <w:sz w:val="24"/>
          <w:szCs w:val="24"/>
        </w:rPr>
        <w:t xml:space="preserve"> </w:t>
      </w:r>
      <w:r w:rsidR="00006402">
        <w:rPr>
          <w:rFonts w:ascii="Times New Roman" w:eastAsiaTheme="minorEastAsia" w:hAnsi="Times New Roman" w:cs="Times New Roman"/>
          <w:bCs/>
          <w:iCs/>
          <w:color w:val="000000" w:themeColor="text1"/>
          <w:sz w:val="24"/>
          <w:szCs w:val="24"/>
        </w:rPr>
        <w:t xml:space="preserve">are </w:t>
      </w:r>
      <w:r>
        <w:rPr>
          <w:rFonts w:ascii="Times New Roman" w:eastAsiaTheme="minorEastAsia" w:hAnsi="Times New Roman" w:cs="Times New Roman"/>
          <w:bCs/>
          <w:iCs/>
          <w:color w:val="000000" w:themeColor="text1"/>
          <w:sz w:val="24"/>
          <w:szCs w:val="24"/>
        </w:rPr>
        <w:t xml:space="preserve">the </w:t>
      </w:r>
      <w:r w:rsidR="007C3411">
        <w:rPr>
          <w:rFonts w:ascii="Times New Roman" w:eastAsiaTheme="minorEastAsia" w:hAnsi="Times New Roman" w:cs="Times New Roman"/>
          <w:bCs/>
          <w:iCs/>
          <w:color w:val="000000" w:themeColor="text1"/>
          <w:sz w:val="24"/>
          <w:szCs w:val="24"/>
        </w:rPr>
        <w:t>p</w:t>
      </w:r>
      <w:r w:rsidR="00496C83">
        <w:rPr>
          <w:rFonts w:ascii="Times New Roman" w:eastAsiaTheme="minorEastAsia" w:hAnsi="Times New Roman" w:cs="Times New Roman"/>
          <w:bCs/>
          <w:iCs/>
          <w:color w:val="000000" w:themeColor="text1"/>
          <w:sz w:val="24"/>
          <w:szCs w:val="24"/>
        </w:rPr>
        <w:t xml:space="preserve">ressure at </w:t>
      </w:r>
      <w:r w:rsidR="00006402">
        <w:rPr>
          <w:rFonts w:ascii="Times New Roman" w:eastAsiaTheme="minorEastAsia" w:hAnsi="Times New Roman" w:cs="Times New Roman"/>
          <w:bCs/>
          <w:iCs/>
          <w:color w:val="000000" w:themeColor="text1"/>
          <w:sz w:val="24"/>
          <w:szCs w:val="24"/>
        </w:rPr>
        <w:t xml:space="preserve">the same </w:t>
      </w:r>
      <w:r w:rsidR="007C3411">
        <w:rPr>
          <w:rFonts w:ascii="Times New Roman" w:eastAsiaTheme="minorEastAsia" w:hAnsi="Times New Roman" w:cs="Times New Roman"/>
          <w:bCs/>
          <w:iCs/>
          <w:color w:val="000000" w:themeColor="text1"/>
          <w:sz w:val="24"/>
          <w:szCs w:val="24"/>
        </w:rPr>
        <w:t xml:space="preserve">volume </w:t>
      </w:r>
      <m:oMath>
        <m:r>
          <w:rPr>
            <w:rFonts w:ascii="Cambria Math" w:hAnsi="Cambria Math" w:cs="Times New Roman"/>
            <w:color w:val="000000" w:themeColor="text1"/>
            <w:sz w:val="24"/>
            <w:szCs w:val="24"/>
          </w:rPr>
          <m:t>V</m:t>
        </m:r>
      </m:oMath>
      <w:r w:rsidR="00581086">
        <w:rPr>
          <w:rFonts w:ascii="Times New Roman" w:eastAsiaTheme="minorEastAsia" w:hAnsi="Times New Roman" w:cs="Times New Roman"/>
          <w:bCs/>
          <w:iCs/>
          <w:color w:val="000000" w:themeColor="text1"/>
          <w:sz w:val="24"/>
          <w:szCs w:val="24"/>
        </w:rPr>
        <w:t xml:space="preserve">and </w:t>
      </w:r>
      <m:oMath>
        <m:r>
          <w:rPr>
            <w:rFonts w:ascii="Cambria Math" w:eastAsiaTheme="minorEastAsia" w:hAnsi="Cambria Math" w:cs="Times New Roman"/>
            <w:color w:val="000000" w:themeColor="text1"/>
            <w:sz w:val="24"/>
            <w:szCs w:val="24"/>
          </w:rPr>
          <m:t>N</m:t>
        </m:r>
      </m:oMath>
      <w:r w:rsidR="00581086" w:rsidRPr="00581086">
        <w:rPr>
          <w:rFonts w:ascii="Times New Roman" w:eastAsiaTheme="minorEastAsia" w:hAnsi="Times New Roman" w:cs="Times New Roman"/>
          <w:bCs/>
          <w:iCs/>
          <w:color w:val="000000" w:themeColor="text1"/>
          <w:sz w:val="24"/>
          <w:szCs w:val="24"/>
        </w:rPr>
        <w:t xml:space="preserve"> is the </w:t>
      </w:r>
      <w:r w:rsidR="005E3F9B">
        <w:rPr>
          <w:rFonts w:ascii="Times New Roman" w:eastAsiaTheme="minorEastAsia" w:hAnsi="Times New Roman" w:cs="Times New Roman"/>
          <w:bCs/>
          <w:iCs/>
          <w:color w:val="000000" w:themeColor="text1"/>
          <w:sz w:val="24"/>
          <w:szCs w:val="24"/>
        </w:rPr>
        <w:t>n</w:t>
      </w:r>
      <w:r w:rsidR="001C1110">
        <w:rPr>
          <w:rFonts w:ascii="Times New Roman" w:eastAsiaTheme="minorEastAsia" w:hAnsi="Times New Roman" w:cs="Times New Roman"/>
          <w:bCs/>
          <w:iCs/>
          <w:color w:val="000000" w:themeColor="text1"/>
          <w:sz w:val="24"/>
          <w:szCs w:val="24"/>
        </w:rPr>
        <w:t>umber</w:t>
      </w:r>
      <w:r w:rsidR="005E3F9B">
        <w:rPr>
          <w:rFonts w:ascii="Times New Roman" w:eastAsiaTheme="minorEastAsia" w:hAnsi="Times New Roman" w:cs="Times New Roman"/>
          <w:bCs/>
          <w:iCs/>
          <w:color w:val="000000" w:themeColor="text1"/>
          <w:sz w:val="24"/>
          <w:szCs w:val="24"/>
        </w:rPr>
        <w:t xml:space="preserve"> </w:t>
      </w:r>
      <w:r w:rsidR="001C1110">
        <w:rPr>
          <w:rFonts w:ascii="Times New Roman" w:eastAsiaTheme="minorEastAsia" w:hAnsi="Times New Roman" w:cs="Times New Roman"/>
          <w:bCs/>
          <w:iCs/>
          <w:color w:val="000000" w:themeColor="text1"/>
          <w:sz w:val="24"/>
          <w:szCs w:val="24"/>
        </w:rPr>
        <w:t>of equally-distributed volume data points</w:t>
      </w:r>
      <w:r w:rsidR="005E3F9B">
        <w:rPr>
          <w:rFonts w:ascii="Times New Roman" w:eastAsiaTheme="minorEastAsia" w:hAnsi="Times New Roman" w:cs="Times New Roman"/>
          <w:bCs/>
          <w:iCs/>
          <w:color w:val="000000" w:themeColor="text1"/>
          <w:sz w:val="24"/>
          <w:szCs w:val="24"/>
        </w:rPr>
        <w:t xml:space="preserve"> </w:t>
      </w:r>
      <w:r w:rsidR="001C1110">
        <w:rPr>
          <w:rFonts w:ascii="Times New Roman" w:eastAsiaTheme="minorEastAsia" w:hAnsi="Times New Roman" w:cs="Times New Roman"/>
          <w:bCs/>
          <w:iCs/>
          <w:color w:val="000000" w:themeColor="text1"/>
          <w:sz w:val="24"/>
          <w:szCs w:val="24"/>
        </w:rPr>
        <w:t>in the EDPVR for calculation of the difference</w:t>
      </w:r>
      <w:r w:rsidR="00581086">
        <w:rPr>
          <w:rFonts w:ascii="Times New Roman" w:eastAsiaTheme="minorEastAsia" w:hAnsi="Times New Roman" w:cs="Times New Roman"/>
          <w:bCs/>
          <w:iCs/>
          <w:color w:val="000000" w:themeColor="text1"/>
          <w:sz w:val="24"/>
          <w:szCs w:val="24"/>
        </w:rPr>
        <w:t>.</w:t>
      </w:r>
      <w:r w:rsidR="009E0726">
        <w:rPr>
          <w:rFonts w:ascii="Times New Roman" w:eastAsiaTheme="minorEastAsia" w:hAnsi="Times New Roman" w:cs="Times New Roman"/>
          <w:bCs/>
          <w:iCs/>
          <w:color w:val="000000" w:themeColor="text1"/>
          <w:sz w:val="24"/>
          <w:szCs w:val="24"/>
        </w:rPr>
        <w:t xml:space="preserve"> </w:t>
      </w:r>
      <w:r w:rsidR="00F5327C">
        <w:rPr>
          <w:rFonts w:ascii="Times New Roman" w:eastAsiaTheme="minorEastAsia" w:hAnsi="Times New Roman" w:cs="Times New Roman"/>
          <w:bCs/>
          <w:iCs/>
          <w:color w:val="000000" w:themeColor="text1"/>
          <w:sz w:val="24"/>
          <w:szCs w:val="24"/>
        </w:rPr>
        <w:t xml:space="preserve">On the other hand, </w:t>
      </w:r>
      <w:r w:rsidR="001E62D2">
        <w:rPr>
          <w:rFonts w:ascii="Times New Roman" w:eastAsiaTheme="minorEastAsia" w:hAnsi="Times New Roman" w:cs="Times New Roman"/>
          <w:bCs/>
          <w:iCs/>
          <w:color w:val="000000" w:themeColor="text1"/>
          <w:sz w:val="24"/>
          <w:szCs w:val="24"/>
        </w:rPr>
        <w:t xml:space="preserve">the </w:t>
      </w:r>
      <w:r w:rsidR="000F03D1">
        <w:rPr>
          <w:rFonts w:ascii="Times New Roman" w:eastAsiaTheme="minorEastAsia" w:hAnsi="Times New Roman" w:cs="Times New Roman"/>
          <w:bCs/>
          <w:iCs/>
          <w:color w:val="000000" w:themeColor="text1"/>
          <w:sz w:val="24"/>
          <w:szCs w:val="24"/>
        </w:rPr>
        <w:t xml:space="preserve">relative </w:t>
      </w:r>
      <w:r w:rsidR="001E62D2">
        <w:rPr>
          <w:rFonts w:ascii="Times New Roman" w:eastAsiaTheme="minorEastAsia" w:hAnsi="Times New Roman" w:cs="Times New Roman"/>
          <w:bCs/>
          <w:iCs/>
          <w:color w:val="000000" w:themeColor="text1"/>
          <w:sz w:val="24"/>
          <w:szCs w:val="24"/>
        </w:rPr>
        <w:t xml:space="preserve">difference between the model predicted and clinical measurements of </w:t>
      </w:r>
      <w:r w:rsidR="00496C83">
        <w:rPr>
          <w:rFonts w:ascii="Times New Roman" w:eastAsiaTheme="minorEastAsia" w:hAnsi="Times New Roman" w:cs="Times New Roman"/>
          <w:bCs/>
          <w:iCs/>
          <w:color w:val="000000" w:themeColor="text1"/>
          <w:sz w:val="24"/>
          <w:szCs w:val="24"/>
        </w:rPr>
        <w:t>pressure</w:t>
      </w:r>
      <w:r w:rsidR="001E62D2">
        <w:rPr>
          <w:rFonts w:ascii="Times New Roman" w:eastAsiaTheme="minorEastAsia" w:hAnsi="Times New Roman" w:cs="Times New Roman"/>
          <w:bCs/>
          <w:iCs/>
          <w:color w:val="000000" w:themeColor="text1"/>
          <w:sz w:val="24"/>
          <w:szCs w:val="24"/>
        </w:rPr>
        <w:t xml:space="preserve"> and </w:t>
      </w:r>
      <w:r w:rsidR="00496C83">
        <w:rPr>
          <w:rFonts w:ascii="Times New Roman" w:eastAsiaTheme="minorEastAsia" w:hAnsi="Times New Roman" w:cs="Times New Roman"/>
          <w:bCs/>
          <w:iCs/>
          <w:color w:val="000000" w:themeColor="text1"/>
          <w:sz w:val="24"/>
          <w:szCs w:val="24"/>
        </w:rPr>
        <w:t xml:space="preserve">volume </w:t>
      </w:r>
      <w:r w:rsidR="001E62D2">
        <w:rPr>
          <w:rFonts w:ascii="Times New Roman" w:eastAsiaTheme="minorEastAsia" w:hAnsi="Times New Roman" w:cs="Times New Roman"/>
          <w:bCs/>
          <w:iCs/>
          <w:color w:val="000000" w:themeColor="text1"/>
          <w:sz w:val="24"/>
          <w:szCs w:val="24"/>
        </w:rPr>
        <w:t>waveforms over a cardiac cycle</w:t>
      </w:r>
      <m:oMath>
        <m:r>
          <w:rPr>
            <w:rFonts w:ascii="Cambria Math" w:hAnsi="Cambria Math" w:cs="Times New Roman"/>
            <w:color w:val="000000" w:themeColor="text1"/>
            <w:sz w:val="24"/>
            <w:szCs w:val="24"/>
          </w:rPr>
          <m:t xml:space="preserve"> </m:t>
        </m:r>
      </m:oMath>
      <w:r w:rsidR="00DB12C6">
        <w:rPr>
          <w:rFonts w:ascii="Times New Roman" w:hAnsi="Times New Roman" w:cs="Times New Roman"/>
          <w:bCs/>
          <w:color w:val="000000" w:themeColor="text1"/>
          <w:sz w:val="24"/>
          <w:szCs w:val="24"/>
        </w:rPr>
        <w:t>is defined as</w:t>
      </w:r>
      <w:r w:rsidR="003A03F8" w:rsidRPr="0018770A">
        <w:rPr>
          <w:rFonts w:ascii="Times New Roman" w:hAnsi="Times New Roman" w:cs="Times New Roman"/>
          <w:bCs/>
          <w:color w:val="000000" w:themeColor="text1"/>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gridCol w:w="1885"/>
      </w:tblGrid>
      <w:tr w:rsidR="003A03F8" w:rsidRPr="0018770A" w14:paraId="089ADA19" w14:textId="77777777" w:rsidTr="00A75BBE">
        <w:trPr>
          <w:trHeight w:val="305"/>
        </w:trPr>
        <w:tc>
          <w:tcPr>
            <w:tcW w:w="7465" w:type="dxa"/>
          </w:tcPr>
          <w:p w14:paraId="5FE10A7D" w14:textId="7FA8101B" w:rsidR="003A03F8" w:rsidRPr="0018770A" w:rsidRDefault="007E3733" w:rsidP="005E3F9B">
            <w:pPr>
              <w:spacing w:after="160"/>
              <w:jc w:val="both"/>
              <w:rPr>
                <w:rFonts w:ascii="Times New Roman" w:hAnsi="Times New Roman" w:cs="Times New Roman"/>
                <w:bCs/>
                <w:iCs/>
                <w:color w:val="000000" w:themeColor="text1"/>
                <w:sz w:val="24"/>
                <w:szCs w:val="24"/>
              </w:rPr>
            </w:pPr>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err</m:t>
                  </m:r>
                </m:e>
                <m:sub>
                  <m:r>
                    <w:rPr>
                      <w:rFonts w:ascii="Cambria Math" w:hAnsi="Cambria Math" w:cs="Times New Roman"/>
                      <w:color w:val="000000" w:themeColor="text1"/>
                      <w:sz w:val="24"/>
                      <w:szCs w:val="24"/>
                    </w:rPr>
                    <m:t>cardiaccycle</m:t>
                  </m:r>
                </m:sub>
              </m:sSub>
              <m:r>
                <w:rPr>
                  <w:rFonts w:ascii="Cambria Math" w:hAnsi="Cambria Math" w:cs="Times New Roman"/>
                  <w:color w:val="000000" w:themeColor="text1"/>
                  <w:sz w:val="24"/>
                  <w:szCs w:val="24"/>
                </w:rPr>
                <m:t xml:space="preserve">= </m:t>
              </m:r>
              <m:f>
                <m:fPr>
                  <m:type m:val="lin"/>
                  <m:ctrlPr>
                    <w:rPr>
                      <w:rFonts w:ascii="Cambria Math" w:hAnsi="Cambria Math" w:cs="Times New Roman"/>
                      <w:bCs/>
                      <w:i/>
                      <w:iCs/>
                      <w:color w:val="000000" w:themeColor="text1"/>
                      <w:sz w:val="24"/>
                      <w:szCs w:val="24"/>
                    </w:rPr>
                  </m:ctrlPr>
                </m:fPr>
                <m:num>
                  <m:nary>
                    <m:naryPr>
                      <m:chr m:val="∑"/>
                      <m:limLoc m:val="undOvr"/>
                      <m:ctrlPr>
                        <w:rPr>
                          <w:rFonts w:ascii="Cambria Math" w:hAnsi="Cambria Math" w:cs="Times New Roman"/>
                          <w:bCs/>
                          <w:i/>
                          <w:iCs/>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M</m:t>
                      </m:r>
                    </m:sup>
                    <m:e>
                      <m:sSup>
                        <m:sSupPr>
                          <m:ctrlPr>
                            <w:rPr>
                              <w:rFonts w:ascii="Cambria Math" w:hAnsi="Cambria Math" w:cs="Times New Roman"/>
                              <w:bCs/>
                              <w:i/>
                              <w:iCs/>
                              <w:color w:val="000000" w:themeColor="text1"/>
                              <w:sz w:val="24"/>
                              <w:szCs w:val="24"/>
                            </w:rPr>
                          </m:ctrlPr>
                        </m:sSupPr>
                        <m:e>
                          <m:r>
                            <w:rPr>
                              <w:rFonts w:ascii="Cambria Math" w:hAnsi="Cambria Math" w:cs="Times New Roman"/>
                              <w:color w:val="000000" w:themeColor="text1"/>
                              <w:sz w:val="24"/>
                              <w:szCs w:val="24"/>
                            </w:rPr>
                            <m:t>(</m:t>
                          </m:r>
                          <m:sSubSup>
                            <m:sSubSupPr>
                              <m:ctrlPr>
                                <w:rPr>
                                  <w:rFonts w:ascii="Cambria Math" w:hAnsi="Cambria Math" w:cs="Times New Roman"/>
                                  <w:bCs/>
                                  <w:i/>
                                  <w:iCs/>
                                  <w:color w:val="000000" w:themeColor="text1"/>
                                  <w:sz w:val="24"/>
                                  <w:szCs w:val="24"/>
                                </w:rPr>
                              </m:ctrlPr>
                            </m:sSubSup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clinical</m:t>
                              </m:r>
                            </m:sub>
                            <m:sup/>
                          </m:sSubSup>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 -</m:t>
                          </m:r>
                          <m:sSubSup>
                            <m:sSubSupPr>
                              <m:ctrlPr>
                                <w:rPr>
                                  <w:rFonts w:ascii="Cambria Math" w:hAnsi="Cambria Math" w:cs="Times New Roman"/>
                                  <w:bCs/>
                                  <w:i/>
                                  <w:iCs/>
                                  <w:color w:val="000000" w:themeColor="text1"/>
                                  <w:sz w:val="24"/>
                                  <w:szCs w:val="24"/>
                                </w:rPr>
                              </m:ctrlPr>
                            </m:sSubSup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model</m:t>
                              </m:r>
                            </m:sub>
                            <m:sup/>
                          </m:sSubSup>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e>
                        <m:sup>
                          <m:r>
                            <w:rPr>
                              <w:rFonts w:ascii="Cambria Math" w:hAnsi="Cambria Math" w:cs="Times New Roman"/>
                              <w:color w:val="000000" w:themeColor="text1"/>
                              <w:sz w:val="24"/>
                              <w:szCs w:val="24"/>
                            </w:rPr>
                            <m:t>2</m:t>
                          </m:r>
                        </m:sup>
                      </m:sSup>
                    </m:e>
                  </m:nary>
                </m:num>
                <m:den>
                  <m:nary>
                    <m:naryPr>
                      <m:chr m:val="∑"/>
                      <m:limLoc m:val="undOvr"/>
                      <m:ctrlPr>
                        <w:rPr>
                          <w:rFonts w:ascii="Cambria Math" w:hAnsi="Cambria Math" w:cs="Times New Roman"/>
                          <w:bCs/>
                          <w:i/>
                          <w:iCs/>
                          <w:color w:val="000000" w:themeColor="text1"/>
                          <w:sz w:val="24"/>
                          <w:szCs w:val="24"/>
                        </w:rPr>
                      </m:ctrlPr>
                    </m:naryPr>
                    <m:sub>
                      <m:r>
                        <w:rPr>
                          <w:rFonts w:ascii="Cambria Math" w:hAnsi="Cambria Math" w:cs="Times New Roman"/>
                          <w:color w:val="000000" w:themeColor="text1"/>
                          <w:sz w:val="24"/>
                          <w:szCs w:val="24"/>
                        </w:rPr>
                        <m:t>i=1</m:t>
                      </m:r>
                    </m:sub>
                    <m:sup>
                      <m:r>
                        <w:rPr>
                          <w:rFonts w:ascii="Cambria Math" w:hAnsi="Cambria Math" w:cs="Times New Roman"/>
                          <w:color w:val="000000" w:themeColor="text1"/>
                          <w:sz w:val="24"/>
                          <w:szCs w:val="24"/>
                        </w:rPr>
                        <m:t>M</m:t>
                      </m:r>
                    </m:sup>
                    <m:e>
                      <m:r>
                        <w:rPr>
                          <w:rFonts w:ascii="Cambria Math" w:hAnsi="Cambria Math" w:cs="Times New Roman"/>
                          <w:color w:val="000000" w:themeColor="text1"/>
                          <w:sz w:val="24"/>
                          <w:szCs w:val="24"/>
                        </w:rPr>
                        <m:t>(</m:t>
                      </m:r>
                      <m:sSup>
                        <m:sSupPr>
                          <m:ctrlPr>
                            <w:rPr>
                              <w:rFonts w:ascii="Cambria Math" w:hAnsi="Cambria Math" w:cs="Times New Roman"/>
                              <w:bCs/>
                              <w:i/>
                              <w:iCs/>
                              <w:color w:val="000000" w:themeColor="text1"/>
                              <w:sz w:val="24"/>
                              <w:szCs w:val="24"/>
                            </w:rPr>
                          </m:ctrlPr>
                        </m:sSupPr>
                        <m:e>
                          <m:sSubSup>
                            <m:sSubSupPr>
                              <m:ctrlPr>
                                <w:rPr>
                                  <w:rFonts w:ascii="Cambria Math" w:hAnsi="Cambria Math" w:cs="Times New Roman"/>
                                  <w:bCs/>
                                  <w:i/>
                                  <w:iCs/>
                                  <w:color w:val="000000" w:themeColor="text1"/>
                                  <w:sz w:val="24"/>
                                  <w:szCs w:val="24"/>
                                </w:rPr>
                              </m:ctrlPr>
                            </m:sSubSup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model</m:t>
                              </m:r>
                            </m:sub>
                            <m:sup/>
                          </m:sSubSup>
                          <m:r>
                            <w:rPr>
                              <w:rFonts w:ascii="Cambria Math" w:hAnsi="Cambria Math" w:cs="Times New Roman"/>
                              <w:color w:val="000000" w:themeColor="text1"/>
                              <w:sz w:val="24"/>
                              <w:szCs w:val="24"/>
                            </w:rPr>
                            <m:t>(</m:t>
                          </m:r>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i</m:t>
                              </m:r>
                            </m:sub>
                          </m:sSub>
                          <m:r>
                            <w:rPr>
                              <w:rFonts w:ascii="Cambria Math" w:hAnsi="Cambria Math" w:cs="Times New Roman"/>
                              <w:color w:val="000000" w:themeColor="text1"/>
                              <w:sz w:val="24"/>
                              <w:szCs w:val="24"/>
                            </w:rPr>
                            <m:t>))</m:t>
                          </m:r>
                        </m:e>
                        <m:sup>
                          <m:r>
                            <w:rPr>
                              <w:rFonts w:ascii="Cambria Math" w:hAnsi="Cambria Math" w:cs="Times New Roman"/>
                              <w:color w:val="000000" w:themeColor="text1"/>
                              <w:sz w:val="24"/>
                              <w:szCs w:val="24"/>
                            </w:rPr>
                            <m:t>2</m:t>
                          </m:r>
                        </m:sup>
                      </m:sSup>
                    </m:e>
                  </m:nary>
                </m:den>
              </m:f>
            </m:oMath>
            <w:r w:rsidR="003C34C2">
              <w:rPr>
                <w:rFonts w:ascii="Times New Roman" w:eastAsiaTheme="minorEastAsia" w:hAnsi="Times New Roman" w:cs="Times New Roman"/>
                <w:bCs/>
                <w:iCs/>
                <w:color w:val="000000" w:themeColor="text1"/>
                <w:sz w:val="24"/>
                <w:szCs w:val="24"/>
              </w:rPr>
              <w:t>.</w:t>
            </w:r>
          </w:p>
        </w:tc>
        <w:tc>
          <w:tcPr>
            <w:tcW w:w="1885" w:type="dxa"/>
          </w:tcPr>
          <w:p w14:paraId="575C3CF1" w14:textId="0A6C27B7" w:rsidR="003A03F8" w:rsidRPr="0018770A" w:rsidRDefault="00A75BBE" w:rsidP="003A03F8">
            <w:pPr>
              <w:spacing w:after="160"/>
              <w:jc w:val="both"/>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 xml:space="preserve">            </w:t>
            </w:r>
            <w:r w:rsidR="0053346C">
              <w:rPr>
                <w:rFonts w:ascii="Times New Roman" w:hAnsi="Times New Roman" w:cs="Times New Roman"/>
                <w:bCs/>
                <w:iCs/>
                <w:color w:val="000000" w:themeColor="text1"/>
                <w:sz w:val="24"/>
                <w:szCs w:val="24"/>
              </w:rPr>
              <w:t xml:space="preserve">    (18</w:t>
            </w:r>
            <w:r w:rsidR="003A03F8" w:rsidRPr="0018770A">
              <w:rPr>
                <w:rFonts w:ascii="Times New Roman" w:hAnsi="Times New Roman" w:cs="Times New Roman"/>
                <w:bCs/>
                <w:iCs/>
                <w:color w:val="000000" w:themeColor="text1"/>
                <w:sz w:val="24"/>
                <w:szCs w:val="24"/>
              </w:rPr>
              <w:t>)</w:t>
            </w:r>
          </w:p>
        </w:tc>
      </w:tr>
    </w:tbl>
    <w:p w14:paraId="331F8453" w14:textId="2EBB5D2E" w:rsidR="0057287E" w:rsidRPr="006B431A" w:rsidRDefault="005B0954" w:rsidP="00A86D77">
      <w:pPr>
        <w:spacing w:line="240" w:lineRule="auto"/>
        <w:jc w:val="both"/>
        <w:rPr>
          <w:rFonts w:ascii="Times New Roman" w:hAnsi="Times New Roman" w:cs="Times New Roman"/>
          <w:bCs/>
          <w:iCs/>
          <w:color w:val="000000" w:themeColor="text1"/>
          <w:sz w:val="24"/>
          <w:szCs w:val="24"/>
        </w:rPr>
      </w:pPr>
      <w:r>
        <w:rPr>
          <w:rFonts w:ascii="Times New Roman" w:hAnsi="Times New Roman" w:cs="Times New Roman"/>
          <w:bCs/>
          <w:iCs/>
          <w:color w:val="000000" w:themeColor="text1"/>
          <w:sz w:val="24"/>
          <w:szCs w:val="24"/>
        </w:rPr>
        <w:t>In Eq. (</w:t>
      </w:r>
      <w:r w:rsidR="002D5ACB">
        <w:rPr>
          <w:rFonts w:ascii="Times New Roman" w:hAnsi="Times New Roman" w:cs="Times New Roman"/>
          <w:bCs/>
          <w:iCs/>
          <w:color w:val="000000" w:themeColor="text1"/>
          <w:sz w:val="24"/>
          <w:szCs w:val="24"/>
        </w:rPr>
        <w:t>18</w:t>
      </w:r>
      <w:r>
        <w:rPr>
          <w:rFonts w:ascii="Times New Roman" w:hAnsi="Times New Roman" w:cs="Times New Roman"/>
          <w:bCs/>
          <w:iCs/>
          <w:color w:val="000000" w:themeColor="text1"/>
          <w:sz w:val="24"/>
          <w:szCs w:val="24"/>
        </w:rPr>
        <w:t>)</w:t>
      </w:r>
      <w:r w:rsidRPr="005B0954">
        <w:rPr>
          <w:rFonts w:ascii="Times New Roman" w:hAnsi="Times New Roman" w:cs="Times New Roman"/>
          <w:bCs/>
          <w:iCs/>
          <w:color w:val="000000" w:themeColor="text1"/>
          <w:sz w:val="24"/>
          <w:szCs w:val="24"/>
        </w:rPr>
        <w:t xml:space="preserve">, </w:t>
      </w:r>
      <m:oMath>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clinical</m:t>
            </m:r>
          </m:sub>
        </m:sSub>
      </m:oMath>
      <w:r w:rsidR="00DB49F2">
        <w:rPr>
          <w:rFonts w:ascii="Times New Roman" w:eastAsiaTheme="minorEastAsia" w:hAnsi="Times New Roman" w:cs="Times New Roman"/>
          <w:bCs/>
          <w:iCs/>
          <w:color w:val="000000" w:themeColor="text1"/>
          <w:sz w:val="24"/>
          <w:szCs w:val="24"/>
        </w:rPr>
        <w:t xml:space="preserve"> </w:t>
      </w:r>
      <m:oMath>
        <m:r>
          <w:rPr>
            <w:rFonts w:ascii="Cambria Math" w:hAnsi="Cambria Math" w:cs="Times New Roman"/>
            <w:color w:val="000000" w:themeColor="text1"/>
            <w:sz w:val="24"/>
            <w:szCs w:val="24"/>
          </w:rPr>
          <m:t xml:space="preserve"> ϵ {</m:t>
        </m:r>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clinical</m:t>
            </m:r>
          </m:sub>
        </m:sSub>
        <m:r>
          <w:rPr>
            <w:rFonts w:ascii="Cambria Math" w:hAnsi="Cambria Math" w:cs="Times New Roman"/>
            <w:color w:val="000000" w:themeColor="text1"/>
            <w:sz w:val="24"/>
            <w:szCs w:val="24"/>
          </w:rPr>
          <m:t xml:space="preserve">, </m:t>
        </m:r>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clinical</m:t>
            </m:r>
          </m:sub>
        </m:sSub>
        <m:r>
          <w:rPr>
            <w:rFonts w:ascii="Cambria Math" w:hAnsi="Cambria Math" w:cs="Times New Roman"/>
            <w:color w:val="000000" w:themeColor="text1"/>
            <w:sz w:val="24"/>
            <w:szCs w:val="24"/>
          </w:rPr>
          <m:t>}</m:t>
        </m:r>
      </m:oMath>
      <w:r w:rsidR="000F03D1">
        <w:rPr>
          <w:rFonts w:ascii="Times New Roman" w:eastAsiaTheme="minorEastAsia" w:hAnsi="Times New Roman" w:cs="Times New Roman"/>
          <w:color w:val="000000" w:themeColor="text1"/>
          <w:sz w:val="24"/>
          <w:szCs w:val="24"/>
        </w:rPr>
        <w:t xml:space="preserve"> and</w:t>
      </w:r>
      <w:r w:rsidRPr="005B0954">
        <w:rPr>
          <w:rFonts w:ascii="Times New Roman" w:hAnsi="Times New Roman" w:cs="Times New Roman"/>
          <w:bCs/>
          <w:iCs/>
          <w:color w:val="000000" w:themeColor="text1"/>
          <w:sz w:val="24"/>
          <w:szCs w:val="24"/>
        </w:rPr>
        <w:t xml:space="preserve"> </w:t>
      </w:r>
      <m:oMath>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model</m:t>
            </m:r>
          </m:sub>
        </m:sSub>
      </m:oMath>
      <w:r w:rsidR="000F03D1">
        <w:rPr>
          <w:rFonts w:ascii="Times New Roman" w:eastAsiaTheme="minorEastAsia" w:hAnsi="Times New Roman" w:cs="Times New Roman"/>
          <w:bCs/>
          <w:iCs/>
          <w:color w:val="000000" w:themeColor="text1"/>
          <w:sz w:val="24"/>
          <w:szCs w:val="24"/>
        </w:rPr>
        <w:t xml:space="preserve"> </w:t>
      </w:r>
      <m:oMath>
        <m:r>
          <w:rPr>
            <w:rFonts w:ascii="Cambria Math" w:hAnsi="Cambria Math" w:cs="Times New Roman"/>
            <w:color w:val="000000" w:themeColor="text1"/>
            <w:sz w:val="24"/>
            <w:szCs w:val="24"/>
          </w:rPr>
          <m:t xml:space="preserve"> ϵ {</m:t>
        </m:r>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P</m:t>
            </m:r>
          </m:e>
          <m:sub>
            <m:r>
              <w:rPr>
                <w:rFonts w:ascii="Cambria Math" w:hAnsi="Cambria Math" w:cs="Times New Roman"/>
                <w:color w:val="000000" w:themeColor="text1"/>
                <w:sz w:val="24"/>
                <w:szCs w:val="24"/>
              </w:rPr>
              <m:t>model</m:t>
            </m:r>
          </m:sub>
        </m:sSub>
        <m:r>
          <w:rPr>
            <w:rFonts w:ascii="Cambria Math" w:hAnsi="Cambria Math" w:cs="Times New Roman"/>
            <w:color w:val="000000" w:themeColor="text1"/>
            <w:sz w:val="24"/>
            <w:szCs w:val="24"/>
          </w:rPr>
          <m:t xml:space="preserve">, </m:t>
        </m:r>
        <m:sSub>
          <m:sSubPr>
            <m:ctrlPr>
              <w:rPr>
                <w:rFonts w:ascii="Cambria Math" w:hAnsi="Cambria Math" w:cs="Times New Roman"/>
                <w:bCs/>
                <w:i/>
                <w:iCs/>
                <w:color w:val="000000" w:themeColor="text1"/>
                <w:sz w:val="24"/>
                <w:szCs w:val="24"/>
              </w:rPr>
            </m:ctrlPr>
          </m:sSubPr>
          <m:e>
            <m:r>
              <w:rPr>
                <w:rFonts w:ascii="Cambria Math" w:hAnsi="Cambria Math" w:cs="Times New Roman"/>
                <w:color w:val="000000" w:themeColor="text1"/>
                <w:sz w:val="24"/>
                <w:szCs w:val="24"/>
              </w:rPr>
              <m:t>V</m:t>
            </m:r>
          </m:e>
          <m:sub>
            <m:r>
              <w:rPr>
                <w:rFonts w:ascii="Cambria Math" w:hAnsi="Cambria Math" w:cs="Times New Roman"/>
                <w:color w:val="000000" w:themeColor="text1"/>
                <w:sz w:val="24"/>
                <w:szCs w:val="24"/>
              </w:rPr>
              <m:t>model</m:t>
            </m:r>
          </m:sub>
        </m:sSub>
        <m:r>
          <w:rPr>
            <w:rFonts w:ascii="Cambria Math" w:hAnsi="Cambria Math" w:cs="Times New Roman"/>
            <w:color w:val="000000" w:themeColor="text1"/>
            <w:sz w:val="24"/>
            <w:szCs w:val="24"/>
          </w:rPr>
          <m:t>}</m:t>
        </m:r>
      </m:oMath>
      <w:r w:rsidR="000F03D1">
        <w:rPr>
          <w:rFonts w:ascii="Times New Roman" w:eastAsiaTheme="minorEastAsia" w:hAnsi="Times New Roman" w:cs="Times New Roman"/>
          <w:color w:val="000000" w:themeColor="text1"/>
          <w:sz w:val="24"/>
          <w:szCs w:val="24"/>
        </w:rPr>
        <w:t xml:space="preserve"> </w:t>
      </w:r>
      <w:r w:rsidR="000F03D1">
        <w:rPr>
          <w:rFonts w:ascii="Times New Roman" w:hAnsi="Times New Roman" w:cs="Times New Roman"/>
          <w:bCs/>
          <w:iCs/>
          <w:color w:val="000000" w:themeColor="text1"/>
          <w:sz w:val="24"/>
          <w:szCs w:val="24"/>
        </w:rPr>
        <w:t xml:space="preserve">are, respectively, clinical measurements and model predictions of LV </w:t>
      </w:r>
      <w:r w:rsidR="00F5327C">
        <w:rPr>
          <w:rFonts w:ascii="Times New Roman" w:hAnsi="Times New Roman" w:cs="Times New Roman"/>
          <w:bCs/>
          <w:iCs/>
          <w:color w:val="000000" w:themeColor="text1"/>
          <w:sz w:val="24"/>
          <w:szCs w:val="24"/>
        </w:rPr>
        <w:t xml:space="preserve">pressure and volume </w:t>
      </w:r>
      <w:r w:rsidR="00DB49F2">
        <w:rPr>
          <w:rFonts w:ascii="Times New Roman" w:hAnsi="Times New Roman" w:cs="Times New Roman"/>
          <w:bCs/>
          <w:iCs/>
          <w:color w:val="000000" w:themeColor="text1"/>
          <w:sz w:val="24"/>
          <w:szCs w:val="24"/>
        </w:rPr>
        <w:t xml:space="preserve">at a particular time point </w:t>
      </w:r>
      <m:oMath>
        <m:r>
          <w:rPr>
            <w:rFonts w:ascii="Cambria Math" w:hAnsi="Cambria Math" w:cs="Times New Roman"/>
            <w:color w:val="000000" w:themeColor="text1"/>
            <w:sz w:val="24"/>
            <w:szCs w:val="24"/>
          </w:rPr>
          <m:t>t</m:t>
        </m:r>
      </m:oMath>
      <w:r w:rsidR="00DB49F2">
        <w:rPr>
          <w:rFonts w:ascii="Times New Roman" w:eastAsiaTheme="minorEastAsia" w:hAnsi="Times New Roman" w:cs="Times New Roman"/>
          <w:color w:val="000000" w:themeColor="text1"/>
          <w:sz w:val="24"/>
          <w:szCs w:val="24"/>
        </w:rPr>
        <w:t xml:space="preserve"> in the cardiac cycle</w:t>
      </w:r>
      <w:r>
        <w:rPr>
          <w:rFonts w:ascii="Times New Roman" w:hAnsi="Times New Roman" w:cs="Times New Roman"/>
          <w:bCs/>
          <w:iCs/>
          <w:color w:val="000000" w:themeColor="text1"/>
          <w:sz w:val="24"/>
          <w:szCs w:val="24"/>
        </w:rPr>
        <w:t xml:space="preserve">. </w:t>
      </w:r>
      <w:r w:rsidR="005E3F9B">
        <w:rPr>
          <w:rFonts w:ascii="Times New Roman" w:hAnsi="Times New Roman" w:cs="Times New Roman"/>
          <w:bCs/>
          <w:iCs/>
          <w:color w:val="000000" w:themeColor="text1"/>
          <w:sz w:val="24"/>
          <w:szCs w:val="24"/>
        </w:rPr>
        <w:t>Also</w:t>
      </w:r>
      <w:r w:rsidR="00581086">
        <w:rPr>
          <w:rFonts w:ascii="Times New Roman" w:hAnsi="Times New Roman" w:cs="Times New Roman"/>
          <w:bCs/>
          <w:iCs/>
          <w:color w:val="000000" w:themeColor="text1"/>
          <w:sz w:val="24"/>
          <w:szCs w:val="24"/>
        </w:rPr>
        <w:t xml:space="preserve">, </w:t>
      </w:r>
      <m:oMath>
        <m:r>
          <w:rPr>
            <w:rFonts w:ascii="Cambria Math" w:hAnsi="Cambria Math" w:cs="Times New Roman"/>
            <w:color w:val="000000" w:themeColor="text1"/>
            <w:sz w:val="24"/>
            <w:szCs w:val="24"/>
          </w:rPr>
          <m:t>M</m:t>
        </m:r>
      </m:oMath>
      <w:r w:rsidR="005E3F9B">
        <w:rPr>
          <w:rFonts w:ascii="Times New Roman" w:hAnsi="Times New Roman" w:cs="Times New Roman"/>
          <w:bCs/>
          <w:iCs/>
          <w:color w:val="000000" w:themeColor="text1"/>
          <w:sz w:val="24"/>
          <w:szCs w:val="24"/>
        </w:rPr>
        <w:t xml:space="preserve"> is the no of</w:t>
      </w:r>
      <w:r w:rsidR="00581086">
        <w:rPr>
          <w:rFonts w:ascii="Times New Roman" w:hAnsi="Times New Roman" w:cs="Times New Roman"/>
          <w:bCs/>
          <w:iCs/>
          <w:color w:val="000000" w:themeColor="text1"/>
          <w:sz w:val="24"/>
          <w:szCs w:val="24"/>
        </w:rPr>
        <w:t xml:space="preserve"> </w:t>
      </w:r>
      <w:r w:rsidR="001C1110">
        <w:rPr>
          <w:rFonts w:ascii="Times New Roman" w:hAnsi="Times New Roman" w:cs="Times New Roman"/>
          <w:bCs/>
          <w:iCs/>
          <w:color w:val="000000" w:themeColor="text1"/>
          <w:sz w:val="24"/>
          <w:szCs w:val="24"/>
        </w:rPr>
        <w:t xml:space="preserve">equally-distributed </w:t>
      </w:r>
      <w:r w:rsidR="00581086">
        <w:rPr>
          <w:rFonts w:ascii="Times New Roman" w:hAnsi="Times New Roman" w:cs="Times New Roman"/>
          <w:bCs/>
          <w:iCs/>
          <w:color w:val="000000" w:themeColor="text1"/>
          <w:sz w:val="24"/>
          <w:szCs w:val="24"/>
        </w:rPr>
        <w:t>time step</w:t>
      </w:r>
      <w:r w:rsidR="005E3F9B">
        <w:rPr>
          <w:rFonts w:ascii="Times New Roman" w:hAnsi="Times New Roman" w:cs="Times New Roman"/>
          <w:bCs/>
          <w:iCs/>
          <w:color w:val="000000" w:themeColor="text1"/>
          <w:sz w:val="24"/>
          <w:szCs w:val="24"/>
        </w:rPr>
        <w:t xml:space="preserve">s </w:t>
      </w:r>
      <w:r w:rsidR="00581086">
        <w:rPr>
          <w:rFonts w:ascii="Times New Roman" w:hAnsi="Times New Roman" w:cs="Times New Roman"/>
          <w:bCs/>
          <w:iCs/>
          <w:color w:val="000000" w:themeColor="text1"/>
          <w:sz w:val="24"/>
          <w:szCs w:val="24"/>
        </w:rPr>
        <w:t xml:space="preserve">over a </w:t>
      </w:r>
      <w:r w:rsidR="000E3AFE">
        <w:rPr>
          <w:rFonts w:ascii="Times New Roman" w:hAnsi="Times New Roman" w:cs="Times New Roman"/>
          <w:bCs/>
          <w:iCs/>
          <w:color w:val="000000" w:themeColor="text1"/>
          <w:sz w:val="24"/>
          <w:szCs w:val="24"/>
        </w:rPr>
        <w:t>cardiac cycle</w:t>
      </w:r>
      <w:r w:rsidR="00DD7351">
        <w:rPr>
          <w:rFonts w:ascii="Times New Roman" w:hAnsi="Times New Roman" w:cs="Times New Roman"/>
          <w:bCs/>
          <w:iCs/>
          <w:color w:val="000000" w:themeColor="text1"/>
          <w:sz w:val="24"/>
          <w:szCs w:val="24"/>
        </w:rPr>
        <w:t xml:space="preserve"> used to calculate the difference</w:t>
      </w:r>
      <w:r w:rsidR="000E3AFE">
        <w:rPr>
          <w:rFonts w:ascii="Times New Roman" w:hAnsi="Times New Roman" w:cs="Times New Roman"/>
          <w:bCs/>
          <w:iCs/>
          <w:color w:val="000000" w:themeColor="text1"/>
          <w:sz w:val="24"/>
          <w:szCs w:val="24"/>
        </w:rPr>
        <w:t xml:space="preserve">. </w:t>
      </w:r>
      <w:r w:rsidR="000F03D1">
        <w:rPr>
          <w:rFonts w:ascii="Times New Roman" w:hAnsi="Times New Roman" w:cs="Times New Roman"/>
          <w:bCs/>
          <w:iCs/>
          <w:color w:val="000000" w:themeColor="text1"/>
          <w:sz w:val="24"/>
          <w:szCs w:val="24"/>
        </w:rPr>
        <w:t xml:space="preserve">Relative difference between clinical measurements and model prediction of peak </w:t>
      </w:r>
      <w:r w:rsidR="00FF0785">
        <w:rPr>
          <w:rFonts w:ascii="Times New Roman" w:hAnsi="Times New Roman" w:cs="Times New Roman"/>
          <w:bCs/>
          <w:iCs/>
          <w:color w:val="000000" w:themeColor="text1"/>
          <w:sz w:val="24"/>
          <w:szCs w:val="24"/>
        </w:rPr>
        <w:t>GLS</w:t>
      </w:r>
      <w:r w:rsidR="00B66A4A" w:rsidRPr="00B66A4A">
        <w:rPr>
          <w:rFonts w:ascii="Times New Roman" w:hAnsi="Times New Roman" w:cs="Times New Roman"/>
          <w:bCs/>
          <w:iCs/>
          <w:color w:val="000000" w:themeColor="text1"/>
          <w:sz w:val="24"/>
          <w:szCs w:val="24"/>
        </w:rPr>
        <w:t xml:space="preserve"> </w:t>
      </w:r>
      <w:r w:rsidR="00B66A4A">
        <w:rPr>
          <w:rFonts w:ascii="Times New Roman" w:hAnsi="Times New Roman" w:cs="Times New Roman"/>
          <w:bCs/>
          <w:iCs/>
          <w:color w:val="000000" w:themeColor="text1"/>
          <w:sz w:val="24"/>
          <w:szCs w:val="24"/>
        </w:rPr>
        <w:t xml:space="preserve">and blood pressure </w:t>
      </w:r>
      <w:r w:rsidR="000F03D1">
        <w:rPr>
          <w:rFonts w:ascii="Times New Roman" w:hAnsi="Times New Roman" w:cs="Times New Roman"/>
          <w:bCs/>
          <w:iCs/>
          <w:color w:val="000000" w:themeColor="text1"/>
          <w:sz w:val="24"/>
          <w:szCs w:val="24"/>
        </w:rPr>
        <w:t>was</w:t>
      </w:r>
      <w:r w:rsidR="00A86D77">
        <w:rPr>
          <w:rFonts w:ascii="Times New Roman" w:hAnsi="Times New Roman" w:cs="Times New Roman"/>
          <w:bCs/>
          <w:iCs/>
          <w:color w:val="000000" w:themeColor="text1"/>
          <w:sz w:val="24"/>
          <w:szCs w:val="24"/>
        </w:rPr>
        <w:t xml:space="preserve"> also </w:t>
      </w:r>
      <w:r w:rsidR="000F03D1">
        <w:rPr>
          <w:rFonts w:ascii="Times New Roman" w:hAnsi="Times New Roman" w:cs="Times New Roman"/>
          <w:bCs/>
          <w:iCs/>
          <w:color w:val="000000" w:themeColor="text1"/>
          <w:sz w:val="24"/>
          <w:szCs w:val="24"/>
        </w:rPr>
        <w:t>calculated for each subject.</w:t>
      </w:r>
    </w:p>
    <w:p w14:paraId="4BF4030E" w14:textId="0547EB6E" w:rsidR="003A03F8" w:rsidRPr="0018770A" w:rsidRDefault="003A03F8" w:rsidP="003A03F8">
      <w:pPr>
        <w:spacing w:line="240" w:lineRule="auto"/>
        <w:jc w:val="both"/>
        <w:rPr>
          <w:rFonts w:ascii="Times New Roman" w:hAnsi="Times New Roman" w:cs="Times New Roman"/>
          <w:b/>
          <w:color w:val="000000" w:themeColor="text1"/>
          <w:sz w:val="24"/>
          <w:szCs w:val="24"/>
          <w:u w:val="single"/>
        </w:rPr>
      </w:pPr>
      <w:r w:rsidRPr="0018770A">
        <w:rPr>
          <w:rFonts w:ascii="Times New Roman" w:hAnsi="Times New Roman" w:cs="Times New Roman"/>
          <w:b/>
          <w:color w:val="000000" w:themeColor="text1"/>
          <w:sz w:val="24"/>
          <w:szCs w:val="24"/>
          <w:u w:val="single"/>
        </w:rPr>
        <w:t>Results:</w:t>
      </w:r>
    </w:p>
    <w:p w14:paraId="6B26208D" w14:textId="77777777" w:rsidR="003A03F8" w:rsidRPr="00516149" w:rsidRDefault="003A03F8" w:rsidP="003A03F8">
      <w:pPr>
        <w:spacing w:line="240" w:lineRule="auto"/>
        <w:jc w:val="both"/>
        <w:rPr>
          <w:rFonts w:ascii="Times New Roman" w:hAnsi="Times New Roman" w:cs="Times New Roman"/>
          <w:b/>
          <w:i/>
          <w:iCs/>
          <w:color w:val="000000" w:themeColor="text1"/>
          <w:sz w:val="24"/>
          <w:szCs w:val="24"/>
          <w:u w:val="single"/>
        </w:rPr>
      </w:pPr>
      <w:r w:rsidRPr="00516149">
        <w:rPr>
          <w:rFonts w:ascii="Times New Roman" w:hAnsi="Times New Roman" w:cs="Times New Roman"/>
          <w:b/>
          <w:i/>
          <w:iCs/>
          <w:color w:val="000000" w:themeColor="text1"/>
          <w:sz w:val="24"/>
          <w:szCs w:val="24"/>
          <w:u w:val="single"/>
        </w:rPr>
        <w:t>Clinical data</w:t>
      </w:r>
    </w:p>
    <w:p w14:paraId="7FABACF2" w14:textId="2BC7EF72" w:rsidR="009559F3" w:rsidRPr="0018770A" w:rsidRDefault="003A03F8" w:rsidP="003A03F8">
      <w:pPr>
        <w:spacing w:line="240" w:lineRule="auto"/>
        <w:jc w:val="both"/>
        <w:rPr>
          <w:rFonts w:ascii="Times New Roman" w:hAnsi="Times New Roman" w:cs="Times New Roman"/>
          <w:color w:val="000000" w:themeColor="text1"/>
          <w:sz w:val="24"/>
          <w:szCs w:val="24"/>
        </w:rPr>
      </w:pPr>
      <w:r w:rsidRPr="0018770A">
        <w:rPr>
          <w:rFonts w:ascii="Times New Roman" w:hAnsi="Times New Roman" w:cs="Times New Roman"/>
          <w:color w:val="000000" w:themeColor="text1"/>
          <w:sz w:val="24"/>
          <w:szCs w:val="24"/>
        </w:rPr>
        <w:t xml:space="preserve">End diastolic volume (EDV) was higher in both HCM subjects (Non-obstructive: </w:t>
      </w:r>
      <m:oMath>
        <m:r>
          <w:rPr>
            <w:rFonts w:ascii="Cambria Math" w:hAnsi="Cambria Math" w:cs="Times New Roman"/>
            <w:color w:val="000000" w:themeColor="text1"/>
            <w:sz w:val="24"/>
            <w:szCs w:val="24"/>
          </w:rPr>
          <m:t>82</m:t>
        </m:r>
        <m:r>
          <m:rPr>
            <m:sty m:val="p"/>
          </m:rPr>
          <w:rPr>
            <w:rFonts w:ascii="Cambria Math" w:hAnsi="Cambria Math" w:cs="Times New Roman"/>
            <w:color w:val="000000" w:themeColor="text1"/>
            <w:sz w:val="24"/>
            <w:szCs w:val="24"/>
          </w:rPr>
          <m:t>ml</m:t>
        </m:r>
        <m:r>
          <w:rPr>
            <w:rFonts w:ascii="Cambria Math" w:hAnsi="Cambria Math" w:cs="Times New Roman"/>
            <w:color w:val="000000" w:themeColor="text1"/>
            <w:sz w:val="24"/>
            <w:szCs w:val="24"/>
          </w:rPr>
          <m:t xml:space="preserve">; </m:t>
        </m:r>
        <m:r>
          <m:rPr>
            <m:sty m:val="p"/>
          </m:rPr>
          <w:rPr>
            <w:rFonts w:ascii="Cambria Math" w:hAnsi="Cambria Math" w:cs="Times New Roman"/>
            <w:color w:val="000000" w:themeColor="text1"/>
            <w:sz w:val="24"/>
            <w:szCs w:val="24"/>
          </w:rPr>
          <m:t xml:space="preserve">Obstructive: </m:t>
        </m:r>
        <m:r>
          <w:rPr>
            <w:rFonts w:ascii="Cambria Math" w:hAnsi="Cambria Math" w:cs="Times New Roman"/>
            <w:color w:val="000000" w:themeColor="text1"/>
            <w:sz w:val="24"/>
            <w:szCs w:val="24"/>
          </w:rPr>
          <m:t>115</m:t>
        </m:r>
        <m:r>
          <m:rPr>
            <m:sty m:val="p"/>
          </m:rPr>
          <w:rPr>
            <w:rFonts w:ascii="Cambria Math" w:hAnsi="Cambria Math" w:cs="Times New Roman"/>
            <w:color w:val="000000" w:themeColor="text1"/>
            <w:sz w:val="24"/>
            <w:szCs w:val="24"/>
          </w:rPr>
          <m:t>ml</m:t>
        </m:r>
      </m:oMath>
      <w:r w:rsidRPr="0018770A">
        <w:rPr>
          <w:rFonts w:ascii="Times New Roman" w:hAnsi="Times New Roman" w:cs="Times New Roman"/>
          <w:color w:val="000000" w:themeColor="text1"/>
          <w:sz w:val="24"/>
          <w:szCs w:val="24"/>
        </w:rPr>
        <w:t>) compared to the control subject (</w:t>
      </w:r>
      <m:oMath>
        <m:r>
          <w:rPr>
            <w:rFonts w:ascii="Cambria Math" w:eastAsiaTheme="minorEastAsia" w:hAnsi="Cambria Math" w:cs="Times New Roman"/>
            <w:color w:val="000000" w:themeColor="text1"/>
            <w:sz w:val="24"/>
            <w:szCs w:val="24"/>
          </w:rPr>
          <m:t>63.13</m:t>
        </m:r>
        <m:r>
          <m:rPr>
            <m:sty m:val="p"/>
          </m:rPr>
          <w:rPr>
            <w:rFonts w:ascii="Cambria Math" w:eastAsiaTheme="minorEastAsia" w:hAnsi="Cambria Math" w:cs="Times New Roman"/>
            <w:color w:val="000000" w:themeColor="text1"/>
            <w:sz w:val="24"/>
            <w:szCs w:val="24"/>
          </w:rPr>
          <m:t>ml</m:t>
        </m:r>
      </m:oMath>
      <w:r w:rsidRPr="0018770A">
        <w:rPr>
          <w:rFonts w:ascii="Times New Roman" w:hAnsi="Times New Roman" w:cs="Times New Roman"/>
          <w:color w:val="000000" w:themeColor="text1"/>
          <w:sz w:val="24"/>
          <w:szCs w:val="24"/>
        </w:rPr>
        <w:t xml:space="preserve">). Ejection fraction was highest in the non-obstructive HCM subject </w:t>
      </w:r>
      <m:oMath>
        <m:d>
          <m:dPr>
            <m:ctrlPr>
              <w:rPr>
                <w:rFonts w:ascii="Cambria Math" w:hAnsi="Cambria Math" w:cs="Times New Roman"/>
                <w:i/>
                <w:color w:val="000000" w:themeColor="text1"/>
                <w:sz w:val="24"/>
                <w:szCs w:val="24"/>
              </w:rPr>
            </m:ctrlPr>
          </m:dPr>
          <m:e>
            <m:r>
              <w:rPr>
                <w:rFonts w:ascii="Cambria Math" w:hAnsi="Cambria Math" w:cs="Times New Roman"/>
                <w:color w:val="000000" w:themeColor="text1"/>
                <w:sz w:val="24"/>
                <w:szCs w:val="24"/>
              </w:rPr>
              <m:t>85%</m:t>
            </m:r>
          </m:e>
        </m:d>
        <m:r>
          <w:rPr>
            <w:rFonts w:ascii="Cambria Math" w:hAnsi="Cambria Math" w:cs="Times New Roman"/>
            <w:color w:val="000000" w:themeColor="text1"/>
            <w:sz w:val="24"/>
            <w:szCs w:val="24"/>
          </w:rPr>
          <m:t xml:space="preserve">, </m:t>
        </m:r>
      </m:oMath>
      <w:r w:rsidRPr="0018770A">
        <w:rPr>
          <w:rFonts w:ascii="Times New Roman" w:hAnsi="Times New Roman" w:cs="Times New Roman"/>
          <w:color w:val="000000" w:themeColor="text1"/>
          <w:sz w:val="24"/>
          <w:szCs w:val="24"/>
        </w:rPr>
        <w:t xml:space="preserve">and was comparable between obstructive </w:t>
      </w:r>
      <w:r w:rsidRPr="0018770A">
        <w:rPr>
          <w:rFonts w:ascii="Times New Roman" w:hAnsi="Times New Roman" w:cs="Times New Roman"/>
          <w:color w:val="000000" w:themeColor="text1"/>
          <w:sz w:val="24"/>
          <w:szCs w:val="24"/>
        </w:rPr>
        <w:lastRenderedPageBreak/>
        <w:t>HCM subject (</w:t>
      </w:r>
      <m:oMath>
        <m:r>
          <w:rPr>
            <w:rFonts w:ascii="Cambria Math" w:hAnsi="Cambria Math" w:cs="Times New Roman"/>
            <w:color w:val="000000" w:themeColor="text1"/>
            <w:sz w:val="24"/>
            <w:szCs w:val="24"/>
          </w:rPr>
          <m:t>67%</m:t>
        </m:r>
      </m:oMath>
      <w:r w:rsidRPr="0018770A">
        <w:rPr>
          <w:rFonts w:ascii="Times New Roman" w:hAnsi="Times New Roman" w:cs="Times New Roman"/>
          <w:color w:val="000000" w:themeColor="text1"/>
          <w:sz w:val="24"/>
          <w:szCs w:val="24"/>
        </w:rPr>
        <w:t>) and the control subject (</w:t>
      </w:r>
      <m:oMath>
        <m:r>
          <w:rPr>
            <w:rFonts w:ascii="Cambria Math" w:hAnsi="Cambria Math" w:cs="Times New Roman"/>
            <w:color w:val="000000" w:themeColor="text1"/>
            <w:sz w:val="24"/>
            <w:szCs w:val="24"/>
          </w:rPr>
          <m:t>70%</m:t>
        </m:r>
      </m:oMath>
      <w:r w:rsidRPr="0018770A">
        <w:rPr>
          <w:rFonts w:ascii="Times New Roman" w:hAnsi="Times New Roman" w:cs="Times New Roman"/>
          <w:color w:val="000000" w:themeColor="text1"/>
          <w:sz w:val="24"/>
          <w:szCs w:val="24"/>
        </w:rPr>
        <w:t xml:space="preserve">). </w:t>
      </w:r>
      <w:r w:rsidR="007E57EC">
        <w:rPr>
          <w:rFonts w:ascii="Times New Roman" w:hAnsi="Times New Roman" w:cs="Times New Roman"/>
          <w:color w:val="000000" w:themeColor="text1"/>
          <w:sz w:val="24"/>
          <w:szCs w:val="24"/>
        </w:rPr>
        <w:t>Absolute p</w:t>
      </w:r>
      <w:r w:rsidRPr="0018770A">
        <w:rPr>
          <w:rFonts w:ascii="Times New Roman" w:hAnsi="Times New Roman" w:cs="Times New Roman"/>
          <w:color w:val="000000" w:themeColor="text1"/>
          <w:sz w:val="24"/>
          <w:szCs w:val="24"/>
        </w:rPr>
        <w:t xml:space="preserve">eak </w:t>
      </w:r>
      <w:r w:rsidR="00FF0785">
        <w:rPr>
          <w:rFonts w:ascii="Times New Roman" w:hAnsi="Times New Roman" w:cs="Times New Roman"/>
          <w:color w:val="000000" w:themeColor="text1"/>
          <w:sz w:val="24"/>
          <w:szCs w:val="24"/>
        </w:rPr>
        <w:t>GLS</w:t>
      </w:r>
      <w:r w:rsidRPr="0018770A">
        <w:rPr>
          <w:rFonts w:ascii="Times New Roman" w:hAnsi="Times New Roman" w:cs="Times New Roman"/>
          <w:color w:val="000000" w:themeColor="text1"/>
          <w:sz w:val="24"/>
          <w:szCs w:val="24"/>
        </w:rPr>
        <w:t xml:space="preserve"> was reduced substantially in the obstructive HCM subject (</w:t>
      </w:r>
      <m:oMath>
        <m:r>
          <w:rPr>
            <w:rFonts w:ascii="Cambria Math" w:hAnsi="Cambria Math" w:cs="Times New Roman"/>
            <w:color w:val="000000" w:themeColor="text1"/>
            <w:sz w:val="24"/>
            <w:szCs w:val="24"/>
          </w:rPr>
          <m:t>13%)</m:t>
        </m:r>
      </m:oMath>
      <w:r w:rsidRPr="0018770A">
        <w:rPr>
          <w:rFonts w:ascii="Times New Roman" w:hAnsi="Times New Roman" w:cs="Times New Roman"/>
          <w:color w:val="000000" w:themeColor="text1"/>
          <w:sz w:val="24"/>
          <w:szCs w:val="24"/>
        </w:rPr>
        <w:t>, but was comparable between the obstructive HCM subject (</w:t>
      </w:r>
      <m:oMath>
        <m:r>
          <w:rPr>
            <w:rFonts w:ascii="Cambria Math" w:hAnsi="Cambria Math" w:cs="Times New Roman"/>
            <w:color w:val="000000" w:themeColor="text1"/>
            <w:sz w:val="24"/>
            <w:szCs w:val="24"/>
          </w:rPr>
          <m:t xml:space="preserve">19%) </m:t>
        </m:r>
      </m:oMath>
      <w:r w:rsidRPr="0018770A">
        <w:rPr>
          <w:rFonts w:ascii="Times New Roman" w:hAnsi="Times New Roman" w:cs="Times New Roman"/>
          <w:color w:val="000000" w:themeColor="text1"/>
          <w:sz w:val="24"/>
          <w:szCs w:val="24"/>
        </w:rPr>
        <w:t>and the control subject (</w:t>
      </w:r>
      <m:oMath>
        <m:r>
          <w:rPr>
            <w:rFonts w:ascii="Cambria Math" w:hAnsi="Cambria Math" w:cs="Times New Roman"/>
            <w:color w:val="000000" w:themeColor="text1"/>
            <w:sz w:val="24"/>
            <w:szCs w:val="24"/>
          </w:rPr>
          <m:t>20%</m:t>
        </m:r>
      </m:oMath>
      <w:r w:rsidR="00B81C4C">
        <w:rPr>
          <w:rFonts w:ascii="Times New Roman" w:hAnsi="Times New Roman" w:cs="Times New Roman"/>
          <w:color w:val="000000" w:themeColor="text1"/>
          <w:sz w:val="24"/>
          <w:szCs w:val="24"/>
        </w:rPr>
        <w:t>).</w:t>
      </w:r>
    </w:p>
    <w:p w14:paraId="732280AD" w14:textId="07796ACE" w:rsidR="00C72467" w:rsidRPr="00516149" w:rsidRDefault="003A03F8" w:rsidP="00C72467">
      <w:pPr>
        <w:spacing w:line="240" w:lineRule="auto"/>
        <w:jc w:val="both"/>
        <w:rPr>
          <w:rFonts w:ascii="Times New Roman" w:hAnsi="Times New Roman" w:cs="Times New Roman"/>
          <w:b/>
          <w:i/>
          <w:iCs/>
          <w:color w:val="000000" w:themeColor="text1"/>
          <w:sz w:val="24"/>
          <w:szCs w:val="24"/>
          <w:u w:val="single"/>
        </w:rPr>
      </w:pPr>
      <w:r w:rsidRPr="00516149">
        <w:rPr>
          <w:rFonts w:ascii="Times New Roman" w:hAnsi="Times New Roman" w:cs="Times New Roman"/>
          <w:b/>
          <w:i/>
          <w:iCs/>
          <w:color w:val="000000" w:themeColor="text1"/>
          <w:sz w:val="24"/>
          <w:szCs w:val="24"/>
          <w:u w:val="single"/>
        </w:rPr>
        <w:t>LV geometry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A03F8" w:rsidRPr="0018770A" w14:paraId="06D01CFA" w14:textId="77777777" w:rsidTr="004D3D3A">
        <w:tc>
          <w:tcPr>
            <w:tcW w:w="9350" w:type="dxa"/>
          </w:tcPr>
          <w:p w14:paraId="4D53116B" w14:textId="43B2FD4D" w:rsidR="003A03F8" w:rsidRPr="0018770A" w:rsidRDefault="00F948D3" w:rsidP="00F948D3">
            <w:pPr>
              <w:spacing w:after="1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763103">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rPr>
              <w:drawing>
                <wp:inline distT="0" distB="0" distL="0" distR="0" wp14:anchorId="0ED3D089" wp14:editId="40C37F36">
                  <wp:extent cx="4510585" cy="5890747"/>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_final_2.png"/>
                          <pic:cNvPicPr/>
                        </pic:nvPicPr>
                        <pic:blipFill>
                          <a:blip r:embed="rId14">
                            <a:extLst>
                              <a:ext uri="{28A0092B-C50C-407E-A947-70E740481C1C}">
                                <a14:useLocalDpi xmlns:a14="http://schemas.microsoft.com/office/drawing/2010/main" val="0"/>
                              </a:ext>
                            </a:extLst>
                          </a:blip>
                          <a:stretch>
                            <a:fillRect/>
                          </a:stretch>
                        </pic:blipFill>
                        <pic:spPr>
                          <a:xfrm>
                            <a:off x="0" y="0"/>
                            <a:ext cx="4536058" cy="5924014"/>
                          </a:xfrm>
                          <a:prstGeom prst="rect">
                            <a:avLst/>
                          </a:prstGeom>
                        </pic:spPr>
                      </pic:pic>
                    </a:graphicData>
                  </a:graphic>
                </wp:inline>
              </w:drawing>
            </w:r>
          </w:p>
        </w:tc>
      </w:tr>
      <w:tr w:rsidR="003A03F8" w:rsidRPr="0018770A" w14:paraId="5043776B" w14:textId="77777777" w:rsidTr="004D3D3A">
        <w:tc>
          <w:tcPr>
            <w:tcW w:w="9350" w:type="dxa"/>
          </w:tcPr>
          <w:p w14:paraId="78F453E5" w14:textId="02B5B73D" w:rsidR="00672772" w:rsidRPr="008D54A2" w:rsidRDefault="00D50CDA" w:rsidP="003A03F8">
            <w:pPr>
              <w:spacing w:after="160"/>
              <w:jc w:val="both"/>
              <w:rPr>
                <w:rFonts w:ascii="Times New Roman" w:hAnsi="Times New Roman" w:cs="Times New Roman"/>
                <w:color w:val="000000" w:themeColor="text1"/>
                <w:sz w:val="20"/>
                <w:szCs w:val="20"/>
              </w:rPr>
            </w:pPr>
            <w:r w:rsidRPr="008D54A2">
              <w:rPr>
                <w:rFonts w:ascii="Times New Roman" w:hAnsi="Times New Roman" w:cs="Times New Roman"/>
                <w:b/>
                <w:color w:val="000000" w:themeColor="text1"/>
                <w:sz w:val="20"/>
                <w:szCs w:val="20"/>
              </w:rPr>
              <w:t>Figure 3</w:t>
            </w:r>
            <w:r w:rsidR="00A16C8D">
              <w:rPr>
                <w:rFonts w:ascii="Times New Roman" w:hAnsi="Times New Roman" w:cs="Times New Roman"/>
                <w:b/>
                <w:color w:val="000000" w:themeColor="text1"/>
                <w:sz w:val="20"/>
                <w:szCs w:val="20"/>
              </w:rPr>
              <w:t xml:space="preserve"> </w:t>
            </w:r>
            <w:r w:rsidR="00A86D77" w:rsidRPr="008D54A2">
              <w:rPr>
                <w:rFonts w:ascii="Times New Roman" w:hAnsi="Times New Roman" w:cs="Times New Roman"/>
                <w:b/>
                <w:color w:val="000000" w:themeColor="text1"/>
                <w:sz w:val="20"/>
                <w:szCs w:val="20"/>
              </w:rPr>
              <w:t>a.</w:t>
            </w:r>
            <w:r w:rsidR="003A03F8" w:rsidRPr="008D54A2">
              <w:rPr>
                <w:rFonts w:ascii="Times New Roman" w:hAnsi="Times New Roman" w:cs="Times New Roman"/>
                <w:color w:val="000000" w:themeColor="text1"/>
                <w:sz w:val="20"/>
                <w:szCs w:val="20"/>
              </w:rPr>
              <w:t xml:space="preserve"> </w:t>
            </w:r>
            <w:r w:rsidR="00801DB0" w:rsidRPr="008D54A2">
              <w:rPr>
                <w:rFonts w:ascii="Times New Roman" w:hAnsi="Times New Roman" w:cs="Times New Roman"/>
                <w:color w:val="000000" w:themeColor="text1"/>
                <w:sz w:val="20"/>
                <w:szCs w:val="20"/>
              </w:rPr>
              <w:t>LV geometry of the</w:t>
            </w:r>
            <w:r w:rsidR="003A03F8" w:rsidRPr="008D54A2">
              <w:rPr>
                <w:rFonts w:ascii="Times New Roman" w:hAnsi="Times New Roman" w:cs="Times New Roman"/>
                <w:color w:val="000000" w:themeColor="text1"/>
                <w:sz w:val="20"/>
                <w:szCs w:val="20"/>
              </w:rPr>
              <w:t xml:space="preserve"> </w:t>
            </w:r>
            <w:r w:rsidR="00801DB0" w:rsidRPr="008D54A2">
              <w:rPr>
                <w:rFonts w:ascii="Times New Roman" w:hAnsi="Times New Roman" w:cs="Times New Roman"/>
                <w:color w:val="000000" w:themeColor="text1"/>
                <w:sz w:val="20"/>
                <w:szCs w:val="20"/>
              </w:rPr>
              <w:t xml:space="preserve">3 </w:t>
            </w:r>
            <w:r w:rsidR="003A03F8" w:rsidRPr="008D54A2">
              <w:rPr>
                <w:rFonts w:ascii="Times New Roman" w:hAnsi="Times New Roman" w:cs="Times New Roman"/>
                <w:color w:val="000000" w:themeColor="text1"/>
                <w:sz w:val="20"/>
                <w:szCs w:val="20"/>
              </w:rPr>
              <w:t xml:space="preserve">subjects. </w:t>
            </w:r>
            <w:r w:rsidR="003A03F8" w:rsidRPr="008D54A2">
              <w:rPr>
                <w:rFonts w:ascii="Times New Roman" w:hAnsi="Times New Roman" w:cs="Times New Roman"/>
                <w:b/>
                <w:color w:val="000000" w:themeColor="text1"/>
                <w:sz w:val="20"/>
                <w:szCs w:val="20"/>
              </w:rPr>
              <w:t>b.</w:t>
            </w:r>
            <w:r w:rsidR="003A03F8" w:rsidRPr="008D54A2">
              <w:rPr>
                <w:rFonts w:ascii="Times New Roman" w:hAnsi="Times New Roman" w:cs="Times New Roman"/>
                <w:color w:val="000000" w:themeColor="text1"/>
                <w:sz w:val="20"/>
                <w:szCs w:val="20"/>
              </w:rPr>
              <w:t xml:space="preserve"> </w:t>
            </w:r>
            <w:proofErr w:type="gramStart"/>
            <w:r w:rsidR="003A03F8" w:rsidRPr="008D54A2">
              <w:rPr>
                <w:rFonts w:ascii="Times New Roman" w:hAnsi="Times New Roman" w:cs="Times New Roman"/>
                <w:color w:val="000000" w:themeColor="text1"/>
                <w:sz w:val="20"/>
                <w:szCs w:val="20"/>
              </w:rPr>
              <w:t>Regional</w:t>
            </w:r>
            <w:proofErr w:type="gramEnd"/>
            <w:r w:rsidR="003A03F8" w:rsidRPr="008D54A2">
              <w:rPr>
                <w:rFonts w:ascii="Times New Roman" w:hAnsi="Times New Roman" w:cs="Times New Roman"/>
                <w:color w:val="000000" w:themeColor="text1"/>
                <w:sz w:val="20"/>
                <w:szCs w:val="20"/>
              </w:rPr>
              <w:t xml:space="preserve"> distribution of </w:t>
            </w:r>
            <w:r w:rsidR="007A1CA1" w:rsidRPr="008D54A2">
              <w:rPr>
                <w:rFonts w:ascii="Times New Roman" w:hAnsi="Times New Roman" w:cs="Times New Roman"/>
                <w:color w:val="000000" w:themeColor="text1"/>
                <w:sz w:val="20"/>
                <w:szCs w:val="20"/>
              </w:rPr>
              <w:t xml:space="preserve">wall </w:t>
            </w:r>
            <w:r w:rsidR="003A03F8" w:rsidRPr="008D54A2">
              <w:rPr>
                <w:rFonts w:ascii="Times New Roman" w:hAnsi="Times New Roman" w:cs="Times New Roman"/>
                <w:color w:val="000000" w:themeColor="text1"/>
                <w:sz w:val="20"/>
                <w:szCs w:val="20"/>
              </w:rPr>
              <w:t>thickness</w:t>
            </w:r>
            <w:r w:rsidR="00222C48" w:rsidRPr="008D54A2">
              <w:rPr>
                <w:rFonts w:ascii="Times New Roman" w:hAnsi="Times New Roman" w:cs="Times New Roman"/>
                <w:color w:val="000000" w:themeColor="text1"/>
                <w:sz w:val="20"/>
                <w:szCs w:val="20"/>
              </w:rPr>
              <w:t xml:space="preserve"> (in cm)</w:t>
            </w:r>
            <w:r w:rsidR="003A03F8" w:rsidRPr="008D54A2">
              <w:rPr>
                <w:rFonts w:ascii="Times New Roman" w:hAnsi="Times New Roman" w:cs="Times New Roman"/>
                <w:color w:val="000000" w:themeColor="text1"/>
                <w:sz w:val="20"/>
                <w:szCs w:val="20"/>
              </w:rPr>
              <w:t xml:space="preserve"> </w:t>
            </w:r>
            <w:r w:rsidR="007A1CA1" w:rsidRPr="008D54A2">
              <w:rPr>
                <w:rFonts w:ascii="Times New Roman" w:hAnsi="Times New Roman" w:cs="Times New Roman"/>
                <w:color w:val="000000" w:themeColor="text1"/>
                <w:sz w:val="20"/>
                <w:szCs w:val="20"/>
              </w:rPr>
              <w:t>based on</w:t>
            </w:r>
            <w:r w:rsidR="003A03F8" w:rsidRPr="008D54A2">
              <w:rPr>
                <w:rFonts w:ascii="Times New Roman" w:hAnsi="Times New Roman" w:cs="Times New Roman"/>
                <w:color w:val="000000" w:themeColor="text1"/>
                <w:sz w:val="20"/>
                <w:szCs w:val="20"/>
              </w:rPr>
              <w:t xml:space="preserve"> AHA segmentation and </w:t>
            </w:r>
            <w:r w:rsidR="003A03F8" w:rsidRPr="008D54A2">
              <w:rPr>
                <w:rFonts w:ascii="Times New Roman" w:hAnsi="Times New Roman" w:cs="Times New Roman"/>
                <w:b/>
                <w:color w:val="000000" w:themeColor="text1"/>
                <w:sz w:val="20"/>
                <w:szCs w:val="20"/>
              </w:rPr>
              <w:t>c.</w:t>
            </w:r>
            <w:r w:rsidR="003A03F8" w:rsidRPr="008D54A2">
              <w:rPr>
                <w:rFonts w:ascii="Times New Roman" w:hAnsi="Times New Roman" w:cs="Times New Roman"/>
                <w:color w:val="000000" w:themeColor="text1"/>
                <w:sz w:val="20"/>
                <w:szCs w:val="20"/>
              </w:rPr>
              <w:t xml:space="preserve"> </w:t>
            </w:r>
            <w:r w:rsidR="007A1CA1" w:rsidRPr="008D54A2">
              <w:rPr>
                <w:rFonts w:ascii="Times New Roman" w:hAnsi="Times New Roman" w:cs="Times New Roman"/>
                <w:color w:val="000000" w:themeColor="text1"/>
                <w:sz w:val="20"/>
                <w:szCs w:val="20"/>
              </w:rPr>
              <w:t>Violin plot of the</w:t>
            </w:r>
            <w:r w:rsidR="00E76AA1" w:rsidRPr="008D54A2">
              <w:rPr>
                <w:rFonts w:ascii="Times New Roman" w:hAnsi="Times New Roman" w:cs="Times New Roman"/>
                <w:color w:val="000000" w:themeColor="text1"/>
                <w:sz w:val="20"/>
                <w:szCs w:val="20"/>
              </w:rPr>
              <w:t xml:space="preserve"> </w:t>
            </w:r>
            <w:r w:rsidR="007A1CA1" w:rsidRPr="008D54A2">
              <w:rPr>
                <w:rFonts w:ascii="Times New Roman" w:hAnsi="Times New Roman" w:cs="Times New Roman"/>
                <w:color w:val="000000" w:themeColor="text1"/>
                <w:sz w:val="20"/>
                <w:szCs w:val="20"/>
              </w:rPr>
              <w:t xml:space="preserve">wall </w:t>
            </w:r>
            <w:commentRangeStart w:id="9"/>
            <w:r w:rsidR="003A03F8" w:rsidRPr="008D54A2">
              <w:rPr>
                <w:rFonts w:ascii="Times New Roman" w:hAnsi="Times New Roman" w:cs="Times New Roman"/>
                <w:color w:val="000000" w:themeColor="text1"/>
                <w:sz w:val="20"/>
                <w:szCs w:val="20"/>
              </w:rPr>
              <w:t>thickness</w:t>
            </w:r>
            <w:commentRangeEnd w:id="9"/>
            <w:r w:rsidR="008D1339">
              <w:rPr>
                <w:rStyle w:val="CommentReference"/>
                <w:rFonts w:ascii="Liberation Serif" w:eastAsia="Noto Sans CJK SC Regular" w:hAnsi="Liberation Serif" w:cs="Mangal"/>
                <w:kern w:val="3"/>
                <w:lang w:eastAsia="zh-CN" w:bidi="hi-IN"/>
              </w:rPr>
              <w:commentReference w:id="9"/>
            </w:r>
            <w:r w:rsidR="003A03F8" w:rsidRPr="008D54A2">
              <w:rPr>
                <w:rFonts w:ascii="Times New Roman" w:hAnsi="Times New Roman" w:cs="Times New Roman"/>
                <w:color w:val="000000" w:themeColor="text1"/>
                <w:sz w:val="20"/>
                <w:szCs w:val="20"/>
              </w:rPr>
              <w:t xml:space="preserve"> </w:t>
            </w:r>
          </w:p>
        </w:tc>
      </w:tr>
    </w:tbl>
    <w:p w14:paraId="091DD384" w14:textId="11266F94" w:rsidR="007B7FF2" w:rsidRPr="007B7FF2" w:rsidRDefault="007B7FF2" w:rsidP="00416C76">
      <w:pPr>
        <w:spacing w:line="240" w:lineRule="auto"/>
        <w:jc w:val="both"/>
        <w:rPr>
          <w:rFonts w:ascii="Times New Roman" w:hAnsi="Times New Roman" w:cs="Times New Roman"/>
          <w:color w:val="000000" w:themeColor="text1"/>
          <w:sz w:val="24"/>
          <w:szCs w:val="24"/>
        </w:rPr>
      </w:pPr>
      <w:r w:rsidRPr="007B7FF2">
        <w:rPr>
          <w:rFonts w:ascii="Times New Roman" w:hAnsi="Times New Roman" w:cs="Times New Roman"/>
          <w:color w:val="000000" w:themeColor="text1"/>
          <w:sz w:val="24"/>
          <w:szCs w:val="24"/>
        </w:rPr>
        <w:t>Left ventricular geometr</w:t>
      </w:r>
      <w:r w:rsidR="00FF31FD">
        <w:rPr>
          <w:rFonts w:ascii="Times New Roman" w:hAnsi="Times New Roman" w:cs="Times New Roman" w:hint="eastAsia"/>
          <w:color w:val="000000" w:themeColor="text1"/>
          <w:sz w:val="24"/>
          <w:szCs w:val="24"/>
          <w:lang w:eastAsia="zh-CN"/>
        </w:rPr>
        <w:t>ies</w:t>
      </w:r>
      <w:r w:rsidRPr="007B7FF2">
        <w:rPr>
          <w:rFonts w:ascii="Times New Roman" w:hAnsi="Times New Roman" w:cs="Times New Roman"/>
          <w:color w:val="000000" w:themeColor="text1"/>
          <w:sz w:val="24"/>
          <w:szCs w:val="24"/>
        </w:rPr>
        <w:t xml:space="preserve"> reconstructed from the MR images as well as the regional wall thickness based on AHA segmentation for each subject are shown in </w:t>
      </w:r>
      <w:r w:rsidRPr="007B7FF2">
        <w:rPr>
          <w:rFonts w:ascii="Times New Roman" w:hAnsi="Times New Roman" w:cs="Times New Roman"/>
          <w:b/>
          <w:color w:val="000000" w:themeColor="text1"/>
          <w:sz w:val="24"/>
          <w:szCs w:val="24"/>
        </w:rPr>
        <w:t>Fig. 3</w:t>
      </w:r>
      <w:r w:rsidRPr="007B7FF2">
        <w:rPr>
          <w:rFonts w:ascii="Times New Roman" w:hAnsi="Times New Roman" w:cs="Times New Roman"/>
          <w:color w:val="000000" w:themeColor="text1"/>
          <w:sz w:val="24"/>
          <w:szCs w:val="24"/>
        </w:rPr>
        <w:t>. Septum wall thickness of the obstructive HCM subject (</w:t>
      </w:r>
      <m:oMath>
        <m:r>
          <w:rPr>
            <w:rFonts w:ascii="Cambria Math" w:hAnsi="Cambria Math" w:cs="Times New Roman"/>
            <w:color w:val="000000" w:themeColor="text1"/>
            <w:sz w:val="24"/>
            <w:szCs w:val="24"/>
          </w:rPr>
          <m:t>1.43±0.36</m:t>
        </m:r>
      </m:oMath>
      <w:r w:rsidRPr="007B7FF2">
        <w:rPr>
          <w:rFonts w:ascii="Times New Roman" w:hAnsi="Times New Roman" w:cs="Times New Roman"/>
          <w:color w:val="000000" w:themeColor="text1"/>
          <w:sz w:val="24"/>
          <w:szCs w:val="24"/>
        </w:rPr>
        <w:t xml:space="preserve"> cm) was largest followed by that of the non-obstructive HCM subject (</w:t>
      </w:r>
      <m:oMath>
        <m:r>
          <w:rPr>
            <w:rFonts w:ascii="Cambria Math" w:hAnsi="Cambria Math" w:cs="Times New Roman"/>
            <w:color w:val="000000" w:themeColor="text1"/>
            <w:sz w:val="24"/>
            <w:szCs w:val="24"/>
          </w:rPr>
          <m:t>0.85±0.24</m:t>
        </m:r>
      </m:oMath>
      <w:r w:rsidRPr="007B7FF2">
        <w:rPr>
          <w:rFonts w:ascii="Times New Roman" w:hAnsi="Times New Roman" w:cs="Times New Roman"/>
          <w:color w:val="000000" w:themeColor="text1"/>
          <w:sz w:val="24"/>
          <w:szCs w:val="24"/>
        </w:rPr>
        <w:t xml:space="preserve"> cm) and the control subject (</w:t>
      </w:r>
      <m:oMath>
        <m:r>
          <w:rPr>
            <w:rFonts w:ascii="Cambria Math" w:hAnsi="Cambria Math" w:cs="Times New Roman"/>
            <w:color w:val="000000" w:themeColor="text1"/>
            <w:sz w:val="24"/>
            <w:szCs w:val="24"/>
          </w:rPr>
          <m:t>0.73±0.14</m:t>
        </m:r>
      </m:oMath>
      <w:r w:rsidRPr="007B7FF2">
        <w:rPr>
          <w:rFonts w:ascii="Times New Roman" w:hAnsi="Times New Roman" w:cs="Times New Roman"/>
          <w:color w:val="000000" w:themeColor="text1"/>
          <w:sz w:val="24"/>
          <w:szCs w:val="24"/>
        </w:rPr>
        <w:t xml:space="preserve"> cm). In each HCM subject, LV free wall thickness was smaller (cf. septum), but was larger when compared to </w:t>
      </w:r>
      <w:r w:rsidRPr="007B7FF2">
        <w:rPr>
          <w:rFonts w:ascii="Times New Roman" w:hAnsi="Times New Roman" w:cs="Times New Roman"/>
          <w:color w:val="000000" w:themeColor="text1"/>
          <w:sz w:val="24"/>
          <w:szCs w:val="24"/>
        </w:rPr>
        <w:lastRenderedPageBreak/>
        <w:t xml:space="preserve">the same region in the control subject (Obstructive HCM: </w:t>
      </w:r>
      <m:oMath>
        <m:r>
          <w:rPr>
            <w:rFonts w:ascii="Cambria Math" w:hAnsi="Cambria Math" w:cs="Times New Roman"/>
            <w:color w:val="000000" w:themeColor="text1"/>
            <w:sz w:val="24"/>
            <w:szCs w:val="24"/>
          </w:rPr>
          <m:t>1.07±0.18</m:t>
        </m:r>
      </m:oMath>
      <w:r w:rsidRPr="007B7FF2">
        <w:rPr>
          <w:rFonts w:ascii="Times New Roman" w:hAnsi="Times New Roman" w:cs="Times New Roman"/>
          <w:color w:val="000000" w:themeColor="text1"/>
          <w:sz w:val="24"/>
          <w:szCs w:val="24"/>
        </w:rPr>
        <w:t xml:space="preserve"> cm; Non-Obstructive HCM: </w:t>
      </w:r>
      <m:oMath>
        <m:r>
          <w:rPr>
            <w:rFonts w:ascii="Cambria Math" w:hAnsi="Cambria Math" w:cs="Times New Roman"/>
            <w:color w:val="000000" w:themeColor="text1"/>
            <w:sz w:val="24"/>
            <w:szCs w:val="24"/>
          </w:rPr>
          <m:t>0.73±0.13</m:t>
        </m:r>
      </m:oMath>
      <w:r w:rsidRPr="007B7FF2">
        <w:rPr>
          <w:rFonts w:ascii="Times New Roman" w:hAnsi="Times New Roman" w:cs="Times New Roman"/>
          <w:color w:val="000000" w:themeColor="text1"/>
          <w:sz w:val="24"/>
          <w:szCs w:val="24"/>
        </w:rPr>
        <w:t xml:space="preserve"> cm; Control: </w:t>
      </w:r>
      <m:oMath>
        <m:r>
          <w:rPr>
            <w:rFonts w:ascii="Cambria Math" w:hAnsi="Cambria Math" w:cs="Times New Roman"/>
            <w:color w:val="000000" w:themeColor="text1"/>
            <w:sz w:val="24"/>
            <w:szCs w:val="24"/>
          </w:rPr>
          <m:t>0.5±0.08</m:t>
        </m:r>
      </m:oMath>
      <w:r w:rsidRPr="007B7FF2">
        <w:rPr>
          <w:rFonts w:ascii="Times New Roman" w:hAnsi="Times New Roman" w:cs="Times New Roman"/>
          <w:color w:val="000000" w:themeColor="text1"/>
          <w:sz w:val="24"/>
          <w:szCs w:val="24"/>
        </w:rPr>
        <w:t xml:space="preserve"> cm). The resultant global wall thickness was higher in the HCM subjects compared to the control (Obstructive HCM: </w:t>
      </w:r>
      <m:oMath>
        <m:r>
          <w:rPr>
            <w:rFonts w:ascii="Cambria Math" w:hAnsi="Cambria Math" w:cs="Times New Roman"/>
            <w:color w:val="000000" w:themeColor="text1"/>
            <w:sz w:val="24"/>
            <w:szCs w:val="24"/>
          </w:rPr>
          <m:t>1.27±0.33</m:t>
        </m:r>
      </m:oMath>
      <w:r w:rsidRPr="007B7FF2">
        <w:rPr>
          <w:rFonts w:ascii="Times New Roman" w:hAnsi="Times New Roman" w:cs="Times New Roman"/>
          <w:color w:val="000000" w:themeColor="text1"/>
          <w:sz w:val="24"/>
          <w:szCs w:val="24"/>
        </w:rPr>
        <w:t xml:space="preserve"> cm; Non-Obstructive HCM: </w:t>
      </w:r>
      <m:oMath>
        <m:r>
          <w:rPr>
            <w:rFonts w:ascii="Cambria Math" w:hAnsi="Cambria Math" w:cs="Times New Roman"/>
            <w:color w:val="000000" w:themeColor="text1"/>
            <w:sz w:val="24"/>
            <w:szCs w:val="24"/>
          </w:rPr>
          <m:t>0.79±0.23</m:t>
        </m:r>
      </m:oMath>
      <w:r w:rsidRPr="007B7FF2">
        <w:rPr>
          <w:rFonts w:ascii="Times New Roman" w:hAnsi="Times New Roman" w:cs="Times New Roman"/>
          <w:color w:val="000000" w:themeColor="text1"/>
          <w:sz w:val="24"/>
          <w:szCs w:val="24"/>
        </w:rPr>
        <w:t xml:space="preserve"> cm; Control: </w:t>
      </w:r>
      <m:oMath>
        <m:r>
          <w:rPr>
            <w:rFonts w:ascii="Cambria Math" w:hAnsi="Cambria Math" w:cs="Times New Roman"/>
            <w:color w:val="000000" w:themeColor="text1"/>
            <w:sz w:val="24"/>
            <w:szCs w:val="24"/>
          </w:rPr>
          <m:t>0.58±0.15</m:t>
        </m:r>
      </m:oMath>
      <w:r w:rsidRPr="007B7FF2">
        <w:rPr>
          <w:rFonts w:ascii="Times New Roman" w:hAnsi="Times New Roman" w:cs="Times New Roman"/>
          <w:color w:val="000000" w:themeColor="text1"/>
          <w:sz w:val="24"/>
          <w:szCs w:val="24"/>
        </w:rPr>
        <w:t xml:space="preserve"> cm).</w:t>
      </w:r>
    </w:p>
    <w:p w14:paraId="12A97A90" w14:textId="73DC191A" w:rsidR="00C72467" w:rsidRPr="00516149" w:rsidRDefault="003A03F8" w:rsidP="00416C76">
      <w:pPr>
        <w:spacing w:line="240" w:lineRule="auto"/>
        <w:jc w:val="both"/>
        <w:rPr>
          <w:rFonts w:ascii="Times New Roman" w:hAnsi="Times New Roman" w:cs="Times New Roman"/>
          <w:b/>
          <w:i/>
          <w:iCs/>
          <w:color w:val="000000" w:themeColor="text1"/>
          <w:sz w:val="24"/>
          <w:szCs w:val="24"/>
          <w:u w:val="single"/>
        </w:rPr>
      </w:pPr>
      <w:r w:rsidRPr="00516149">
        <w:rPr>
          <w:rFonts w:ascii="Times New Roman" w:hAnsi="Times New Roman" w:cs="Times New Roman"/>
          <w:b/>
          <w:i/>
          <w:iCs/>
          <w:color w:val="000000" w:themeColor="text1"/>
          <w:sz w:val="24"/>
          <w:szCs w:val="24"/>
          <w:u w:val="single"/>
        </w:rPr>
        <w:t>LV mechanics without cons</w:t>
      </w:r>
      <w:r w:rsidR="00416C76" w:rsidRPr="00516149">
        <w:rPr>
          <w:rFonts w:ascii="Times New Roman" w:hAnsi="Times New Roman" w:cs="Times New Roman"/>
          <w:b/>
          <w:i/>
          <w:iCs/>
          <w:color w:val="000000" w:themeColor="text1"/>
          <w:sz w:val="24"/>
          <w:szCs w:val="24"/>
          <w:u w:val="single"/>
        </w:rPr>
        <w:t xml:space="preserve">ideration of myofiber </w:t>
      </w:r>
      <w:commentRangeStart w:id="10"/>
      <w:r w:rsidR="00416C76" w:rsidRPr="00516149">
        <w:rPr>
          <w:rFonts w:ascii="Times New Roman" w:hAnsi="Times New Roman" w:cs="Times New Roman"/>
          <w:b/>
          <w:i/>
          <w:iCs/>
          <w:color w:val="000000" w:themeColor="text1"/>
          <w:sz w:val="24"/>
          <w:szCs w:val="24"/>
          <w:u w:val="single"/>
        </w:rPr>
        <w:t>disarray</w:t>
      </w:r>
      <w:commentRangeEnd w:id="10"/>
      <w:r w:rsidR="007A182C">
        <w:rPr>
          <w:rStyle w:val="CommentReference"/>
          <w:rFonts w:ascii="Liberation Serif" w:eastAsia="Noto Sans CJK SC Regular" w:hAnsi="Liberation Serif" w:cs="Mangal"/>
          <w:kern w:val="3"/>
          <w:lang w:eastAsia="zh-CN" w:bidi="hi-IN"/>
        </w:rPr>
        <w:commentReference w:id="10"/>
      </w:r>
      <w:r w:rsidR="00416C76" w:rsidRPr="00516149">
        <w:rPr>
          <w:rFonts w:ascii="Times New Roman" w:hAnsi="Times New Roman" w:cs="Times New Roman"/>
          <w:b/>
          <w:i/>
          <w:iCs/>
          <w:color w:val="000000" w:themeColor="text1"/>
          <w:sz w:val="24"/>
          <w:szCs w:val="24"/>
          <w:u w:val="singl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A03F8" w:rsidRPr="0018770A" w14:paraId="2D739DEA" w14:textId="77777777" w:rsidTr="00416C76">
        <w:tc>
          <w:tcPr>
            <w:tcW w:w="9350" w:type="dxa"/>
          </w:tcPr>
          <w:p w14:paraId="11F2DF77" w14:textId="3DB37C58" w:rsidR="003A03F8" w:rsidRPr="0018770A" w:rsidRDefault="00C32D79" w:rsidP="00F948D3">
            <w:pPr>
              <w:spacing w:after="160"/>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pict w14:anchorId="3521D6FE">
                <v:shape id="_x0000_i1026" type="#_x0000_t75" style="width:453.25pt;height:505.65pt">
                  <v:imagedata r:id="rId15" o:title="4_final_3"/>
                </v:shape>
              </w:pict>
            </w:r>
          </w:p>
        </w:tc>
      </w:tr>
      <w:tr w:rsidR="003A03F8" w:rsidRPr="0018770A" w14:paraId="4593626B" w14:textId="77777777" w:rsidTr="00416C76">
        <w:tc>
          <w:tcPr>
            <w:tcW w:w="9350" w:type="dxa"/>
          </w:tcPr>
          <w:p w14:paraId="477DF100" w14:textId="3AAED034" w:rsidR="003A03F8" w:rsidRPr="008D54A2" w:rsidRDefault="004B53E5" w:rsidP="003A03F8">
            <w:pPr>
              <w:spacing w:after="160"/>
              <w:jc w:val="both"/>
              <w:rPr>
                <w:rFonts w:ascii="Times New Roman" w:hAnsi="Times New Roman" w:cs="Times New Roman"/>
                <w:color w:val="000000" w:themeColor="text1"/>
                <w:sz w:val="20"/>
                <w:szCs w:val="20"/>
              </w:rPr>
            </w:pPr>
            <w:r w:rsidRPr="008D54A2">
              <w:rPr>
                <w:rFonts w:ascii="Times New Roman" w:hAnsi="Times New Roman" w:cs="Times New Roman"/>
                <w:b/>
                <w:color w:val="000000" w:themeColor="text1"/>
                <w:sz w:val="20"/>
                <w:szCs w:val="20"/>
              </w:rPr>
              <w:t>Figure 4</w:t>
            </w:r>
            <w:r w:rsidR="003A03F8" w:rsidRPr="008D54A2">
              <w:rPr>
                <w:rFonts w:ascii="Times New Roman" w:hAnsi="Times New Roman" w:cs="Times New Roman"/>
                <w:color w:val="000000" w:themeColor="text1"/>
                <w:sz w:val="20"/>
                <w:szCs w:val="20"/>
              </w:rPr>
              <w:t xml:space="preserve">: Calibration of model parameters for each </w:t>
            </w:r>
            <w:r w:rsidR="00C72467" w:rsidRPr="008D54A2">
              <w:rPr>
                <w:rFonts w:ascii="Times New Roman" w:hAnsi="Times New Roman" w:cs="Times New Roman"/>
                <w:color w:val="000000" w:themeColor="text1"/>
                <w:sz w:val="20"/>
                <w:szCs w:val="20"/>
              </w:rPr>
              <w:t xml:space="preserve">subject </w:t>
            </w:r>
            <w:r w:rsidR="003A03F8" w:rsidRPr="008D54A2">
              <w:rPr>
                <w:rFonts w:ascii="Times New Roman" w:hAnsi="Times New Roman" w:cs="Times New Roman"/>
                <w:color w:val="000000" w:themeColor="text1"/>
                <w:sz w:val="20"/>
                <w:szCs w:val="20"/>
              </w:rPr>
              <w:t xml:space="preserve">without </w:t>
            </w:r>
            <w:r w:rsidR="00C72467" w:rsidRPr="008D54A2">
              <w:rPr>
                <w:rFonts w:ascii="Times New Roman" w:hAnsi="Times New Roman" w:cs="Times New Roman"/>
                <w:color w:val="000000" w:themeColor="text1"/>
                <w:sz w:val="20"/>
                <w:szCs w:val="20"/>
              </w:rPr>
              <w:t xml:space="preserve">myofiber </w:t>
            </w:r>
            <w:r w:rsidR="003A03F8" w:rsidRPr="008D54A2">
              <w:rPr>
                <w:rFonts w:ascii="Times New Roman" w:hAnsi="Times New Roman" w:cs="Times New Roman"/>
                <w:color w:val="000000" w:themeColor="text1"/>
                <w:sz w:val="20"/>
                <w:szCs w:val="20"/>
              </w:rPr>
              <w:t xml:space="preserve">disarray. </w:t>
            </w:r>
            <w:r w:rsidR="003A03F8" w:rsidRPr="008D54A2">
              <w:rPr>
                <w:rFonts w:ascii="Times New Roman" w:hAnsi="Times New Roman" w:cs="Times New Roman"/>
                <w:b/>
                <w:color w:val="000000" w:themeColor="text1"/>
                <w:sz w:val="20"/>
                <w:szCs w:val="20"/>
              </w:rPr>
              <w:t>a.</w:t>
            </w:r>
            <w:r w:rsidR="003A03F8" w:rsidRPr="008D54A2">
              <w:rPr>
                <w:rFonts w:ascii="Times New Roman" w:hAnsi="Times New Roman" w:cs="Times New Roman"/>
                <w:color w:val="000000" w:themeColor="text1"/>
                <w:sz w:val="20"/>
                <w:szCs w:val="20"/>
              </w:rPr>
              <w:t xml:space="preserve"> EDPVR </w:t>
            </w:r>
            <w:r w:rsidR="003A03F8" w:rsidRPr="008D54A2">
              <w:rPr>
                <w:rFonts w:ascii="Times New Roman" w:hAnsi="Times New Roman" w:cs="Times New Roman"/>
                <w:b/>
                <w:color w:val="000000" w:themeColor="text1"/>
                <w:sz w:val="20"/>
                <w:szCs w:val="20"/>
              </w:rPr>
              <w:t>b.</w:t>
            </w:r>
            <w:r w:rsidR="003A03F8" w:rsidRPr="008D54A2">
              <w:rPr>
                <w:rFonts w:ascii="Times New Roman" w:hAnsi="Times New Roman" w:cs="Times New Roman"/>
                <w:color w:val="000000" w:themeColor="text1"/>
                <w:sz w:val="20"/>
                <w:szCs w:val="20"/>
              </w:rPr>
              <w:t xml:space="preserve"> Volume waveform </w:t>
            </w:r>
            <w:r w:rsidR="003A03F8" w:rsidRPr="008D54A2">
              <w:rPr>
                <w:rFonts w:ascii="Times New Roman" w:hAnsi="Times New Roman" w:cs="Times New Roman"/>
                <w:b/>
                <w:color w:val="000000" w:themeColor="text1"/>
                <w:sz w:val="20"/>
                <w:szCs w:val="20"/>
              </w:rPr>
              <w:t>c.</w:t>
            </w:r>
            <w:r w:rsidR="003A03F8" w:rsidRPr="008D54A2">
              <w:rPr>
                <w:rFonts w:ascii="Times New Roman" w:hAnsi="Times New Roman" w:cs="Times New Roman"/>
                <w:color w:val="000000" w:themeColor="text1"/>
                <w:sz w:val="20"/>
                <w:szCs w:val="20"/>
              </w:rPr>
              <w:t xml:space="preserve"> Pressure waveform </w:t>
            </w:r>
            <w:r w:rsidR="003A03F8" w:rsidRPr="008D54A2">
              <w:rPr>
                <w:rFonts w:ascii="Times New Roman" w:hAnsi="Times New Roman" w:cs="Times New Roman"/>
                <w:b/>
                <w:color w:val="000000" w:themeColor="text1"/>
                <w:sz w:val="20"/>
                <w:szCs w:val="20"/>
              </w:rPr>
              <w:t>d.</w:t>
            </w:r>
            <w:r w:rsidR="003A03F8" w:rsidRPr="008D54A2">
              <w:rPr>
                <w:rFonts w:ascii="Times New Roman" w:hAnsi="Times New Roman" w:cs="Times New Roman"/>
                <w:color w:val="000000" w:themeColor="text1"/>
                <w:sz w:val="20"/>
                <w:szCs w:val="20"/>
              </w:rPr>
              <w:t xml:space="preserve"> PV loop </w:t>
            </w:r>
            <w:r w:rsidR="003A03F8" w:rsidRPr="008D54A2">
              <w:rPr>
                <w:rFonts w:ascii="Times New Roman" w:hAnsi="Times New Roman" w:cs="Times New Roman"/>
                <w:b/>
                <w:color w:val="000000" w:themeColor="text1"/>
                <w:sz w:val="20"/>
                <w:szCs w:val="20"/>
              </w:rPr>
              <w:t>e.</w:t>
            </w:r>
            <w:r w:rsidR="003A03F8" w:rsidRPr="008D54A2">
              <w:rPr>
                <w:rFonts w:ascii="Times New Roman" w:hAnsi="Times New Roman" w:cs="Times New Roman"/>
                <w:color w:val="000000" w:themeColor="text1"/>
                <w:sz w:val="20"/>
                <w:szCs w:val="20"/>
              </w:rPr>
              <w:t xml:space="preserve"> Peak </w:t>
            </w:r>
            <w:r w:rsidR="00FF0785" w:rsidRPr="008D54A2">
              <w:rPr>
                <w:rFonts w:ascii="Times New Roman" w:hAnsi="Times New Roman" w:cs="Times New Roman"/>
                <w:color w:val="000000" w:themeColor="text1"/>
                <w:sz w:val="20"/>
                <w:szCs w:val="20"/>
              </w:rPr>
              <w:t>GLS</w:t>
            </w:r>
            <w:r w:rsidR="003A03F8" w:rsidRPr="008D54A2">
              <w:rPr>
                <w:rFonts w:ascii="Times New Roman" w:hAnsi="Times New Roman" w:cs="Times New Roman"/>
                <w:color w:val="000000" w:themeColor="text1"/>
                <w:sz w:val="20"/>
                <w:szCs w:val="20"/>
              </w:rPr>
              <w:t xml:space="preserve"> </w:t>
            </w:r>
            <w:r w:rsidR="003A03F8" w:rsidRPr="008D54A2">
              <w:rPr>
                <w:rFonts w:ascii="Times New Roman" w:hAnsi="Times New Roman" w:cs="Times New Roman"/>
                <w:b/>
                <w:color w:val="000000" w:themeColor="text1"/>
                <w:sz w:val="20"/>
                <w:szCs w:val="20"/>
              </w:rPr>
              <w:t xml:space="preserve">f. </w:t>
            </w:r>
            <w:r w:rsidR="00C72467" w:rsidRPr="008D54A2">
              <w:rPr>
                <w:rFonts w:ascii="Times New Roman" w:hAnsi="Times New Roman" w:cs="Times New Roman"/>
                <w:color w:val="000000" w:themeColor="text1"/>
                <w:sz w:val="20"/>
                <w:szCs w:val="20"/>
              </w:rPr>
              <w:t>Difference between model prediction and measurements.</w:t>
            </w:r>
          </w:p>
        </w:tc>
      </w:tr>
    </w:tbl>
    <w:p w14:paraId="4CAB9F22" w14:textId="46C45DEB" w:rsidR="003A03F8" w:rsidRPr="0019676D" w:rsidRDefault="007B7FF2" w:rsidP="007B7FF2">
      <w:pPr>
        <w:spacing w:line="240" w:lineRule="auto"/>
        <w:ind w:firstLine="720"/>
        <w:jc w:val="both"/>
        <w:rPr>
          <w:rFonts w:ascii="Times New Roman" w:hAnsi="Times New Roman" w:cs="Times New Roman"/>
          <w:color w:val="000000" w:themeColor="text1"/>
          <w:sz w:val="24"/>
          <w:szCs w:val="24"/>
        </w:rPr>
      </w:pPr>
      <w:r w:rsidRPr="007B7FF2">
        <w:rPr>
          <w:rFonts w:ascii="Times New Roman" w:hAnsi="Times New Roman" w:cs="Times New Roman"/>
          <w:color w:val="000000" w:themeColor="text1"/>
          <w:sz w:val="24"/>
          <w:szCs w:val="24"/>
        </w:rPr>
        <w:lastRenderedPageBreak/>
        <w:t>The calibrated models’ prediction of the EDPVR relationship is consistent with that obtained from the single-beat estimation based on the Klotz relationship (</w:t>
      </w:r>
      <w:r w:rsidRPr="007B7FF2">
        <w:rPr>
          <w:rFonts w:ascii="Times New Roman" w:hAnsi="Times New Roman" w:cs="Times New Roman"/>
          <w:b/>
          <w:color w:val="000000" w:themeColor="text1"/>
          <w:sz w:val="24"/>
          <w:szCs w:val="24"/>
        </w:rPr>
        <w:t>Fig. 4a</w:t>
      </w:r>
      <w:r w:rsidRPr="007B7FF2">
        <w:rPr>
          <w:rFonts w:ascii="Times New Roman" w:hAnsi="Times New Roman" w:cs="Times New Roman"/>
          <w:color w:val="000000" w:themeColor="text1"/>
          <w:sz w:val="24"/>
          <w:szCs w:val="24"/>
        </w:rPr>
        <w:t>). The calibrated models’ prediction</w:t>
      </w:r>
      <w:r w:rsidR="00FF31FD">
        <w:rPr>
          <w:rFonts w:ascii="Times New Roman" w:hAnsi="Times New Roman" w:cs="Times New Roman"/>
          <w:color w:val="000000" w:themeColor="text1"/>
          <w:sz w:val="24"/>
          <w:szCs w:val="24"/>
        </w:rPr>
        <w:t>s</w:t>
      </w:r>
      <w:r w:rsidRPr="007B7FF2">
        <w:rPr>
          <w:rFonts w:ascii="Times New Roman" w:hAnsi="Times New Roman" w:cs="Times New Roman"/>
          <w:color w:val="000000" w:themeColor="text1"/>
          <w:sz w:val="24"/>
          <w:szCs w:val="24"/>
        </w:rPr>
        <w:t xml:space="preserve"> of LV volume waveform, blood pressure and </w:t>
      </w:r>
      <w:r w:rsidR="00FF31FD">
        <w:rPr>
          <w:rFonts w:ascii="Times New Roman" w:hAnsi="Times New Roman" w:cs="Times New Roman"/>
          <w:color w:val="000000" w:themeColor="text1"/>
          <w:sz w:val="24"/>
          <w:szCs w:val="24"/>
        </w:rPr>
        <w:t xml:space="preserve">peak </w:t>
      </w:r>
      <w:r w:rsidRPr="007B7FF2">
        <w:rPr>
          <w:rFonts w:ascii="Times New Roman" w:hAnsi="Times New Roman" w:cs="Times New Roman"/>
          <w:color w:val="000000" w:themeColor="text1"/>
          <w:sz w:val="24"/>
          <w:szCs w:val="24"/>
        </w:rPr>
        <w:t>GLS also agree with the corresponding patient-specific clinical measurements (</w:t>
      </w:r>
      <w:r w:rsidRPr="007B7FF2">
        <w:rPr>
          <w:rFonts w:ascii="Times New Roman" w:hAnsi="Times New Roman" w:cs="Times New Roman"/>
          <w:b/>
          <w:color w:val="000000" w:themeColor="text1"/>
          <w:sz w:val="24"/>
          <w:szCs w:val="24"/>
        </w:rPr>
        <w:t>Fig 4b - e</w:t>
      </w:r>
      <w:r w:rsidRPr="007B7FF2">
        <w:rPr>
          <w:rFonts w:ascii="Times New Roman" w:hAnsi="Times New Roman" w:cs="Times New Roman"/>
          <w:color w:val="000000" w:themeColor="text1"/>
          <w:sz w:val="24"/>
          <w:szCs w:val="24"/>
        </w:rPr>
        <w:t>). While LV pressure was not measured in these subjects, the pressure waveforms predicted by the model are also comparable with measurements from previous clinical studies of HCM patients. Differences between the measurements and the model predictions are within about 10%, with the highest difference occurring in the comparison between the EDPVR derived from the empirical Klotz relationship and the model (</w:t>
      </w:r>
      <w:r w:rsidRPr="007B7FF2">
        <w:rPr>
          <w:rFonts w:ascii="Times New Roman" w:hAnsi="Times New Roman" w:cs="Times New Roman"/>
          <w:b/>
          <w:color w:val="000000" w:themeColor="text1"/>
          <w:sz w:val="24"/>
          <w:szCs w:val="24"/>
        </w:rPr>
        <w:t>Fig. 4f</w:t>
      </w:r>
      <w:r w:rsidRPr="007B7FF2">
        <w:rPr>
          <w:rFonts w:ascii="Times New Roman" w:hAnsi="Times New Roman" w:cs="Times New Roman"/>
          <w:color w:val="000000" w:themeColor="text1"/>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A03F8" w:rsidRPr="0018770A" w14:paraId="235A2275" w14:textId="77777777" w:rsidTr="0019676D">
        <w:tc>
          <w:tcPr>
            <w:tcW w:w="9350" w:type="dxa"/>
          </w:tcPr>
          <w:p w14:paraId="6F04B9D5" w14:textId="2004C7DA" w:rsidR="003A03F8" w:rsidRPr="0019676D" w:rsidRDefault="007102E4" w:rsidP="00CB503C">
            <w:pPr>
              <w:spacing w:after="160"/>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763103">
              <w:rPr>
                <w:rFonts w:ascii="Times New Roman" w:hAnsi="Times New Roman" w:cs="Times New Roman"/>
                <w:color w:val="000000" w:themeColor="text1"/>
                <w:sz w:val="20"/>
                <w:szCs w:val="20"/>
              </w:rPr>
              <w:t xml:space="preserve">            </w:t>
            </w:r>
            <w:r w:rsidR="00CB503C">
              <w:rPr>
                <w:rFonts w:ascii="Times New Roman" w:hAnsi="Times New Roman" w:cs="Times New Roman"/>
                <w:noProof/>
                <w:color w:val="000000" w:themeColor="text1"/>
                <w:sz w:val="20"/>
                <w:szCs w:val="20"/>
              </w:rPr>
              <w:drawing>
                <wp:inline distT="0" distB="0" distL="0" distR="0" wp14:anchorId="3CBDD999" wp14:editId="69BCA9F5">
                  <wp:extent cx="3520075" cy="5984543"/>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_final_2.png"/>
                          <pic:cNvPicPr/>
                        </pic:nvPicPr>
                        <pic:blipFill>
                          <a:blip r:embed="rId16">
                            <a:extLst>
                              <a:ext uri="{28A0092B-C50C-407E-A947-70E740481C1C}">
                                <a14:useLocalDpi xmlns:a14="http://schemas.microsoft.com/office/drawing/2010/main" val="0"/>
                              </a:ext>
                            </a:extLst>
                          </a:blip>
                          <a:stretch>
                            <a:fillRect/>
                          </a:stretch>
                        </pic:blipFill>
                        <pic:spPr>
                          <a:xfrm>
                            <a:off x="0" y="0"/>
                            <a:ext cx="3531230" cy="6003508"/>
                          </a:xfrm>
                          <a:prstGeom prst="rect">
                            <a:avLst/>
                          </a:prstGeom>
                        </pic:spPr>
                      </pic:pic>
                    </a:graphicData>
                  </a:graphic>
                </wp:inline>
              </w:drawing>
            </w:r>
          </w:p>
        </w:tc>
      </w:tr>
      <w:tr w:rsidR="003A03F8" w:rsidRPr="0018770A" w14:paraId="1EB17A22" w14:textId="77777777" w:rsidTr="0019676D">
        <w:tc>
          <w:tcPr>
            <w:tcW w:w="9350" w:type="dxa"/>
          </w:tcPr>
          <w:p w14:paraId="53E8A291" w14:textId="585360CB" w:rsidR="003A03F8" w:rsidRPr="008D54A2" w:rsidRDefault="003A03F8" w:rsidP="003A03F8">
            <w:pPr>
              <w:spacing w:after="160"/>
              <w:jc w:val="both"/>
              <w:rPr>
                <w:rFonts w:ascii="Times New Roman" w:hAnsi="Times New Roman" w:cs="Times New Roman"/>
                <w:color w:val="000000" w:themeColor="text1"/>
                <w:sz w:val="20"/>
                <w:szCs w:val="20"/>
              </w:rPr>
            </w:pPr>
            <w:r w:rsidRPr="008D54A2">
              <w:rPr>
                <w:rFonts w:ascii="Times New Roman" w:hAnsi="Times New Roman" w:cs="Times New Roman"/>
                <w:b/>
                <w:color w:val="000000" w:themeColor="text1"/>
                <w:sz w:val="20"/>
                <w:szCs w:val="20"/>
              </w:rPr>
              <w:t>F</w:t>
            </w:r>
            <w:r w:rsidR="00671F8C" w:rsidRPr="008D54A2">
              <w:rPr>
                <w:rFonts w:ascii="Times New Roman" w:hAnsi="Times New Roman" w:cs="Times New Roman"/>
                <w:b/>
                <w:color w:val="000000" w:themeColor="text1"/>
                <w:sz w:val="20"/>
                <w:szCs w:val="20"/>
              </w:rPr>
              <w:t>igure 5</w:t>
            </w:r>
            <w:r w:rsidRPr="008D54A2">
              <w:rPr>
                <w:rFonts w:ascii="Times New Roman" w:hAnsi="Times New Roman" w:cs="Times New Roman"/>
                <w:b/>
                <w:color w:val="000000" w:themeColor="text1"/>
                <w:sz w:val="20"/>
                <w:szCs w:val="20"/>
              </w:rPr>
              <w:t>a.</w:t>
            </w:r>
            <w:r w:rsidRPr="008D54A2">
              <w:rPr>
                <w:rFonts w:ascii="Times New Roman" w:hAnsi="Times New Roman" w:cs="Times New Roman"/>
                <w:color w:val="000000" w:themeColor="text1"/>
                <w:sz w:val="20"/>
                <w:szCs w:val="20"/>
              </w:rPr>
              <w:t xml:space="preserve"> Isometric tension plot</w:t>
            </w:r>
            <w:r w:rsidR="00C72467" w:rsidRPr="008D54A2">
              <w:rPr>
                <w:rFonts w:ascii="Times New Roman" w:hAnsi="Times New Roman" w:cs="Times New Roman"/>
                <w:color w:val="000000" w:themeColor="text1"/>
                <w:sz w:val="20"/>
                <w:szCs w:val="20"/>
              </w:rPr>
              <w:t>;</w:t>
            </w:r>
            <w:r w:rsidRPr="008D54A2">
              <w:rPr>
                <w:rFonts w:ascii="Times New Roman" w:hAnsi="Times New Roman" w:cs="Times New Roman"/>
                <w:color w:val="000000" w:themeColor="text1"/>
                <w:sz w:val="20"/>
                <w:szCs w:val="20"/>
              </w:rPr>
              <w:t xml:space="preserve"> regional distribution of </w:t>
            </w:r>
            <w:r w:rsidRPr="008D54A2">
              <w:rPr>
                <w:rFonts w:ascii="Times New Roman" w:hAnsi="Times New Roman" w:cs="Times New Roman"/>
                <w:b/>
                <w:color w:val="000000" w:themeColor="text1"/>
                <w:sz w:val="20"/>
                <w:szCs w:val="20"/>
              </w:rPr>
              <w:t>b.</w:t>
            </w:r>
            <w:r w:rsidRPr="008D54A2">
              <w:rPr>
                <w:rFonts w:ascii="Times New Roman" w:hAnsi="Times New Roman" w:cs="Times New Roman"/>
                <w:color w:val="000000" w:themeColor="text1"/>
                <w:sz w:val="20"/>
                <w:szCs w:val="20"/>
              </w:rPr>
              <w:t xml:space="preserve"> peak total fiber stress</w:t>
            </w:r>
            <w:r w:rsidR="00E76AA1" w:rsidRPr="008D54A2">
              <w:rPr>
                <w:rFonts w:ascii="Times New Roman" w:hAnsi="Times New Roman" w:cs="Times New Roman"/>
                <w:color w:val="000000" w:themeColor="text1"/>
                <w:sz w:val="20"/>
                <w:szCs w:val="20"/>
              </w:rPr>
              <w:t xml:space="preserve"> (in kPa)</w:t>
            </w:r>
            <w:r w:rsidR="0020093E" w:rsidRPr="008D54A2">
              <w:rPr>
                <w:rFonts w:ascii="Times New Roman" w:hAnsi="Times New Roman" w:cs="Times New Roman"/>
                <w:color w:val="000000" w:themeColor="text1"/>
                <w:sz w:val="20"/>
                <w:szCs w:val="20"/>
              </w:rPr>
              <w:t xml:space="preserve"> </w:t>
            </w:r>
            <w:r w:rsidRPr="008D54A2">
              <w:rPr>
                <w:rFonts w:ascii="Times New Roman" w:hAnsi="Times New Roman" w:cs="Times New Roman"/>
                <w:color w:val="000000" w:themeColor="text1"/>
                <w:sz w:val="20"/>
                <w:szCs w:val="20"/>
              </w:rPr>
              <w:t xml:space="preserve">and </w:t>
            </w:r>
            <w:r w:rsidRPr="008D54A2">
              <w:rPr>
                <w:rFonts w:ascii="Times New Roman" w:hAnsi="Times New Roman" w:cs="Times New Roman"/>
                <w:b/>
                <w:color w:val="000000" w:themeColor="text1"/>
                <w:sz w:val="20"/>
                <w:szCs w:val="20"/>
              </w:rPr>
              <w:t>c.</w:t>
            </w:r>
            <w:r w:rsidRPr="008D54A2">
              <w:rPr>
                <w:rFonts w:ascii="Times New Roman" w:hAnsi="Times New Roman" w:cs="Times New Roman"/>
                <w:color w:val="000000" w:themeColor="text1"/>
                <w:sz w:val="20"/>
                <w:szCs w:val="20"/>
              </w:rPr>
              <w:t xml:space="preserve"> peak longitudinal strain </w:t>
            </w:r>
            <w:r w:rsidR="00E76AA1" w:rsidRPr="008D54A2">
              <w:rPr>
                <w:rFonts w:ascii="Times New Roman" w:hAnsi="Times New Roman" w:cs="Times New Roman"/>
                <w:color w:val="000000" w:themeColor="text1"/>
                <w:sz w:val="20"/>
                <w:szCs w:val="20"/>
              </w:rPr>
              <w:t>(absolute value in %)</w:t>
            </w:r>
            <w:r w:rsidR="00C72467" w:rsidRPr="008D54A2">
              <w:rPr>
                <w:rFonts w:ascii="Times New Roman" w:hAnsi="Times New Roman" w:cs="Times New Roman"/>
                <w:color w:val="000000" w:themeColor="text1"/>
                <w:sz w:val="20"/>
                <w:szCs w:val="20"/>
              </w:rPr>
              <w:t xml:space="preserve"> for each </w:t>
            </w:r>
            <w:commentRangeStart w:id="11"/>
            <w:commentRangeStart w:id="12"/>
            <w:r w:rsidR="00C72467" w:rsidRPr="008D54A2">
              <w:rPr>
                <w:rFonts w:ascii="Times New Roman" w:hAnsi="Times New Roman" w:cs="Times New Roman"/>
                <w:color w:val="000000" w:themeColor="text1"/>
                <w:sz w:val="20"/>
                <w:szCs w:val="20"/>
              </w:rPr>
              <w:t>subject</w:t>
            </w:r>
            <w:commentRangeEnd w:id="11"/>
            <w:r w:rsidR="001B0E4B">
              <w:rPr>
                <w:rStyle w:val="CommentReference"/>
                <w:rFonts w:ascii="Liberation Serif" w:eastAsia="Noto Sans CJK SC Regular" w:hAnsi="Liberation Serif" w:cs="Mangal"/>
                <w:kern w:val="3"/>
                <w:lang w:eastAsia="zh-CN" w:bidi="hi-IN"/>
              </w:rPr>
              <w:commentReference w:id="11"/>
            </w:r>
            <w:commentRangeEnd w:id="12"/>
            <w:r w:rsidR="001B0E4B">
              <w:rPr>
                <w:rStyle w:val="CommentReference"/>
                <w:rFonts w:ascii="Liberation Serif" w:eastAsia="Noto Sans CJK SC Regular" w:hAnsi="Liberation Serif" w:cs="Mangal"/>
                <w:kern w:val="3"/>
                <w:lang w:eastAsia="zh-CN" w:bidi="hi-IN"/>
              </w:rPr>
              <w:commentReference w:id="12"/>
            </w:r>
          </w:p>
        </w:tc>
      </w:tr>
    </w:tbl>
    <w:p w14:paraId="23B297C9" w14:textId="68308F33" w:rsidR="007B7FF2" w:rsidRDefault="007B7FF2" w:rsidP="008D54A2">
      <w:pPr>
        <w:spacing w:line="240" w:lineRule="auto"/>
        <w:ind w:firstLine="720"/>
        <w:jc w:val="both"/>
        <w:rPr>
          <w:rFonts w:ascii="Times New Roman" w:hAnsi="Times New Roman" w:cs="Times New Roman"/>
          <w:color w:val="000000" w:themeColor="text1"/>
          <w:sz w:val="24"/>
          <w:szCs w:val="24"/>
        </w:rPr>
      </w:pPr>
      <w:r w:rsidRPr="007B7FF2">
        <w:rPr>
          <w:rFonts w:ascii="Times New Roman" w:hAnsi="Times New Roman" w:cs="Times New Roman"/>
          <w:color w:val="000000" w:themeColor="text1"/>
          <w:sz w:val="24"/>
          <w:szCs w:val="24"/>
        </w:rPr>
        <w:lastRenderedPageBreak/>
        <w:t>Peak (isometric) myofiber tension derived from the calibrated active stress model parameters was found to be substantially smaller in the HCM subjects when compared to the control subject (</w:t>
      </w:r>
      <w:r w:rsidRPr="007B7FF2">
        <w:rPr>
          <w:rFonts w:ascii="Times New Roman" w:hAnsi="Times New Roman" w:cs="Times New Roman"/>
          <w:b/>
          <w:color w:val="000000" w:themeColor="text1"/>
          <w:sz w:val="24"/>
          <w:szCs w:val="24"/>
        </w:rPr>
        <w:t>Fig. 5a</w:t>
      </w:r>
      <w:r w:rsidRPr="007B7FF2">
        <w:rPr>
          <w:rFonts w:ascii="Times New Roman" w:hAnsi="Times New Roman" w:cs="Times New Roman"/>
          <w:color w:val="000000" w:themeColor="text1"/>
          <w:sz w:val="24"/>
          <w:szCs w:val="24"/>
        </w:rPr>
        <w:t>). The obstructive HCM subject has the smallest peak myofiber tension of 53kPa and the non-obstructive HCM subject has a peak myofiber tension of 240kPa, which were both lower compared to that of the control subject (334kPa). The time to peak tension was also higher in the HCM subjects than the control subject. Peak myofiber stress averaged over the entire LV was smallest in the obstructive HCM subject (</w:t>
      </w:r>
      <m:oMath>
        <m:r>
          <w:rPr>
            <w:rFonts w:ascii="Cambria Math" w:hAnsi="Cambria Math" w:cs="Times New Roman"/>
            <w:color w:val="000000" w:themeColor="text1"/>
            <w:sz w:val="24"/>
            <w:szCs w:val="24"/>
          </w:rPr>
          <m:t>27.1±6.32</m:t>
        </m:r>
      </m:oMath>
      <w:r w:rsidRPr="007B7FF2">
        <w:rPr>
          <w:rFonts w:ascii="Times New Roman" w:hAnsi="Times New Roman" w:cs="Times New Roman"/>
          <w:color w:val="000000" w:themeColor="text1"/>
          <w:sz w:val="24"/>
          <w:szCs w:val="24"/>
        </w:rPr>
        <w:t xml:space="preserve"> kPa) followed by non-obstructive HCM subject (</w:t>
      </w:r>
      <m:oMath>
        <m:r>
          <w:rPr>
            <w:rFonts w:ascii="Cambria Math" w:hAnsi="Cambria Math" w:cs="Times New Roman"/>
            <w:color w:val="000000" w:themeColor="text1"/>
            <w:sz w:val="24"/>
            <w:szCs w:val="24"/>
          </w:rPr>
          <m:t>40.6±8.13</m:t>
        </m:r>
      </m:oMath>
      <w:r w:rsidRPr="007B7FF2">
        <w:rPr>
          <w:rFonts w:ascii="Times New Roman" w:hAnsi="Times New Roman" w:cs="Times New Roman"/>
          <w:color w:val="000000" w:themeColor="text1"/>
          <w:sz w:val="24"/>
          <w:szCs w:val="24"/>
        </w:rPr>
        <w:t xml:space="preserve"> kPa) and the control subject (</w:t>
      </w:r>
      <m:oMath>
        <m:r>
          <w:rPr>
            <w:rFonts w:ascii="Cambria Math" w:hAnsi="Cambria Math" w:cs="Times New Roman"/>
            <w:color w:val="000000" w:themeColor="text1"/>
            <w:sz w:val="24"/>
            <w:szCs w:val="24"/>
          </w:rPr>
          <m:t>59.66±10.2</m:t>
        </m:r>
      </m:oMath>
      <w:r w:rsidRPr="007B7FF2">
        <w:rPr>
          <w:rFonts w:ascii="Times New Roman" w:hAnsi="Times New Roman" w:cs="Times New Roman"/>
          <w:color w:val="000000" w:themeColor="text1"/>
          <w:sz w:val="24"/>
          <w:szCs w:val="24"/>
        </w:rPr>
        <w:t xml:space="preserve"> kPa) (</w:t>
      </w:r>
      <w:r w:rsidRPr="007B7FF2">
        <w:rPr>
          <w:rFonts w:ascii="Times New Roman" w:hAnsi="Times New Roman" w:cs="Times New Roman"/>
          <w:b/>
          <w:color w:val="000000" w:themeColor="text1"/>
          <w:sz w:val="24"/>
          <w:szCs w:val="24"/>
        </w:rPr>
        <w:t>Fig. 5b</w:t>
      </w:r>
      <w:r w:rsidRPr="007B7FF2">
        <w:rPr>
          <w:rFonts w:ascii="Times New Roman" w:hAnsi="Times New Roman" w:cs="Times New Roman"/>
          <w:color w:val="000000" w:themeColor="text1"/>
          <w:sz w:val="24"/>
          <w:szCs w:val="24"/>
        </w:rPr>
        <w:t>). Peak myofiber stress was lower at the septum than the LVFW in both HCM subjects, with the lowest value found in the obstructive HCM subject. Peak GLS was lower in the entire LV of the obstructive HCM subject compared to the other 2 subjects (</w:t>
      </w:r>
      <w:r w:rsidRPr="007B7FF2">
        <w:rPr>
          <w:rFonts w:ascii="Times New Roman" w:hAnsi="Times New Roman" w:cs="Times New Roman"/>
          <w:b/>
          <w:color w:val="000000" w:themeColor="text1"/>
          <w:sz w:val="24"/>
          <w:szCs w:val="24"/>
        </w:rPr>
        <w:t>Fig 5c</w:t>
      </w:r>
      <w:r w:rsidRPr="007B7FF2">
        <w:rPr>
          <w:rFonts w:ascii="Times New Roman" w:hAnsi="Times New Roman" w:cs="Times New Roman"/>
          <w:color w:val="000000" w:themeColor="text1"/>
          <w:sz w:val="24"/>
          <w:szCs w:val="24"/>
        </w:rPr>
        <w:t>). Longitudinal strain was higher at the LVFW (</w:t>
      </w:r>
      <m:oMath>
        <m:r>
          <w:rPr>
            <w:rFonts w:ascii="Cambria Math" w:hAnsi="Cambria Math" w:cs="Times New Roman"/>
            <w:color w:val="000000" w:themeColor="text1"/>
            <w:sz w:val="24"/>
            <w:szCs w:val="24"/>
          </w:rPr>
          <m:t>-19.8%</m:t>
        </m:r>
      </m:oMath>
      <w:r w:rsidRPr="007B7FF2">
        <w:rPr>
          <w:rFonts w:ascii="Times New Roman" w:hAnsi="Times New Roman" w:cs="Times New Roman"/>
          <w:color w:val="000000" w:themeColor="text1"/>
          <w:sz w:val="24"/>
          <w:szCs w:val="24"/>
        </w:rPr>
        <w:t xml:space="preserve"> ) compared to the septum (</w:t>
      </w:r>
      <m:oMath>
        <m:r>
          <w:rPr>
            <w:rFonts w:ascii="Cambria Math" w:hAnsi="Cambria Math" w:cs="Times New Roman"/>
            <w:color w:val="000000" w:themeColor="text1"/>
            <w:sz w:val="24"/>
            <w:szCs w:val="24"/>
          </w:rPr>
          <m:t>-12.5%</m:t>
        </m:r>
      </m:oMath>
      <w:r w:rsidRPr="007B7FF2">
        <w:rPr>
          <w:rFonts w:ascii="Times New Roman" w:hAnsi="Times New Roman" w:cs="Times New Roman"/>
          <w:color w:val="000000" w:themeColor="text1"/>
          <w:sz w:val="24"/>
          <w:szCs w:val="24"/>
        </w:rPr>
        <w:t xml:space="preserve">) in the obstructive HCM subject. In the other 2 subjects, however, the difference between longitudinal strain at the septum and LVFW was not prominent (Control: septum </w:t>
      </w:r>
      <m:oMath>
        <m:r>
          <w:rPr>
            <w:rFonts w:ascii="Cambria Math" w:hAnsi="Cambria Math" w:cs="Times New Roman"/>
            <w:color w:val="000000" w:themeColor="text1"/>
            <w:sz w:val="24"/>
            <w:szCs w:val="24"/>
          </w:rPr>
          <m:t>-19.5%</m:t>
        </m:r>
      </m:oMath>
      <w:r w:rsidRPr="007B7FF2">
        <w:rPr>
          <w:rFonts w:ascii="Times New Roman" w:hAnsi="Times New Roman" w:cs="Times New Roman"/>
          <w:color w:val="000000" w:themeColor="text1"/>
          <w:sz w:val="24"/>
          <w:szCs w:val="24"/>
        </w:rPr>
        <w:t xml:space="preserve"> vs. LVFW</w:t>
      </w:r>
      <m:oMath>
        <m:r>
          <w:rPr>
            <w:rFonts w:ascii="Cambria Math" w:hAnsi="Cambria Math" w:cs="Times New Roman"/>
            <w:color w:val="000000" w:themeColor="text1"/>
            <w:sz w:val="24"/>
            <w:szCs w:val="24"/>
          </w:rPr>
          <m:t xml:space="preserve"> -18.8%</m:t>
        </m:r>
      </m:oMath>
      <w:r w:rsidRPr="007B7FF2">
        <w:rPr>
          <w:rFonts w:ascii="Times New Roman" w:hAnsi="Times New Roman" w:cs="Times New Roman"/>
          <w:color w:val="000000" w:themeColor="text1"/>
          <w:sz w:val="24"/>
          <w:szCs w:val="24"/>
        </w:rPr>
        <w:t xml:space="preserve">; non-obstructive HCM: septum </w:t>
      </w:r>
      <m:oMath>
        <m:r>
          <w:rPr>
            <w:rFonts w:ascii="Cambria Math" w:hAnsi="Cambria Math" w:cs="Times New Roman"/>
            <w:color w:val="000000" w:themeColor="text1"/>
            <w:sz w:val="24"/>
            <w:szCs w:val="24"/>
          </w:rPr>
          <m:t>-21.8%</m:t>
        </m:r>
      </m:oMath>
      <w:r w:rsidRPr="007B7FF2">
        <w:rPr>
          <w:rFonts w:ascii="Times New Roman" w:hAnsi="Times New Roman" w:cs="Times New Roman"/>
          <w:color w:val="000000" w:themeColor="text1"/>
          <w:sz w:val="24"/>
          <w:szCs w:val="24"/>
        </w:rPr>
        <w:t xml:space="preserve"> vs LVFW</w:t>
      </w:r>
      <m:oMath>
        <m:r>
          <w:rPr>
            <w:rFonts w:ascii="Cambria Math" w:hAnsi="Cambria Math" w:cs="Times New Roman"/>
            <w:color w:val="000000" w:themeColor="text1"/>
            <w:sz w:val="24"/>
            <w:szCs w:val="24"/>
          </w:rPr>
          <m:t xml:space="preserve"> -18.7%</m:t>
        </m:r>
      </m:oMath>
      <w:r w:rsidRPr="007B7FF2">
        <w:rPr>
          <w:rFonts w:ascii="Times New Roman" w:hAnsi="Times New Roman" w:cs="Times New Roman"/>
          <w:color w:val="000000" w:themeColor="text1"/>
          <w:sz w:val="24"/>
          <w:szCs w:val="24"/>
        </w:rPr>
        <w:t>).</w:t>
      </w:r>
    </w:p>
    <w:p w14:paraId="53FC139B" w14:textId="47D078AE" w:rsidR="003A03F8" w:rsidRPr="0019676D" w:rsidRDefault="00B16735" w:rsidP="008D54A2">
      <w:pPr>
        <w:spacing w:line="24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Total myofiber </w:t>
      </w:r>
      <w:r w:rsidR="009D213C">
        <w:rPr>
          <w:rFonts w:ascii="Times New Roman" w:hAnsi="Times New Roman" w:cs="Times New Roman"/>
          <w:color w:val="000000" w:themeColor="text1"/>
          <w:sz w:val="24"/>
          <w:szCs w:val="24"/>
        </w:rPr>
        <w:t>w</w:t>
      </w:r>
      <w:r w:rsidR="001B31D7" w:rsidRPr="0018770A">
        <w:rPr>
          <w:rFonts w:ascii="Times New Roman" w:hAnsi="Times New Roman" w:cs="Times New Roman"/>
          <w:color w:val="000000" w:themeColor="text1"/>
          <w:sz w:val="24"/>
          <w:szCs w:val="24"/>
        </w:rPr>
        <w:t xml:space="preserve">ork density (indexed by the area of </w:t>
      </w:r>
      <w:r w:rsidR="001B31D7">
        <w:rPr>
          <w:rFonts w:ascii="Times New Roman" w:hAnsi="Times New Roman" w:cs="Times New Roman"/>
          <w:color w:val="000000" w:themeColor="text1"/>
          <w:sz w:val="24"/>
          <w:szCs w:val="24"/>
        </w:rPr>
        <w:t xml:space="preserve">the </w:t>
      </w:r>
      <w:r w:rsidR="001B31D7" w:rsidRPr="0018770A">
        <w:rPr>
          <w:rFonts w:ascii="Times New Roman" w:hAnsi="Times New Roman" w:cs="Times New Roman"/>
          <w:color w:val="000000" w:themeColor="text1"/>
          <w:sz w:val="24"/>
          <w:szCs w:val="24"/>
        </w:rPr>
        <w:t>stress-strain loop</w:t>
      </w:r>
      <w:r w:rsidR="001B31D7">
        <w:rPr>
          <w:rFonts w:ascii="Times New Roman" w:hAnsi="Times New Roman" w:cs="Times New Roman"/>
          <w:color w:val="000000" w:themeColor="text1"/>
          <w:sz w:val="24"/>
          <w:szCs w:val="24"/>
        </w:rPr>
        <w:t xml:space="preserve"> along material direction</w:t>
      </w:r>
      <w:r w:rsidR="001B31D7" w:rsidRPr="0018770A">
        <w:rPr>
          <w:rFonts w:ascii="Times New Roman" w:hAnsi="Times New Roman" w:cs="Times New Roman"/>
          <w:color w:val="000000" w:themeColor="text1"/>
          <w:sz w:val="24"/>
          <w:szCs w:val="24"/>
        </w:rPr>
        <w:t xml:space="preserve">) </w:t>
      </w:r>
      <w:r w:rsidR="00821AF3">
        <w:rPr>
          <w:rFonts w:ascii="Times New Roman" w:hAnsi="Times New Roman" w:cs="Times New Roman"/>
          <w:color w:val="000000" w:themeColor="text1"/>
          <w:sz w:val="24"/>
          <w:szCs w:val="24"/>
        </w:rPr>
        <w:t>was</w:t>
      </w:r>
      <w:r w:rsidR="001B31D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lowest in the obstructive HCM subject (</w:t>
      </w:r>
      <w:r w:rsidR="00E71507">
        <w:rPr>
          <w:rFonts w:ascii="Times New Roman" w:hAnsi="Times New Roman" w:cs="Times New Roman"/>
          <w:color w:val="000000" w:themeColor="text1"/>
          <w:sz w:val="24"/>
          <w:szCs w:val="24"/>
        </w:rPr>
        <w:t xml:space="preserve">47.2 </w:t>
      </w:r>
      <w:commentRangeStart w:id="13"/>
      <w:r w:rsidR="00E71507">
        <w:rPr>
          <w:rFonts w:ascii="Times New Roman" w:hAnsi="Times New Roman" w:cs="Times New Roman"/>
          <w:color w:val="000000" w:themeColor="text1"/>
          <w:sz w:val="24"/>
          <w:szCs w:val="24"/>
        </w:rPr>
        <w:t>mmHg</w:t>
      </w:r>
      <w:commentRangeEnd w:id="13"/>
      <w:r w:rsidR="001B0E4B">
        <w:rPr>
          <w:rStyle w:val="CommentReference"/>
          <w:rFonts w:ascii="Liberation Serif" w:eastAsia="Noto Sans CJK SC Regular" w:hAnsi="Liberation Serif" w:cs="Mangal"/>
          <w:kern w:val="3"/>
          <w:lang w:eastAsia="zh-CN" w:bidi="hi-IN"/>
        </w:rPr>
        <w:commentReference w:id="13"/>
      </w:r>
      <w:r>
        <w:rPr>
          <w:rFonts w:ascii="Times New Roman" w:hAnsi="Times New Roman" w:cs="Times New Roman"/>
          <w:color w:val="000000" w:themeColor="text1"/>
          <w:sz w:val="24"/>
          <w:szCs w:val="24"/>
        </w:rPr>
        <w:t>), followed by the non-obstructive HCM subject (</w:t>
      </w:r>
      <w:r w:rsidR="00E71507">
        <w:rPr>
          <w:rFonts w:ascii="Times New Roman" w:hAnsi="Times New Roman" w:cs="Times New Roman"/>
          <w:color w:val="000000" w:themeColor="text1"/>
          <w:sz w:val="24"/>
          <w:szCs w:val="24"/>
        </w:rPr>
        <w:t>86.4 mmHg</w:t>
      </w:r>
      <w:r>
        <w:rPr>
          <w:rFonts w:ascii="Times New Roman" w:hAnsi="Times New Roman" w:cs="Times New Roman"/>
          <w:color w:val="000000" w:themeColor="text1"/>
          <w:sz w:val="24"/>
          <w:szCs w:val="24"/>
        </w:rPr>
        <w:t>) and the control subject (</w:t>
      </w:r>
      <w:r w:rsidR="00E71507">
        <w:rPr>
          <w:rFonts w:ascii="Times New Roman" w:hAnsi="Times New Roman" w:cs="Times New Roman"/>
          <w:color w:val="000000" w:themeColor="text1"/>
          <w:sz w:val="24"/>
          <w:szCs w:val="24"/>
        </w:rPr>
        <w:t>88.0 mmHg</w:t>
      </w:r>
      <w:r>
        <w:rPr>
          <w:rFonts w:ascii="Times New Roman" w:hAnsi="Times New Roman" w:cs="Times New Roman"/>
          <w:color w:val="000000" w:themeColor="text1"/>
          <w:sz w:val="24"/>
          <w:szCs w:val="24"/>
        </w:rPr>
        <w:t>)</w:t>
      </w:r>
      <w:r w:rsidR="001B31D7" w:rsidRPr="009E3E9C">
        <w:rPr>
          <w:rFonts w:ascii="Times New Roman" w:hAnsi="Times New Roman" w:cs="Times New Roman"/>
          <w:color w:val="000000" w:themeColor="text1"/>
          <w:sz w:val="24"/>
          <w:szCs w:val="24"/>
        </w:rPr>
        <w:t xml:space="preserve"> </w:t>
      </w:r>
      <w:r w:rsidR="001B31D7" w:rsidRPr="0018770A">
        <w:rPr>
          <w:rFonts w:ascii="Times New Roman" w:hAnsi="Times New Roman" w:cs="Times New Roman"/>
          <w:color w:val="000000" w:themeColor="text1"/>
          <w:sz w:val="24"/>
          <w:szCs w:val="24"/>
        </w:rPr>
        <w:t>(</w:t>
      </w:r>
      <w:r w:rsidR="001B31D7">
        <w:rPr>
          <w:rFonts w:ascii="Times New Roman" w:hAnsi="Times New Roman" w:cs="Times New Roman"/>
          <w:b/>
          <w:color w:val="000000" w:themeColor="text1"/>
          <w:sz w:val="24"/>
          <w:szCs w:val="24"/>
        </w:rPr>
        <w:t>Fig 6</w:t>
      </w:r>
      <w:r w:rsidR="001B31D7" w:rsidRPr="0018770A">
        <w:rPr>
          <w:rFonts w:ascii="Times New Roman" w:hAnsi="Times New Roman" w:cs="Times New Roman"/>
          <w:color w:val="000000" w:themeColor="text1"/>
          <w:sz w:val="24"/>
          <w:szCs w:val="24"/>
        </w:rPr>
        <w:t>).</w:t>
      </w:r>
      <w:r w:rsidR="001B31D7">
        <w:rPr>
          <w:rFonts w:ascii="Times New Roman" w:hAnsi="Times New Roman" w:cs="Times New Roman"/>
          <w:color w:val="000000" w:themeColor="text1"/>
          <w:sz w:val="24"/>
          <w:szCs w:val="24"/>
        </w:rPr>
        <w:t xml:space="preserve"> In terms of </w:t>
      </w:r>
      <w:r>
        <w:rPr>
          <w:rFonts w:ascii="Times New Roman" w:hAnsi="Times New Roman" w:cs="Times New Roman"/>
          <w:color w:val="000000" w:themeColor="text1"/>
          <w:sz w:val="24"/>
          <w:szCs w:val="24"/>
        </w:rPr>
        <w:t xml:space="preserve">its </w:t>
      </w:r>
      <w:r w:rsidR="001B31D7">
        <w:rPr>
          <w:rFonts w:ascii="Times New Roman" w:hAnsi="Times New Roman" w:cs="Times New Roman"/>
          <w:color w:val="000000" w:themeColor="text1"/>
          <w:sz w:val="24"/>
          <w:szCs w:val="24"/>
        </w:rPr>
        <w:t>regional distribution</w:t>
      </w:r>
      <w:r>
        <w:rPr>
          <w:rFonts w:ascii="Times New Roman" w:hAnsi="Times New Roman" w:cs="Times New Roman"/>
          <w:color w:val="000000" w:themeColor="text1"/>
          <w:sz w:val="24"/>
          <w:szCs w:val="24"/>
        </w:rPr>
        <w:t>,</w:t>
      </w:r>
      <w:r w:rsidR="001B31D7">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myofiber</w:t>
      </w:r>
      <w:r w:rsidR="001A4E29">
        <w:rPr>
          <w:rFonts w:ascii="Times New Roman" w:hAnsi="Times New Roman" w:cs="Times New Roman"/>
          <w:color w:val="000000" w:themeColor="text1"/>
          <w:sz w:val="24"/>
          <w:szCs w:val="24"/>
        </w:rPr>
        <w:t xml:space="preserve"> </w:t>
      </w:r>
      <w:r w:rsidR="001B31D7" w:rsidRPr="009E3E9C">
        <w:rPr>
          <w:rFonts w:ascii="Times New Roman" w:hAnsi="Times New Roman" w:cs="Times New Roman"/>
          <w:color w:val="000000" w:themeColor="text1"/>
          <w:sz w:val="24"/>
          <w:szCs w:val="24"/>
        </w:rPr>
        <w:t xml:space="preserve">work density was </w:t>
      </w:r>
      <w:r w:rsidR="001B31D7">
        <w:rPr>
          <w:rFonts w:ascii="Times New Roman" w:hAnsi="Times New Roman" w:cs="Times New Roman"/>
          <w:color w:val="000000" w:themeColor="text1"/>
          <w:sz w:val="24"/>
          <w:szCs w:val="24"/>
        </w:rPr>
        <w:t>higher</w:t>
      </w:r>
      <w:r w:rsidR="001B31D7" w:rsidRPr="009E3E9C">
        <w:rPr>
          <w:rFonts w:ascii="Times New Roman" w:hAnsi="Times New Roman" w:cs="Times New Roman"/>
          <w:color w:val="000000" w:themeColor="text1"/>
          <w:sz w:val="24"/>
          <w:szCs w:val="24"/>
        </w:rPr>
        <w:t xml:space="preserve"> at the LVFW</w:t>
      </w:r>
      <w:r w:rsidR="001B31D7">
        <w:rPr>
          <w:rFonts w:ascii="Times New Roman" w:hAnsi="Times New Roman" w:cs="Times New Roman"/>
          <w:color w:val="000000" w:themeColor="text1"/>
          <w:sz w:val="24"/>
          <w:szCs w:val="24"/>
        </w:rPr>
        <w:t xml:space="preserve"> (control</w:t>
      </w:r>
      <w:r w:rsidR="001A4E29">
        <w:rPr>
          <w:rFonts w:ascii="Times New Roman" w:hAnsi="Times New Roman" w:cs="Times New Roman"/>
          <w:color w:val="000000" w:themeColor="text1"/>
          <w:sz w:val="24"/>
          <w:szCs w:val="24"/>
        </w:rPr>
        <w:t>:</w:t>
      </w:r>
      <w:r w:rsidR="001B31D7">
        <w:rPr>
          <w:rFonts w:ascii="Times New Roman" w:hAnsi="Times New Roman" w:cs="Times New Roman"/>
          <w:color w:val="000000" w:themeColor="text1"/>
          <w:sz w:val="24"/>
          <w:szCs w:val="24"/>
        </w:rPr>
        <w:t xml:space="preserve"> 114.9 mmHg</w:t>
      </w:r>
      <w:r w:rsidR="001A4E29">
        <w:rPr>
          <w:rFonts w:ascii="Times New Roman" w:hAnsi="Times New Roman" w:cs="Times New Roman"/>
          <w:color w:val="000000" w:themeColor="text1"/>
          <w:sz w:val="24"/>
          <w:szCs w:val="24"/>
        </w:rPr>
        <w:t xml:space="preserve">; </w:t>
      </w:r>
      <w:r w:rsidR="001B31D7">
        <w:rPr>
          <w:rFonts w:ascii="Times New Roman" w:hAnsi="Times New Roman" w:cs="Times New Roman"/>
          <w:color w:val="000000" w:themeColor="text1"/>
          <w:sz w:val="24"/>
          <w:szCs w:val="24"/>
        </w:rPr>
        <w:t>non-obstructive</w:t>
      </w:r>
      <w:r w:rsidR="001A4E29">
        <w:rPr>
          <w:rFonts w:ascii="Times New Roman" w:hAnsi="Times New Roman" w:cs="Times New Roman"/>
          <w:color w:val="000000" w:themeColor="text1"/>
          <w:sz w:val="24"/>
          <w:szCs w:val="24"/>
        </w:rPr>
        <w:t>:</w:t>
      </w:r>
      <w:r w:rsidR="001B31D7">
        <w:rPr>
          <w:rFonts w:ascii="Times New Roman" w:hAnsi="Times New Roman" w:cs="Times New Roman"/>
          <w:color w:val="000000" w:themeColor="text1"/>
          <w:sz w:val="24"/>
          <w:szCs w:val="24"/>
        </w:rPr>
        <w:t xml:space="preserve"> 94.4 mmHg</w:t>
      </w:r>
      <w:r w:rsidR="001A4E29">
        <w:rPr>
          <w:rFonts w:ascii="Times New Roman" w:hAnsi="Times New Roman" w:cs="Times New Roman"/>
          <w:color w:val="000000" w:themeColor="text1"/>
          <w:sz w:val="24"/>
          <w:szCs w:val="24"/>
        </w:rPr>
        <w:t>;</w:t>
      </w:r>
      <w:r w:rsidR="001B31D7">
        <w:rPr>
          <w:rFonts w:ascii="Times New Roman" w:hAnsi="Times New Roman" w:cs="Times New Roman"/>
          <w:color w:val="000000" w:themeColor="text1"/>
          <w:sz w:val="24"/>
          <w:szCs w:val="24"/>
        </w:rPr>
        <w:t xml:space="preserve"> obstructive</w:t>
      </w:r>
      <w:r w:rsidR="001A4E29">
        <w:rPr>
          <w:rFonts w:ascii="Times New Roman" w:hAnsi="Times New Roman" w:cs="Times New Roman"/>
          <w:color w:val="000000" w:themeColor="text1"/>
          <w:sz w:val="24"/>
          <w:szCs w:val="24"/>
        </w:rPr>
        <w:t>:</w:t>
      </w:r>
      <w:r w:rsidR="001B31D7">
        <w:rPr>
          <w:rFonts w:ascii="Times New Roman" w:hAnsi="Times New Roman" w:cs="Times New Roman"/>
          <w:color w:val="000000" w:themeColor="text1"/>
          <w:sz w:val="24"/>
          <w:szCs w:val="24"/>
        </w:rPr>
        <w:t xml:space="preserve"> 56.5mmHg)</w:t>
      </w:r>
      <w:r w:rsidR="001B31D7" w:rsidRPr="009E3E9C">
        <w:rPr>
          <w:rFonts w:ascii="Times New Roman" w:hAnsi="Times New Roman" w:cs="Times New Roman"/>
          <w:color w:val="000000" w:themeColor="text1"/>
          <w:sz w:val="24"/>
          <w:szCs w:val="24"/>
        </w:rPr>
        <w:t xml:space="preserve"> compared to the septum</w:t>
      </w:r>
      <w:r w:rsidR="001B31D7">
        <w:rPr>
          <w:rFonts w:ascii="Times New Roman" w:hAnsi="Times New Roman" w:cs="Times New Roman"/>
          <w:color w:val="000000" w:themeColor="text1"/>
          <w:sz w:val="24"/>
          <w:szCs w:val="24"/>
        </w:rPr>
        <w:t xml:space="preserve"> </w:t>
      </w:r>
      <w:r w:rsidR="001B31D7" w:rsidRPr="0041659F">
        <w:rPr>
          <w:rFonts w:ascii="Times New Roman" w:hAnsi="Times New Roman" w:cs="Times New Roman"/>
          <w:color w:val="000000" w:themeColor="text1"/>
          <w:sz w:val="24"/>
          <w:szCs w:val="24"/>
        </w:rPr>
        <w:t>(control</w:t>
      </w:r>
      <w:r w:rsidR="001A4E29">
        <w:rPr>
          <w:rFonts w:ascii="Times New Roman" w:hAnsi="Times New Roman" w:cs="Times New Roman"/>
          <w:color w:val="000000" w:themeColor="text1"/>
          <w:sz w:val="24"/>
          <w:szCs w:val="24"/>
        </w:rPr>
        <w:t>:</w:t>
      </w:r>
      <w:r w:rsidR="001B31D7" w:rsidRPr="0041659F">
        <w:rPr>
          <w:rFonts w:ascii="Times New Roman" w:hAnsi="Times New Roman" w:cs="Times New Roman"/>
          <w:color w:val="000000" w:themeColor="text1"/>
          <w:sz w:val="24"/>
          <w:szCs w:val="24"/>
        </w:rPr>
        <w:t xml:space="preserve"> </w:t>
      </w:r>
      <w:r w:rsidR="001B31D7">
        <w:rPr>
          <w:rFonts w:ascii="Times New Roman" w:hAnsi="Times New Roman" w:cs="Times New Roman"/>
          <w:color w:val="000000" w:themeColor="text1"/>
          <w:sz w:val="24"/>
          <w:szCs w:val="24"/>
        </w:rPr>
        <w:t>66.2</w:t>
      </w:r>
      <w:r w:rsidR="001B31D7" w:rsidRPr="0041659F">
        <w:rPr>
          <w:rFonts w:ascii="Times New Roman" w:hAnsi="Times New Roman" w:cs="Times New Roman"/>
          <w:color w:val="000000" w:themeColor="text1"/>
          <w:sz w:val="24"/>
          <w:szCs w:val="24"/>
        </w:rPr>
        <w:t xml:space="preserve"> mmHg</w:t>
      </w:r>
      <w:r w:rsidR="001A4E29">
        <w:rPr>
          <w:rFonts w:ascii="Times New Roman" w:hAnsi="Times New Roman" w:cs="Times New Roman"/>
          <w:color w:val="000000" w:themeColor="text1"/>
          <w:sz w:val="24"/>
          <w:szCs w:val="24"/>
        </w:rPr>
        <w:t>;</w:t>
      </w:r>
      <w:r w:rsidR="001B31D7" w:rsidRPr="0041659F">
        <w:rPr>
          <w:rFonts w:ascii="Times New Roman" w:hAnsi="Times New Roman" w:cs="Times New Roman"/>
          <w:color w:val="000000" w:themeColor="text1"/>
          <w:sz w:val="24"/>
          <w:szCs w:val="24"/>
        </w:rPr>
        <w:t xml:space="preserve"> non-obstructive</w:t>
      </w:r>
      <w:r w:rsidR="001A4E29">
        <w:rPr>
          <w:rFonts w:ascii="Times New Roman" w:hAnsi="Times New Roman" w:cs="Times New Roman"/>
          <w:color w:val="000000" w:themeColor="text1"/>
          <w:sz w:val="24"/>
          <w:szCs w:val="24"/>
        </w:rPr>
        <w:t>:</w:t>
      </w:r>
      <w:r w:rsidR="001B31D7" w:rsidRPr="0041659F">
        <w:rPr>
          <w:rFonts w:ascii="Times New Roman" w:hAnsi="Times New Roman" w:cs="Times New Roman"/>
          <w:color w:val="000000" w:themeColor="text1"/>
          <w:sz w:val="24"/>
          <w:szCs w:val="24"/>
        </w:rPr>
        <w:t xml:space="preserve"> </w:t>
      </w:r>
      <w:r w:rsidR="001B31D7">
        <w:rPr>
          <w:rFonts w:ascii="Times New Roman" w:hAnsi="Times New Roman" w:cs="Times New Roman"/>
          <w:color w:val="000000" w:themeColor="text1"/>
          <w:sz w:val="24"/>
          <w:szCs w:val="24"/>
        </w:rPr>
        <w:t>7</w:t>
      </w:r>
      <w:r w:rsidR="001B31D7" w:rsidRPr="0041659F">
        <w:rPr>
          <w:rFonts w:ascii="Times New Roman" w:hAnsi="Times New Roman" w:cs="Times New Roman"/>
          <w:color w:val="000000" w:themeColor="text1"/>
          <w:sz w:val="24"/>
          <w:szCs w:val="24"/>
        </w:rPr>
        <w:t>4.4 mmHg</w:t>
      </w:r>
      <w:r w:rsidR="001A4E29">
        <w:rPr>
          <w:rFonts w:ascii="Times New Roman" w:hAnsi="Times New Roman" w:cs="Times New Roman"/>
          <w:color w:val="000000" w:themeColor="text1"/>
          <w:sz w:val="24"/>
          <w:szCs w:val="24"/>
        </w:rPr>
        <w:t xml:space="preserve">; </w:t>
      </w:r>
      <w:r w:rsidR="001B31D7">
        <w:rPr>
          <w:rFonts w:ascii="Times New Roman" w:hAnsi="Times New Roman" w:cs="Times New Roman"/>
          <w:color w:val="000000" w:themeColor="text1"/>
          <w:sz w:val="24"/>
          <w:szCs w:val="24"/>
        </w:rPr>
        <w:t>obstructive</w:t>
      </w:r>
      <w:r w:rsidR="001A4E29">
        <w:rPr>
          <w:rFonts w:ascii="Times New Roman" w:hAnsi="Times New Roman" w:cs="Times New Roman"/>
          <w:color w:val="000000" w:themeColor="text1"/>
          <w:sz w:val="24"/>
          <w:szCs w:val="24"/>
        </w:rPr>
        <w:t>:</w:t>
      </w:r>
      <w:r w:rsidR="001B31D7">
        <w:rPr>
          <w:rFonts w:ascii="Times New Roman" w:hAnsi="Times New Roman" w:cs="Times New Roman"/>
          <w:color w:val="000000" w:themeColor="text1"/>
          <w:sz w:val="24"/>
          <w:szCs w:val="24"/>
        </w:rPr>
        <w:t xml:space="preserve"> 41.0 </w:t>
      </w:r>
      <w:r w:rsidR="001B31D7" w:rsidRPr="0041659F">
        <w:rPr>
          <w:rFonts w:ascii="Times New Roman" w:hAnsi="Times New Roman" w:cs="Times New Roman"/>
          <w:color w:val="000000" w:themeColor="text1"/>
          <w:sz w:val="24"/>
          <w:szCs w:val="24"/>
        </w:rPr>
        <w:t>mmHg)</w:t>
      </w:r>
      <w:r w:rsidR="001B31D7" w:rsidRPr="009E3E9C">
        <w:rPr>
          <w:rFonts w:ascii="Times New Roman" w:hAnsi="Times New Roman" w:cs="Times New Roman"/>
          <w:color w:val="000000" w:themeColor="text1"/>
          <w:sz w:val="24"/>
          <w:szCs w:val="24"/>
        </w:rPr>
        <w:t xml:space="preserve"> for all subjects.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3A03F8" w:rsidRPr="0018770A" w14:paraId="0C6AB7B6" w14:textId="77777777" w:rsidTr="00B26020">
        <w:tc>
          <w:tcPr>
            <w:tcW w:w="9350" w:type="dxa"/>
          </w:tcPr>
          <w:p w14:paraId="08890AA9" w14:textId="52E1E4EF" w:rsidR="003A03F8" w:rsidRPr="0018770A" w:rsidRDefault="00BC1A42" w:rsidP="00BC1A42">
            <w:pPr>
              <w:spacing w:after="16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rPr>
              <w:drawing>
                <wp:inline distT="0" distB="0" distL="0" distR="0" wp14:anchorId="33198AB3" wp14:editId="73D1C0FD">
                  <wp:extent cx="3295934" cy="38107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_final_4.png"/>
                          <pic:cNvPicPr/>
                        </pic:nvPicPr>
                        <pic:blipFill>
                          <a:blip r:embed="rId17">
                            <a:extLst>
                              <a:ext uri="{28A0092B-C50C-407E-A947-70E740481C1C}">
                                <a14:useLocalDpi xmlns:a14="http://schemas.microsoft.com/office/drawing/2010/main" val="0"/>
                              </a:ext>
                            </a:extLst>
                          </a:blip>
                          <a:stretch>
                            <a:fillRect/>
                          </a:stretch>
                        </pic:blipFill>
                        <pic:spPr>
                          <a:xfrm>
                            <a:off x="0" y="0"/>
                            <a:ext cx="3332594" cy="3853133"/>
                          </a:xfrm>
                          <a:prstGeom prst="rect">
                            <a:avLst/>
                          </a:prstGeom>
                        </pic:spPr>
                      </pic:pic>
                    </a:graphicData>
                  </a:graphic>
                </wp:inline>
              </w:drawing>
            </w:r>
          </w:p>
        </w:tc>
      </w:tr>
      <w:tr w:rsidR="003A03F8" w:rsidRPr="0018770A" w14:paraId="7816AD50" w14:textId="77777777" w:rsidTr="00B26020">
        <w:tc>
          <w:tcPr>
            <w:tcW w:w="9350" w:type="dxa"/>
          </w:tcPr>
          <w:p w14:paraId="75166B13" w14:textId="782D4E0E" w:rsidR="003A03F8" w:rsidRPr="008D54A2" w:rsidRDefault="003A03F8" w:rsidP="004C079C">
            <w:pPr>
              <w:spacing w:after="160"/>
              <w:jc w:val="both"/>
              <w:rPr>
                <w:rFonts w:ascii="Times New Roman" w:hAnsi="Times New Roman" w:cs="Times New Roman"/>
                <w:color w:val="000000" w:themeColor="text1"/>
                <w:sz w:val="20"/>
                <w:szCs w:val="20"/>
              </w:rPr>
            </w:pPr>
            <w:r w:rsidRPr="008D54A2">
              <w:rPr>
                <w:rFonts w:ascii="Times New Roman" w:hAnsi="Times New Roman" w:cs="Times New Roman"/>
                <w:b/>
                <w:color w:val="000000" w:themeColor="text1"/>
                <w:sz w:val="20"/>
                <w:szCs w:val="20"/>
              </w:rPr>
              <w:t>F</w:t>
            </w:r>
            <w:r w:rsidR="009E3E9C" w:rsidRPr="008D54A2">
              <w:rPr>
                <w:rFonts w:ascii="Times New Roman" w:hAnsi="Times New Roman" w:cs="Times New Roman"/>
                <w:b/>
                <w:color w:val="000000" w:themeColor="text1"/>
                <w:sz w:val="20"/>
                <w:szCs w:val="20"/>
              </w:rPr>
              <w:t>igure 6</w:t>
            </w:r>
            <w:r w:rsidRPr="008D54A2">
              <w:rPr>
                <w:rFonts w:ascii="Times New Roman" w:hAnsi="Times New Roman" w:cs="Times New Roman"/>
                <w:b/>
                <w:color w:val="000000" w:themeColor="text1"/>
                <w:sz w:val="20"/>
                <w:szCs w:val="20"/>
              </w:rPr>
              <w:t>:</w:t>
            </w:r>
            <w:r w:rsidRPr="008D54A2">
              <w:rPr>
                <w:rFonts w:ascii="Times New Roman" w:hAnsi="Times New Roman" w:cs="Times New Roman"/>
                <w:color w:val="000000" w:themeColor="text1"/>
                <w:sz w:val="20"/>
                <w:szCs w:val="20"/>
              </w:rPr>
              <w:t xml:space="preserve"> </w:t>
            </w:r>
            <w:r w:rsidR="000F2DF3" w:rsidRPr="008D54A2">
              <w:rPr>
                <w:rFonts w:ascii="Times New Roman" w:hAnsi="Times New Roman" w:cs="Times New Roman"/>
                <w:color w:val="000000" w:themeColor="text1"/>
                <w:sz w:val="20"/>
                <w:szCs w:val="20"/>
              </w:rPr>
              <w:t>Work densities in the HCM and control sub</w:t>
            </w:r>
            <w:r w:rsidR="00D44683" w:rsidRPr="008D54A2">
              <w:rPr>
                <w:rFonts w:ascii="Times New Roman" w:hAnsi="Times New Roman" w:cs="Times New Roman"/>
                <w:color w:val="000000" w:themeColor="text1"/>
                <w:sz w:val="20"/>
                <w:szCs w:val="20"/>
              </w:rPr>
              <w:t>jects without myofiber disarray</w:t>
            </w:r>
            <w:r w:rsidR="008A7E89" w:rsidRPr="008D54A2">
              <w:rPr>
                <w:rFonts w:ascii="Times New Roman" w:hAnsi="Times New Roman" w:cs="Times New Roman"/>
                <w:color w:val="000000" w:themeColor="text1"/>
                <w:sz w:val="20"/>
                <w:szCs w:val="20"/>
              </w:rPr>
              <w:t>.</w:t>
            </w:r>
            <w:r w:rsidR="00D44683" w:rsidRPr="008D54A2">
              <w:rPr>
                <w:rFonts w:ascii="Times New Roman" w:hAnsi="Times New Roman" w:cs="Times New Roman"/>
                <w:color w:val="000000" w:themeColor="text1"/>
                <w:sz w:val="20"/>
                <w:szCs w:val="20"/>
              </w:rPr>
              <w:t xml:space="preserve"> </w:t>
            </w:r>
            <w:r w:rsidR="008A7E89" w:rsidRPr="008D54A2">
              <w:rPr>
                <w:rFonts w:ascii="Times New Roman" w:hAnsi="Times New Roman" w:cs="Times New Roman"/>
                <w:b/>
                <w:color w:val="000000" w:themeColor="text1"/>
                <w:sz w:val="20"/>
                <w:szCs w:val="20"/>
              </w:rPr>
              <w:t>a.</w:t>
            </w:r>
            <w:r w:rsidR="008A7E89" w:rsidRPr="008D54A2">
              <w:rPr>
                <w:rFonts w:ascii="Times New Roman" w:hAnsi="Times New Roman" w:cs="Times New Roman"/>
                <w:color w:val="000000" w:themeColor="text1"/>
                <w:sz w:val="20"/>
                <w:szCs w:val="20"/>
              </w:rPr>
              <w:t xml:space="preserve"> stress-strain loop along mean fiber direction, </w:t>
            </w:r>
            <w:r w:rsidR="004C079C">
              <w:rPr>
                <w:rFonts w:ascii="Times New Roman" w:hAnsi="Times New Roman" w:cs="Times New Roman"/>
                <w:b/>
                <w:color w:val="000000" w:themeColor="text1"/>
                <w:sz w:val="20"/>
                <w:szCs w:val="20"/>
              </w:rPr>
              <w:t xml:space="preserve">b. </w:t>
            </w:r>
            <w:r w:rsidR="00FD2AA7" w:rsidRPr="008D54A2">
              <w:rPr>
                <w:rFonts w:ascii="Times New Roman" w:hAnsi="Times New Roman" w:cs="Times New Roman"/>
                <w:color w:val="000000" w:themeColor="text1"/>
                <w:sz w:val="20"/>
                <w:szCs w:val="20"/>
              </w:rPr>
              <w:t xml:space="preserve">regional distribution of </w:t>
            </w:r>
            <w:r w:rsidR="009928CB">
              <w:rPr>
                <w:rFonts w:ascii="Times New Roman" w:hAnsi="Times New Roman" w:cs="Times New Roman"/>
                <w:color w:val="000000" w:themeColor="text1"/>
                <w:sz w:val="20"/>
                <w:szCs w:val="20"/>
              </w:rPr>
              <w:t xml:space="preserve">myofiber </w:t>
            </w:r>
            <w:r w:rsidR="008A7E89" w:rsidRPr="008D54A2">
              <w:rPr>
                <w:rFonts w:ascii="Times New Roman" w:hAnsi="Times New Roman" w:cs="Times New Roman"/>
                <w:color w:val="000000" w:themeColor="text1"/>
                <w:sz w:val="20"/>
                <w:szCs w:val="20"/>
              </w:rPr>
              <w:t>work density.</w:t>
            </w:r>
          </w:p>
        </w:tc>
      </w:tr>
    </w:tbl>
    <w:p w14:paraId="041118B2" w14:textId="34124B16" w:rsidR="003A03F8" w:rsidRPr="00516149" w:rsidRDefault="003A03F8" w:rsidP="003A03F8">
      <w:pPr>
        <w:spacing w:line="240" w:lineRule="auto"/>
        <w:jc w:val="both"/>
        <w:rPr>
          <w:rFonts w:ascii="Times New Roman" w:hAnsi="Times New Roman" w:cs="Times New Roman"/>
          <w:b/>
          <w:i/>
          <w:iCs/>
          <w:color w:val="000000" w:themeColor="text1"/>
          <w:sz w:val="24"/>
          <w:szCs w:val="24"/>
          <w:u w:val="single"/>
        </w:rPr>
      </w:pPr>
      <w:r w:rsidRPr="00516149">
        <w:rPr>
          <w:rFonts w:ascii="Times New Roman" w:hAnsi="Times New Roman" w:cs="Times New Roman"/>
          <w:b/>
          <w:i/>
          <w:iCs/>
          <w:color w:val="000000" w:themeColor="text1"/>
          <w:sz w:val="24"/>
          <w:szCs w:val="24"/>
          <w:u w:val="single"/>
        </w:rPr>
        <w:lastRenderedPageBreak/>
        <w:t>Effects of myofiber disarray on t</w:t>
      </w:r>
      <w:r w:rsidR="00806C9D" w:rsidRPr="00516149">
        <w:rPr>
          <w:rFonts w:ascii="Times New Roman" w:hAnsi="Times New Roman" w:cs="Times New Roman"/>
          <w:b/>
          <w:i/>
          <w:iCs/>
          <w:color w:val="000000" w:themeColor="text1"/>
          <w:sz w:val="24"/>
          <w:szCs w:val="24"/>
          <w:u w:val="single"/>
        </w:rPr>
        <w:t>he LV mechanics of HCM subjects</w:t>
      </w:r>
      <w:r w:rsidRPr="00516149">
        <w:rPr>
          <w:rFonts w:ascii="Times New Roman" w:hAnsi="Times New Roman" w:cs="Times New Roman"/>
          <w:b/>
          <w:i/>
          <w:iCs/>
          <w:color w:val="000000" w:themeColor="text1"/>
          <w:sz w:val="24"/>
          <w:szCs w:val="24"/>
          <w:u w:val="single"/>
        </w:rPr>
        <w:t xml:space="preserve"> </w:t>
      </w:r>
    </w:p>
    <w:p w14:paraId="425194F3" w14:textId="0A9338AA" w:rsidR="005B7EAF" w:rsidRPr="005B7EAF" w:rsidRDefault="005B7EAF" w:rsidP="007A6698">
      <w:pPr>
        <w:spacing w:line="240" w:lineRule="auto"/>
        <w:ind w:firstLine="720"/>
        <w:jc w:val="both"/>
        <w:rPr>
          <w:rFonts w:ascii="Times New Roman" w:hAnsi="Times New Roman" w:cs="Times New Roman"/>
          <w:color w:val="000000" w:themeColor="text1"/>
          <w:sz w:val="24"/>
          <w:szCs w:val="24"/>
        </w:rPr>
      </w:pPr>
      <w:r w:rsidRPr="005B7EAF">
        <w:rPr>
          <w:rFonts w:ascii="Times New Roman" w:hAnsi="Times New Roman" w:cs="Times New Roman"/>
          <w:color w:val="000000" w:themeColor="text1"/>
          <w:sz w:val="24"/>
          <w:szCs w:val="24"/>
        </w:rPr>
        <w:t xml:space="preserve">With </w:t>
      </w:r>
      <w:r w:rsidR="00081268">
        <w:rPr>
          <w:rFonts w:ascii="Times New Roman" w:hAnsi="Times New Roman" w:cs="Times New Roman"/>
          <w:color w:val="000000" w:themeColor="text1"/>
          <w:sz w:val="24"/>
          <w:szCs w:val="24"/>
        </w:rPr>
        <w:t>an increase in</w:t>
      </w:r>
      <w:r w:rsidRPr="005B7EAF">
        <w:rPr>
          <w:rFonts w:ascii="Times New Roman" w:hAnsi="Times New Roman" w:cs="Times New Roman"/>
          <w:color w:val="000000" w:themeColor="text1"/>
          <w:sz w:val="24"/>
          <w:szCs w:val="24"/>
        </w:rPr>
        <w:t xml:space="preserve"> myofiber disarray, it is necessary to increase the scaling parameter</w:t>
      </w:r>
      <w:r w:rsidRPr="005B7EAF">
        <w:rPr>
          <w:rFonts w:ascii="Times New Roman" w:hAnsi="Times New Roman" w:cs="Times New Roman"/>
          <w:bCs/>
          <w:i/>
          <w:iCs/>
          <w:color w:val="000000" w:themeColor="text1"/>
          <w:sz w:val="24"/>
          <w:szCs w:val="24"/>
        </w:rPr>
        <w:t xml:space="preserve"> </w:t>
      </w:r>
      <w:proofErr w:type="spellStart"/>
      <w:r w:rsidRPr="005B7EAF">
        <w:rPr>
          <w:rFonts w:ascii="Times New Roman" w:hAnsi="Times New Roman" w:cs="Times New Roman"/>
          <w:bCs/>
          <w:i/>
          <w:iCs/>
          <w:color w:val="000000" w:themeColor="text1"/>
          <w:sz w:val="24"/>
          <w:szCs w:val="24"/>
        </w:rPr>
        <w:t>T</w:t>
      </w:r>
      <w:r w:rsidRPr="005B7EAF">
        <w:rPr>
          <w:rFonts w:ascii="Times New Roman" w:hAnsi="Times New Roman" w:cs="Times New Roman"/>
          <w:bCs/>
          <w:i/>
          <w:iCs/>
          <w:color w:val="000000" w:themeColor="text1"/>
          <w:sz w:val="24"/>
          <w:szCs w:val="24"/>
          <w:vertAlign w:val="subscript"/>
        </w:rPr>
        <w:t>max</w:t>
      </w:r>
      <w:proofErr w:type="spellEnd"/>
      <w:r w:rsidRPr="005B7EAF">
        <w:rPr>
          <w:rFonts w:ascii="Times New Roman" w:hAnsi="Times New Roman" w:cs="Times New Roman"/>
          <w:bCs/>
          <w:iCs/>
          <w:color w:val="000000" w:themeColor="text1"/>
          <w:sz w:val="24"/>
          <w:szCs w:val="24"/>
        </w:rPr>
        <w:t xml:space="preserve"> </w:t>
      </w:r>
      <w:r w:rsidR="000B4EFD">
        <w:rPr>
          <w:rFonts w:ascii="Times New Roman" w:hAnsi="Times New Roman" w:cs="Times New Roman"/>
          <w:bCs/>
          <w:iCs/>
          <w:color w:val="000000" w:themeColor="text1"/>
          <w:sz w:val="24"/>
          <w:szCs w:val="24"/>
        </w:rPr>
        <w:t xml:space="preserve">(associated with myofiber contractility) </w:t>
      </w:r>
      <w:r w:rsidRPr="005B7EAF">
        <w:rPr>
          <w:rFonts w:ascii="Times New Roman" w:hAnsi="Times New Roman" w:cs="Times New Roman"/>
          <w:color w:val="000000" w:themeColor="text1"/>
          <w:sz w:val="24"/>
          <w:szCs w:val="24"/>
        </w:rPr>
        <w:t xml:space="preserve">to match the clinical data </w:t>
      </w:r>
      <w:r w:rsidR="00EF0CFF">
        <w:rPr>
          <w:rFonts w:ascii="Times New Roman" w:hAnsi="Times New Roman" w:cs="Times New Roman"/>
          <w:color w:val="000000" w:themeColor="text1"/>
          <w:sz w:val="24"/>
          <w:szCs w:val="24"/>
        </w:rPr>
        <w:t>of the</w:t>
      </w:r>
      <w:r w:rsidRPr="005B7EAF">
        <w:rPr>
          <w:rFonts w:ascii="Times New Roman" w:hAnsi="Times New Roman" w:cs="Times New Roman"/>
          <w:color w:val="000000" w:themeColor="text1"/>
          <w:sz w:val="24"/>
          <w:szCs w:val="24"/>
        </w:rPr>
        <w:t xml:space="preserve"> HCM subjects (see </w:t>
      </w:r>
      <w:r w:rsidRPr="005B7EAF">
        <w:rPr>
          <w:rFonts w:ascii="Times New Roman" w:hAnsi="Times New Roman" w:cs="Times New Roman"/>
          <w:b/>
          <w:color w:val="000000" w:themeColor="text1"/>
          <w:sz w:val="24"/>
          <w:szCs w:val="24"/>
        </w:rPr>
        <w:t>Appendix</w:t>
      </w:r>
      <w:r w:rsidR="006031A0">
        <w:rPr>
          <w:rFonts w:ascii="Times New Roman" w:hAnsi="Times New Roman" w:cs="Times New Roman"/>
          <w:b/>
          <w:color w:val="000000" w:themeColor="text1"/>
          <w:sz w:val="24"/>
          <w:szCs w:val="24"/>
        </w:rPr>
        <w:t xml:space="preserve"> A</w:t>
      </w:r>
      <w:r w:rsidRPr="005B7EAF">
        <w:rPr>
          <w:rFonts w:ascii="Times New Roman" w:hAnsi="Times New Roman" w:cs="Times New Roman"/>
          <w:color w:val="000000" w:themeColor="text1"/>
          <w:sz w:val="24"/>
          <w:szCs w:val="24"/>
        </w:rPr>
        <w:t>). The resultant peak myofiber tension was therefore increased as a result with increasing myofiber disarray (</w:t>
      </w:r>
      <w:r w:rsidRPr="005B7EAF">
        <w:rPr>
          <w:rFonts w:ascii="Times New Roman" w:hAnsi="Times New Roman" w:cs="Times New Roman"/>
          <w:b/>
          <w:color w:val="000000" w:themeColor="text1"/>
          <w:sz w:val="24"/>
          <w:szCs w:val="24"/>
        </w:rPr>
        <w:t>Fig.7</w:t>
      </w:r>
      <w:r w:rsidRPr="005B7EAF">
        <w:rPr>
          <w:rFonts w:ascii="Times New Roman" w:hAnsi="Times New Roman" w:cs="Times New Roman"/>
          <w:color w:val="000000" w:themeColor="text1"/>
          <w:sz w:val="24"/>
          <w:szCs w:val="24"/>
        </w:rPr>
        <w:t>). Specifically, peak myofiber tension associated with the largest degree of disarray</w:t>
      </w:r>
      <m:oMath>
        <m:r>
          <w:rPr>
            <w:rFonts w:ascii="Cambria Math" w:hAnsi="Cambria Math" w:cs="Times New Roman"/>
            <w:color w:val="000000" w:themeColor="text1"/>
            <w:sz w:val="24"/>
            <w:szCs w:val="24"/>
          </w:rPr>
          <m:t xml:space="preserve"> </m:t>
        </m:r>
      </m:oMath>
      <w:r w:rsidRPr="005B7EAF">
        <w:rPr>
          <w:rFonts w:ascii="Times New Roman" w:hAnsi="Times New Roman" w:cs="Times New Roman"/>
          <w:color w:val="000000" w:themeColor="text1"/>
          <w:sz w:val="24"/>
          <w:szCs w:val="24"/>
        </w:rPr>
        <w:t xml:space="preserve">was </w:t>
      </w:r>
      <m:oMath>
        <m:r>
          <w:rPr>
            <w:rFonts w:ascii="Cambria Math" w:hAnsi="Cambria Math" w:cs="Times New Roman"/>
            <w:color w:val="000000" w:themeColor="text1"/>
            <w:sz w:val="24"/>
            <w:szCs w:val="24"/>
          </w:rPr>
          <m:t>842</m:t>
        </m:r>
        <m:r>
          <m:rPr>
            <m:sty m:val="p"/>
          </m:rPr>
          <w:rPr>
            <w:rFonts w:ascii="Cambria Math" w:hAnsi="Cambria Math" w:cs="Times New Roman"/>
            <w:color w:val="000000" w:themeColor="text1"/>
            <w:sz w:val="24"/>
            <w:szCs w:val="24"/>
          </w:rPr>
          <m:t>kPa</m:t>
        </m:r>
      </m:oMath>
      <w:r w:rsidRPr="005B7EAF">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(κ=0.18)</m:t>
        </m:r>
      </m:oMath>
      <w:r w:rsidR="00EB6386" w:rsidRPr="00EB6386">
        <w:rPr>
          <w:rFonts w:ascii="Times New Roman" w:hAnsi="Times New Roman" w:cs="Times New Roman"/>
          <w:color w:val="000000" w:themeColor="text1"/>
          <w:sz w:val="24"/>
          <w:szCs w:val="24"/>
        </w:rPr>
        <w:t xml:space="preserve"> </w:t>
      </w:r>
      <w:r w:rsidRPr="005B7EAF">
        <w:rPr>
          <w:rFonts w:ascii="Times New Roman" w:hAnsi="Times New Roman" w:cs="Times New Roman"/>
          <w:color w:val="000000" w:themeColor="text1"/>
          <w:sz w:val="24"/>
          <w:szCs w:val="24"/>
        </w:rPr>
        <w:t xml:space="preserve">and </w:t>
      </w:r>
      <m:oMath>
        <m:r>
          <w:rPr>
            <w:rFonts w:ascii="Cambria Math" w:hAnsi="Cambria Math" w:cs="Times New Roman"/>
            <w:color w:val="000000" w:themeColor="text1"/>
            <w:sz w:val="24"/>
            <w:szCs w:val="24"/>
          </w:rPr>
          <m:t xml:space="preserve">91 </m:t>
        </m:r>
        <m:r>
          <m:rPr>
            <m:sty m:val="p"/>
          </m:rPr>
          <w:rPr>
            <w:rFonts w:ascii="Cambria Math" w:hAnsi="Cambria Math" w:cs="Times New Roman"/>
            <w:color w:val="000000" w:themeColor="text1"/>
            <w:sz w:val="24"/>
            <w:szCs w:val="24"/>
          </w:rPr>
          <m:t>kPa</m:t>
        </m:r>
      </m:oMath>
      <w:r w:rsidRPr="005B7EAF">
        <w:rPr>
          <w:rFonts w:ascii="Times New Roman" w:hAnsi="Times New Roman" w:cs="Times New Roman"/>
          <w:color w:val="000000" w:themeColor="text1"/>
          <w:sz w:val="24"/>
          <w:szCs w:val="24"/>
        </w:rPr>
        <w:t xml:space="preserve"> </w:t>
      </w:r>
      <m:oMath>
        <m:r>
          <w:rPr>
            <w:rFonts w:ascii="Cambria Math" w:hAnsi="Cambria Math" w:cs="Times New Roman"/>
            <w:color w:val="000000" w:themeColor="text1"/>
            <w:sz w:val="24"/>
            <w:szCs w:val="24"/>
          </w:rPr>
          <m:t>(κ=0.22)</m:t>
        </m:r>
      </m:oMath>
      <w:r w:rsidR="00EB6386" w:rsidRPr="00EB6386">
        <w:rPr>
          <w:rFonts w:ascii="Times New Roman" w:hAnsi="Times New Roman" w:cs="Times New Roman"/>
          <w:color w:val="000000" w:themeColor="text1"/>
          <w:sz w:val="24"/>
          <w:szCs w:val="24"/>
        </w:rPr>
        <w:t xml:space="preserve"> </w:t>
      </w:r>
      <w:r w:rsidRPr="005B7EAF">
        <w:rPr>
          <w:rFonts w:ascii="Times New Roman" w:hAnsi="Times New Roman" w:cs="Times New Roman"/>
          <w:color w:val="000000" w:themeColor="text1"/>
          <w:sz w:val="24"/>
          <w:szCs w:val="24"/>
        </w:rPr>
        <w:t xml:space="preserve">for the non-obstructive and obstructive HCM patients, respectively. Peak </w:t>
      </w:r>
      <w:r w:rsidR="00FF0785">
        <w:rPr>
          <w:rFonts w:ascii="Times New Roman" w:hAnsi="Times New Roman" w:cs="Times New Roman"/>
          <w:color w:val="000000" w:themeColor="text1"/>
          <w:sz w:val="24"/>
          <w:szCs w:val="24"/>
        </w:rPr>
        <w:t>GLS</w:t>
      </w:r>
      <w:r w:rsidRPr="005B7EAF">
        <w:rPr>
          <w:rFonts w:ascii="Times New Roman" w:hAnsi="Times New Roman" w:cs="Times New Roman"/>
          <w:color w:val="000000" w:themeColor="text1"/>
          <w:sz w:val="24"/>
          <w:szCs w:val="24"/>
        </w:rPr>
        <w:t xml:space="preserve"> </w:t>
      </w:r>
      <w:r w:rsidR="00EF0CFF">
        <w:rPr>
          <w:rFonts w:ascii="Times New Roman" w:hAnsi="Times New Roman" w:cs="Times New Roman"/>
          <w:color w:val="000000" w:themeColor="text1"/>
          <w:sz w:val="24"/>
          <w:szCs w:val="24"/>
        </w:rPr>
        <w:t>did not change substantially</w:t>
      </w:r>
      <w:r w:rsidR="007A6698" w:rsidRPr="007A6698">
        <w:rPr>
          <w:rFonts w:ascii="Times New Roman" w:hAnsi="Times New Roman" w:cs="Times New Roman"/>
          <w:color w:val="000000" w:themeColor="text1"/>
          <w:sz w:val="24"/>
          <w:szCs w:val="24"/>
        </w:rPr>
        <w:t xml:space="preserve"> </w:t>
      </w:r>
      <w:r w:rsidR="00EF0CFF">
        <w:rPr>
          <w:rFonts w:ascii="Times New Roman" w:hAnsi="Times New Roman" w:cs="Times New Roman"/>
          <w:color w:val="000000" w:themeColor="text1"/>
          <w:sz w:val="24"/>
          <w:szCs w:val="24"/>
        </w:rPr>
        <w:t xml:space="preserve">(~3%) </w:t>
      </w:r>
      <w:r w:rsidR="007A6698" w:rsidRPr="007A6698">
        <w:rPr>
          <w:rFonts w:ascii="Times New Roman" w:hAnsi="Times New Roman" w:cs="Times New Roman"/>
          <w:color w:val="000000" w:themeColor="text1"/>
          <w:sz w:val="24"/>
          <w:szCs w:val="24"/>
        </w:rPr>
        <w:t xml:space="preserve">with increasing myofiber disarray in both HCM subjects. Regional distribution of peak longitudinal strain, </w:t>
      </w:r>
      <w:r w:rsidR="009928CB">
        <w:rPr>
          <w:rFonts w:ascii="Times New Roman" w:hAnsi="Times New Roman" w:cs="Times New Roman"/>
          <w:color w:val="000000" w:themeColor="text1"/>
          <w:sz w:val="24"/>
          <w:szCs w:val="24"/>
        </w:rPr>
        <w:t xml:space="preserve">peak </w:t>
      </w:r>
      <w:r w:rsidR="009928CB" w:rsidRPr="0018770A">
        <w:rPr>
          <w:rFonts w:ascii="Times New Roman" w:hAnsi="Times New Roman" w:cs="Times New Roman"/>
          <w:bCs/>
          <w:iCs/>
          <w:color w:val="000000" w:themeColor="text1"/>
          <w:sz w:val="24"/>
          <w:szCs w:val="24"/>
        </w:rPr>
        <w:t xml:space="preserve">stress </w:t>
      </w:r>
      <w:r w:rsidR="009928CB">
        <w:rPr>
          <w:rFonts w:ascii="Times New Roman" w:hAnsi="Times New Roman" w:cs="Times New Roman"/>
          <w:bCs/>
          <w:iCs/>
          <w:color w:val="000000" w:themeColor="text1"/>
          <w:sz w:val="24"/>
          <w:szCs w:val="24"/>
        </w:rPr>
        <w:t>of the myofibers</w:t>
      </w:r>
      <w:r w:rsidR="009928CB" w:rsidRPr="0018770A">
        <w:rPr>
          <w:rFonts w:ascii="Times New Roman" w:hAnsi="Times New Roman" w:cs="Times New Roman"/>
          <w:bCs/>
          <w:iCs/>
          <w:color w:val="000000" w:themeColor="text1"/>
          <w:sz w:val="24"/>
          <w:szCs w:val="24"/>
        </w:rPr>
        <w:t xml:space="preserve"> </w:t>
      </w:r>
      <w:r w:rsidR="00702913">
        <w:rPr>
          <w:rFonts w:ascii="Times New Roman" w:hAnsi="Times New Roman" w:cs="Times New Roman"/>
          <w:color w:val="000000" w:themeColor="text1"/>
          <w:sz w:val="24"/>
          <w:szCs w:val="24"/>
        </w:rPr>
        <w:t xml:space="preserve">also </w:t>
      </w:r>
      <w:r w:rsidR="007A6698" w:rsidRPr="007A6698">
        <w:rPr>
          <w:rFonts w:ascii="Times New Roman" w:hAnsi="Times New Roman" w:cs="Times New Roman"/>
          <w:color w:val="000000" w:themeColor="text1"/>
          <w:sz w:val="24"/>
          <w:szCs w:val="24"/>
        </w:rPr>
        <w:t>did not change with differe</w:t>
      </w:r>
      <w:r w:rsidR="006031A0">
        <w:rPr>
          <w:rFonts w:ascii="Times New Roman" w:hAnsi="Times New Roman" w:cs="Times New Roman"/>
          <w:color w:val="000000" w:themeColor="text1"/>
          <w:sz w:val="24"/>
          <w:szCs w:val="24"/>
        </w:rPr>
        <w:t>nt degree of myofiber disarray</w:t>
      </w:r>
      <w:r w:rsidR="007A6698" w:rsidRPr="007A6698">
        <w:rPr>
          <w:rFonts w:ascii="Times New Roman" w:hAnsi="Times New Roman" w:cs="Times New Roman"/>
          <w:color w:val="000000" w:themeColor="text1"/>
          <w:sz w:val="24"/>
          <w:szCs w:val="24"/>
        </w:rPr>
        <w:t>.</w:t>
      </w:r>
      <w:r w:rsidR="00702913">
        <w:rPr>
          <w:rFonts w:ascii="Times New Roman" w:hAnsi="Times New Roman" w:cs="Times New Roman"/>
          <w:color w:val="000000" w:themeColor="text1"/>
          <w:sz w:val="24"/>
          <w:szCs w:val="24"/>
        </w:rPr>
        <w:t xml:space="preserve"> I</w:t>
      </w:r>
      <w:r w:rsidR="00702913" w:rsidRPr="007A6698">
        <w:rPr>
          <w:rFonts w:ascii="Times New Roman" w:hAnsi="Times New Roman" w:cs="Times New Roman"/>
          <w:color w:val="000000" w:themeColor="text1"/>
          <w:sz w:val="24"/>
          <w:szCs w:val="24"/>
        </w:rPr>
        <w:t xml:space="preserve">n </w:t>
      </w:r>
      <w:r w:rsidR="00702913">
        <w:rPr>
          <w:rFonts w:ascii="Times New Roman" w:hAnsi="Times New Roman" w:cs="Times New Roman"/>
          <w:color w:val="000000" w:themeColor="text1"/>
          <w:sz w:val="24"/>
          <w:szCs w:val="24"/>
        </w:rPr>
        <w:t xml:space="preserve">the </w:t>
      </w:r>
      <w:r w:rsidR="00702913" w:rsidRPr="007A6698">
        <w:rPr>
          <w:rFonts w:ascii="Times New Roman" w:hAnsi="Times New Roman" w:cs="Times New Roman"/>
          <w:color w:val="000000" w:themeColor="text1"/>
          <w:sz w:val="24"/>
          <w:szCs w:val="24"/>
        </w:rPr>
        <w:t>obstructive HCM subject</w:t>
      </w:r>
      <w:r w:rsidR="00702913">
        <w:rPr>
          <w:rFonts w:ascii="Times New Roman" w:hAnsi="Times New Roman" w:cs="Times New Roman"/>
          <w:color w:val="000000" w:themeColor="text1"/>
          <w:sz w:val="24"/>
          <w:szCs w:val="24"/>
        </w:rPr>
        <w:t>,</w:t>
      </w:r>
      <w:r w:rsidR="007A6698" w:rsidRPr="007A6698">
        <w:rPr>
          <w:rFonts w:ascii="Times New Roman" w:hAnsi="Times New Roman" w:cs="Times New Roman"/>
          <w:color w:val="000000" w:themeColor="text1"/>
          <w:sz w:val="24"/>
          <w:szCs w:val="24"/>
        </w:rPr>
        <w:t xml:space="preserve"> </w:t>
      </w:r>
      <w:r w:rsidR="009928CB">
        <w:rPr>
          <w:rFonts w:ascii="Times New Roman" w:hAnsi="Times New Roman" w:cs="Times New Roman"/>
          <w:color w:val="000000" w:themeColor="text1"/>
          <w:sz w:val="24"/>
          <w:szCs w:val="24"/>
        </w:rPr>
        <w:t xml:space="preserve">peak </w:t>
      </w:r>
      <w:r w:rsidR="009928CB" w:rsidRPr="0018770A">
        <w:rPr>
          <w:rFonts w:ascii="Times New Roman" w:hAnsi="Times New Roman" w:cs="Times New Roman"/>
          <w:bCs/>
          <w:iCs/>
          <w:color w:val="000000" w:themeColor="text1"/>
          <w:sz w:val="24"/>
          <w:szCs w:val="24"/>
        </w:rPr>
        <w:t xml:space="preserve">stress </w:t>
      </w:r>
      <w:r w:rsidR="009928CB">
        <w:rPr>
          <w:rFonts w:ascii="Times New Roman" w:hAnsi="Times New Roman" w:cs="Times New Roman"/>
          <w:bCs/>
          <w:iCs/>
          <w:color w:val="000000" w:themeColor="text1"/>
          <w:sz w:val="24"/>
          <w:szCs w:val="24"/>
        </w:rPr>
        <w:t>of the myofibers</w:t>
      </w:r>
      <w:r w:rsidR="009928CB" w:rsidRPr="0018770A">
        <w:rPr>
          <w:rFonts w:ascii="Times New Roman" w:hAnsi="Times New Roman" w:cs="Times New Roman"/>
          <w:bCs/>
          <w:iCs/>
          <w:color w:val="000000" w:themeColor="text1"/>
          <w:sz w:val="24"/>
          <w:szCs w:val="24"/>
        </w:rPr>
        <w:t xml:space="preserve"> </w:t>
      </w:r>
      <w:r w:rsidR="00466042">
        <w:rPr>
          <w:rFonts w:ascii="Times New Roman" w:hAnsi="Times New Roman" w:cs="Times New Roman"/>
          <w:color w:val="000000" w:themeColor="text1"/>
          <w:sz w:val="24"/>
          <w:szCs w:val="24"/>
        </w:rPr>
        <w:t>was de</w:t>
      </w:r>
      <w:r w:rsidR="00702913">
        <w:rPr>
          <w:rFonts w:ascii="Times New Roman" w:hAnsi="Times New Roman" w:cs="Times New Roman"/>
          <w:color w:val="000000" w:themeColor="text1"/>
          <w:sz w:val="24"/>
          <w:szCs w:val="24"/>
        </w:rPr>
        <w:t xml:space="preserve">creased in both </w:t>
      </w:r>
      <w:r w:rsidR="007A6698" w:rsidRPr="007A6698">
        <w:rPr>
          <w:rFonts w:ascii="Times New Roman" w:hAnsi="Times New Roman" w:cs="Times New Roman"/>
          <w:color w:val="000000" w:themeColor="text1"/>
          <w:sz w:val="24"/>
          <w:szCs w:val="24"/>
        </w:rPr>
        <w:t>LVFW and septum</w:t>
      </w:r>
      <w:r w:rsidR="00702913">
        <w:rPr>
          <w:rFonts w:ascii="Times New Roman" w:hAnsi="Times New Roman" w:cs="Times New Roman"/>
          <w:color w:val="000000" w:themeColor="text1"/>
          <w:sz w:val="24"/>
          <w:szCs w:val="24"/>
        </w:rPr>
        <w:t xml:space="preserve"> with increasing myofiber disarray </w:t>
      </w:r>
      <w:r w:rsidR="00702913" w:rsidRPr="005B7EAF">
        <w:rPr>
          <w:rFonts w:ascii="Times New Roman" w:hAnsi="Times New Roman" w:cs="Times New Roman"/>
          <w:color w:val="000000" w:themeColor="text1"/>
          <w:sz w:val="24"/>
          <w:szCs w:val="24"/>
        </w:rPr>
        <w:t>(</w:t>
      </w:r>
      <w:r w:rsidR="00702913" w:rsidRPr="005B7EAF">
        <w:rPr>
          <w:rFonts w:ascii="Times New Roman" w:hAnsi="Times New Roman" w:cs="Times New Roman"/>
          <w:b/>
          <w:color w:val="000000" w:themeColor="text1"/>
          <w:sz w:val="24"/>
          <w:szCs w:val="24"/>
        </w:rPr>
        <w:t>Fig.7</w:t>
      </w:r>
      <w:r w:rsidR="00702913">
        <w:rPr>
          <w:rFonts w:ascii="Times New Roman" w:hAnsi="Times New Roman" w:cs="Times New Roman"/>
          <w:b/>
          <w:color w:val="000000" w:themeColor="text1"/>
          <w:sz w:val="24"/>
          <w:szCs w:val="24"/>
        </w:rPr>
        <w:t>d</w:t>
      </w:r>
      <w:r w:rsidR="00702913" w:rsidRPr="005B7EAF">
        <w:rPr>
          <w:rFonts w:ascii="Times New Roman" w:hAnsi="Times New Roman" w:cs="Times New Roman"/>
          <w:color w:val="000000" w:themeColor="text1"/>
          <w:sz w:val="24"/>
          <w:szCs w:val="24"/>
        </w:rPr>
        <w:t>)</w:t>
      </w:r>
      <w:r w:rsidR="00702913">
        <w:rPr>
          <w:rFonts w:ascii="Times New Roman" w:hAnsi="Times New Roman" w:cs="Times New Roman"/>
          <w:color w:val="000000" w:themeColor="text1"/>
          <w:sz w:val="24"/>
          <w:szCs w:val="24"/>
        </w:rPr>
        <w:t xml:space="preserve">. Conversely in the </w:t>
      </w:r>
      <w:r w:rsidR="00466042">
        <w:rPr>
          <w:rFonts w:ascii="Times New Roman" w:hAnsi="Times New Roman" w:cs="Times New Roman"/>
          <w:color w:val="000000" w:themeColor="text1"/>
          <w:sz w:val="24"/>
          <w:szCs w:val="24"/>
        </w:rPr>
        <w:t>non-</w:t>
      </w:r>
      <w:r w:rsidR="00702913">
        <w:rPr>
          <w:rFonts w:ascii="Times New Roman" w:hAnsi="Times New Roman" w:cs="Times New Roman"/>
          <w:color w:val="000000" w:themeColor="text1"/>
          <w:sz w:val="24"/>
          <w:szCs w:val="24"/>
        </w:rPr>
        <w:t>obstructive HCM subject,</w:t>
      </w:r>
      <w:r w:rsidR="00702913" w:rsidRPr="00702913">
        <w:rPr>
          <w:rFonts w:ascii="Times New Roman" w:hAnsi="Times New Roman" w:cs="Times New Roman"/>
          <w:color w:val="000000" w:themeColor="text1"/>
          <w:sz w:val="24"/>
          <w:szCs w:val="24"/>
        </w:rPr>
        <w:t xml:space="preserve"> </w:t>
      </w:r>
      <w:r w:rsidR="009928CB">
        <w:rPr>
          <w:rFonts w:ascii="Times New Roman" w:hAnsi="Times New Roman" w:cs="Times New Roman"/>
          <w:color w:val="000000" w:themeColor="text1"/>
          <w:sz w:val="24"/>
          <w:szCs w:val="24"/>
        </w:rPr>
        <w:t xml:space="preserve">peak </w:t>
      </w:r>
      <w:r w:rsidR="009928CB" w:rsidRPr="0018770A">
        <w:rPr>
          <w:rFonts w:ascii="Times New Roman" w:hAnsi="Times New Roman" w:cs="Times New Roman"/>
          <w:bCs/>
          <w:iCs/>
          <w:color w:val="000000" w:themeColor="text1"/>
          <w:sz w:val="24"/>
          <w:szCs w:val="24"/>
        </w:rPr>
        <w:t xml:space="preserve">stress </w:t>
      </w:r>
      <w:r w:rsidR="009928CB">
        <w:rPr>
          <w:rFonts w:ascii="Times New Roman" w:hAnsi="Times New Roman" w:cs="Times New Roman"/>
          <w:bCs/>
          <w:iCs/>
          <w:color w:val="000000" w:themeColor="text1"/>
          <w:sz w:val="24"/>
          <w:szCs w:val="24"/>
        </w:rPr>
        <w:t>of the myofibers</w:t>
      </w:r>
      <w:r w:rsidR="009928CB" w:rsidRPr="0018770A">
        <w:rPr>
          <w:rFonts w:ascii="Times New Roman" w:hAnsi="Times New Roman" w:cs="Times New Roman"/>
          <w:bCs/>
          <w:iCs/>
          <w:color w:val="000000" w:themeColor="text1"/>
          <w:sz w:val="24"/>
          <w:szCs w:val="24"/>
        </w:rPr>
        <w:t xml:space="preserve"> </w:t>
      </w:r>
      <w:r w:rsidR="00466042">
        <w:rPr>
          <w:rFonts w:ascii="Times New Roman" w:hAnsi="Times New Roman" w:cs="Times New Roman"/>
          <w:color w:val="000000" w:themeColor="text1"/>
          <w:sz w:val="24"/>
          <w:szCs w:val="24"/>
        </w:rPr>
        <w:t>was slightly increas</w:t>
      </w:r>
      <w:r w:rsidR="00702913">
        <w:rPr>
          <w:rFonts w:ascii="Times New Roman" w:hAnsi="Times New Roman" w:cs="Times New Roman"/>
          <w:color w:val="000000" w:themeColor="text1"/>
          <w:sz w:val="24"/>
          <w:szCs w:val="24"/>
        </w:rPr>
        <w:t>ed with increasing</w:t>
      </w:r>
      <w:r w:rsidR="007A6698" w:rsidRPr="007A6698">
        <w:rPr>
          <w:rFonts w:ascii="Times New Roman" w:hAnsi="Times New Roman" w:cs="Times New Roman"/>
          <w:color w:val="000000" w:themeColor="text1"/>
          <w:sz w:val="24"/>
          <w:szCs w:val="24"/>
        </w:rPr>
        <w:t xml:space="preserve"> myofiber disarray</w:t>
      </w:r>
      <w:r w:rsidR="00702913">
        <w:rPr>
          <w:rFonts w:ascii="Times New Roman" w:hAnsi="Times New Roman" w:cs="Times New Roman"/>
          <w:color w:val="000000" w:themeColor="text1"/>
          <w:sz w:val="24"/>
          <w:szCs w:val="24"/>
        </w:rPr>
        <w:t xml:space="preserve"> (</w:t>
      </w:r>
      <w:r w:rsidR="00702913" w:rsidRPr="005B7EAF">
        <w:rPr>
          <w:rFonts w:ascii="Times New Roman" w:hAnsi="Times New Roman" w:cs="Times New Roman"/>
          <w:b/>
          <w:color w:val="000000" w:themeColor="text1"/>
          <w:sz w:val="24"/>
          <w:szCs w:val="24"/>
        </w:rPr>
        <w:t>Fig.7</w:t>
      </w:r>
      <w:r w:rsidR="00702913">
        <w:rPr>
          <w:rFonts w:ascii="Times New Roman" w:hAnsi="Times New Roman" w:cs="Times New Roman"/>
          <w:b/>
          <w:color w:val="000000" w:themeColor="text1"/>
          <w:sz w:val="24"/>
          <w:szCs w:val="24"/>
        </w:rPr>
        <w:t>e</w:t>
      </w:r>
      <w:r w:rsidR="00702913" w:rsidRPr="005B7EAF">
        <w:rPr>
          <w:rFonts w:ascii="Times New Roman" w:hAnsi="Times New Roman" w:cs="Times New Roman"/>
          <w:color w:val="000000" w:themeColor="text1"/>
          <w:sz w:val="24"/>
          <w:szCs w:val="24"/>
        </w:rPr>
        <w:t>)</w:t>
      </w:r>
      <w:r w:rsidR="00702913">
        <w:rPr>
          <w:rFonts w:ascii="Times New Roman" w:hAnsi="Times New Roman" w:cs="Times New Roman"/>
          <w:color w:val="000000" w:themeColor="text1"/>
          <w:sz w:val="24"/>
          <w:szCs w:val="24"/>
        </w:rPr>
        <w:t>.</w:t>
      </w:r>
      <w:r w:rsidR="007A6698" w:rsidRPr="007A6698">
        <w:rPr>
          <w:rFonts w:ascii="Times New Roman" w:hAnsi="Times New Roman" w:cs="Times New Roman"/>
          <w:color w:val="000000" w:themeColor="text1"/>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534730" w:rsidRPr="0018770A" w14:paraId="0759BF0C" w14:textId="77777777" w:rsidTr="00917214">
        <w:tc>
          <w:tcPr>
            <w:tcW w:w="9350" w:type="dxa"/>
          </w:tcPr>
          <w:p w14:paraId="1EED0EB4" w14:textId="4992405B" w:rsidR="00534730" w:rsidRPr="00917214" w:rsidRDefault="00C32D79" w:rsidP="00466042">
            <w:pP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rPr>
              <w:pict w14:anchorId="18DD0D62">
                <v:shape id="_x0000_i1027" type="#_x0000_t75" style="width:451.1pt;height:295.65pt">
                  <v:imagedata r:id="rId18" o:title="7_final_3"/>
                </v:shape>
              </w:pict>
            </w:r>
          </w:p>
        </w:tc>
      </w:tr>
      <w:tr w:rsidR="00534730" w:rsidRPr="0018770A" w14:paraId="21C75AC2" w14:textId="77777777" w:rsidTr="00917214">
        <w:tc>
          <w:tcPr>
            <w:tcW w:w="9350" w:type="dxa"/>
          </w:tcPr>
          <w:p w14:paraId="1902F6EB" w14:textId="134DA188" w:rsidR="00EE630F" w:rsidRPr="007B7FF2" w:rsidRDefault="008F0582" w:rsidP="008F0582">
            <w:pPr>
              <w:jc w:val="both"/>
              <w:rPr>
                <w:rFonts w:ascii="Times New Roman" w:hAnsi="Times New Roman" w:cs="Times New Roman"/>
                <w:color w:val="000000" w:themeColor="text1"/>
                <w:sz w:val="20"/>
                <w:szCs w:val="20"/>
              </w:rPr>
            </w:pPr>
            <w:r w:rsidRPr="008D54A2">
              <w:rPr>
                <w:rFonts w:ascii="Times New Roman" w:hAnsi="Times New Roman" w:cs="Times New Roman"/>
                <w:b/>
                <w:color w:val="000000" w:themeColor="text1"/>
                <w:sz w:val="20"/>
                <w:szCs w:val="20"/>
              </w:rPr>
              <w:t>Figure 7</w:t>
            </w:r>
            <w:r w:rsidR="00534730" w:rsidRPr="008D54A2">
              <w:rPr>
                <w:rFonts w:ascii="Times New Roman" w:hAnsi="Times New Roman" w:cs="Times New Roman"/>
                <w:color w:val="000000" w:themeColor="text1"/>
                <w:sz w:val="20"/>
                <w:szCs w:val="20"/>
              </w:rPr>
              <w:t xml:space="preserve">: </w:t>
            </w:r>
            <w:r w:rsidR="00EE630F" w:rsidRPr="008D54A2">
              <w:rPr>
                <w:rFonts w:ascii="Times New Roman" w:hAnsi="Times New Roman" w:cs="Times New Roman"/>
                <w:color w:val="000000" w:themeColor="text1"/>
                <w:sz w:val="20"/>
                <w:szCs w:val="20"/>
              </w:rPr>
              <w:t>Effects of myofiber disarray. I</w:t>
            </w:r>
            <w:r w:rsidRPr="008D54A2">
              <w:rPr>
                <w:rFonts w:ascii="Times New Roman" w:hAnsi="Times New Roman" w:cs="Times New Roman"/>
                <w:color w:val="000000" w:themeColor="text1"/>
                <w:sz w:val="20"/>
                <w:szCs w:val="20"/>
              </w:rPr>
              <w:t>sometric tension</w:t>
            </w:r>
            <w:r w:rsidR="00EE630F" w:rsidRPr="008D54A2">
              <w:rPr>
                <w:rFonts w:ascii="Times New Roman" w:hAnsi="Times New Roman" w:cs="Times New Roman"/>
                <w:color w:val="000000" w:themeColor="text1"/>
                <w:sz w:val="20"/>
                <w:szCs w:val="20"/>
              </w:rPr>
              <w:t>-time</w:t>
            </w:r>
            <w:r w:rsidRPr="008D54A2">
              <w:rPr>
                <w:rFonts w:ascii="Times New Roman" w:hAnsi="Times New Roman" w:cs="Times New Roman"/>
                <w:color w:val="000000" w:themeColor="text1"/>
                <w:sz w:val="20"/>
                <w:szCs w:val="20"/>
              </w:rPr>
              <w:t xml:space="preserve"> plot of</w:t>
            </w:r>
            <w:r w:rsidR="00534730" w:rsidRPr="008D54A2">
              <w:rPr>
                <w:rFonts w:ascii="Times New Roman" w:hAnsi="Times New Roman" w:cs="Times New Roman"/>
                <w:color w:val="000000" w:themeColor="text1"/>
                <w:sz w:val="20"/>
                <w:szCs w:val="20"/>
              </w:rPr>
              <w:t xml:space="preserve"> </w:t>
            </w:r>
            <w:r w:rsidRPr="008D54A2">
              <w:rPr>
                <w:rFonts w:ascii="Times New Roman" w:hAnsi="Times New Roman" w:cs="Times New Roman"/>
                <w:b/>
                <w:color w:val="000000" w:themeColor="text1"/>
                <w:sz w:val="20"/>
                <w:szCs w:val="20"/>
              </w:rPr>
              <w:t xml:space="preserve">a. </w:t>
            </w:r>
            <w:r w:rsidR="00534730" w:rsidRPr="008D54A2">
              <w:rPr>
                <w:rFonts w:ascii="Times New Roman" w:hAnsi="Times New Roman" w:cs="Times New Roman"/>
                <w:color w:val="000000" w:themeColor="text1"/>
                <w:sz w:val="20"/>
                <w:szCs w:val="20"/>
              </w:rPr>
              <w:t>non-</w:t>
            </w:r>
            <w:r w:rsidR="00E76AA1" w:rsidRPr="008D54A2">
              <w:rPr>
                <w:rFonts w:ascii="Times New Roman" w:hAnsi="Times New Roman" w:cs="Times New Roman"/>
                <w:color w:val="000000" w:themeColor="text1"/>
                <w:sz w:val="20"/>
                <w:szCs w:val="20"/>
              </w:rPr>
              <w:t>obstructive</w:t>
            </w:r>
            <w:r w:rsidRPr="008D54A2">
              <w:rPr>
                <w:rFonts w:ascii="Times New Roman" w:hAnsi="Times New Roman" w:cs="Times New Roman"/>
                <w:color w:val="000000" w:themeColor="text1"/>
                <w:sz w:val="20"/>
                <w:szCs w:val="20"/>
              </w:rPr>
              <w:t xml:space="preserve"> and </w:t>
            </w:r>
            <w:r w:rsidRPr="008D54A2">
              <w:rPr>
                <w:rFonts w:ascii="Times New Roman" w:hAnsi="Times New Roman" w:cs="Times New Roman"/>
                <w:b/>
                <w:color w:val="000000" w:themeColor="text1"/>
                <w:sz w:val="20"/>
                <w:szCs w:val="20"/>
              </w:rPr>
              <w:t>b</w:t>
            </w:r>
            <w:r w:rsidR="00534730" w:rsidRPr="008D54A2">
              <w:rPr>
                <w:rFonts w:ascii="Times New Roman" w:hAnsi="Times New Roman" w:cs="Times New Roman"/>
                <w:b/>
                <w:color w:val="000000" w:themeColor="text1"/>
                <w:sz w:val="20"/>
                <w:szCs w:val="20"/>
              </w:rPr>
              <w:t>.</w:t>
            </w:r>
            <w:r w:rsidR="00534730" w:rsidRPr="008D54A2">
              <w:rPr>
                <w:rFonts w:ascii="Times New Roman" w:hAnsi="Times New Roman" w:cs="Times New Roman"/>
                <w:color w:val="000000" w:themeColor="text1"/>
                <w:sz w:val="20"/>
                <w:szCs w:val="20"/>
              </w:rPr>
              <w:t xml:space="preserve"> </w:t>
            </w:r>
            <w:r w:rsidR="00EE630F" w:rsidRPr="008D54A2">
              <w:rPr>
                <w:rFonts w:ascii="Times New Roman" w:hAnsi="Times New Roman" w:cs="Times New Roman"/>
                <w:color w:val="000000" w:themeColor="text1"/>
                <w:sz w:val="20"/>
                <w:szCs w:val="20"/>
              </w:rPr>
              <w:t>o</w:t>
            </w:r>
            <w:r w:rsidRPr="008D54A2">
              <w:rPr>
                <w:rFonts w:ascii="Times New Roman" w:hAnsi="Times New Roman" w:cs="Times New Roman"/>
                <w:color w:val="000000" w:themeColor="text1"/>
                <w:sz w:val="20"/>
                <w:szCs w:val="20"/>
              </w:rPr>
              <w:t>bstructive HCM subject</w:t>
            </w:r>
            <w:r w:rsidR="00EE630F" w:rsidRPr="008D54A2">
              <w:rPr>
                <w:rFonts w:ascii="Times New Roman" w:hAnsi="Times New Roman" w:cs="Times New Roman"/>
                <w:color w:val="000000" w:themeColor="text1"/>
                <w:sz w:val="20"/>
                <w:szCs w:val="20"/>
              </w:rPr>
              <w:t>s.</w:t>
            </w:r>
            <w:r w:rsidRPr="008D54A2">
              <w:rPr>
                <w:rFonts w:ascii="Times New Roman" w:hAnsi="Times New Roman" w:cs="Times New Roman"/>
                <w:color w:val="000000" w:themeColor="text1"/>
                <w:sz w:val="20"/>
                <w:szCs w:val="20"/>
              </w:rPr>
              <w:t xml:space="preserve"> </w:t>
            </w:r>
            <w:r w:rsidRPr="008D54A2">
              <w:rPr>
                <w:rFonts w:ascii="Times New Roman" w:hAnsi="Times New Roman" w:cs="Times New Roman"/>
                <w:b/>
                <w:color w:val="000000" w:themeColor="text1"/>
                <w:sz w:val="20"/>
                <w:szCs w:val="20"/>
              </w:rPr>
              <w:t xml:space="preserve">c. </w:t>
            </w:r>
            <w:r w:rsidR="00EE630F" w:rsidRPr="008D54A2">
              <w:rPr>
                <w:rFonts w:ascii="Times New Roman" w:hAnsi="Times New Roman" w:cs="Times New Roman"/>
                <w:color w:val="000000" w:themeColor="text1"/>
                <w:sz w:val="20"/>
                <w:szCs w:val="20"/>
              </w:rPr>
              <w:t>P</w:t>
            </w:r>
            <w:r w:rsidRPr="008D54A2">
              <w:rPr>
                <w:rFonts w:ascii="Times New Roman" w:hAnsi="Times New Roman" w:cs="Times New Roman"/>
                <w:color w:val="000000" w:themeColor="text1"/>
                <w:sz w:val="20"/>
                <w:szCs w:val="20"/>
              </w:rPr>
              <w:t xml:space="preserve">eak </w:t>
            </w:r>
            <w:r w:rsidR="00FF0785" w:rsidRPr="008D54A2">
              <w:rPr>
                <w:rFonts w:ascii="Times New Roman" w:hAnsi="Times New Roman" w:cs="Times New Roman"/>
                <w:color w:val="000000" w:themeColor="text1"/>
                <w:sz w:val="20"/>
                <w:szCs w:val="20"/>
              </w:rPr>
              <w:t>GLS</w:t>
            </w:r>
            <w:r w:rsidRPr="008D54A2">
              <w:rPr>
                <w:rFonts w:ascii="Times New Roman" w:hAnsi="Times New Roman" w:cs="Times New Roman"/>
                <w:color w:val="000000" w:themeColor="text1"/>
                <w:sz w:val="20"/>
                <w:szCs w:val="20"/>
              </w:rPr>
              <w:t xml:space="preserve"> </w:t>
            </w:r>
            <w:r w:rsidR="00EE630F" w:rsidRPr="008D54A2">
              <w:rPr>
                <w:rFonts w:ascii="Times New Roman" w:hAnsi="Times New Roman" w:cs="Times New Roman"/>
                <w:color w:val="000000" w:themeColor="text1"/>
                <w:sz w:val="20"/>
                <w:szCs w:val="20"/>
              </w:rPr>
              <w:t>for the 2 HCM subjects. Peak</w:t>
            </w:r>
            <w:r w:rsidRPr="008D54A2">
              <w:rPr>
                <w:rFonts w:ascii="Times New Roman" w:hAnsi="Times New Roman" w:cs="Times New Roman"/>
                <w:color w:val="000000" w:themeColor="text1"/>
                <w:sz w:val="20"/>
                <w:szCs w:val="20"/>
              </w:rPr>
              <w:t xml:space="preserve"> stress</w:t>
            </w:r>
            <w:r w:rsidR="009928CB">
              <w:rPr>
                <w:rFonts w:ascii="Times New Roman" w:hAnsi="Times New Roman" w:cs="Times New Roman"/>
                <w:color w:val="000000" w:themeColor="text1"/>
                <w:sz w:val="20"/>
                <w:szCs w:val="20"/>
              </w:rPr>
              <w:t xml:space="preserve"> of the myofibers</w:t>
            </w:r>
            <w:r w:rsidRPr="008D54A2">
              <w:rPr>
                <w:rFonts w:ascii="Times New Roman" w:hAnsi="Times New Roman" w:cs="Times New Roman"/>
                <w:color w:val="000000" w:themeColor="text1"/>
                <w:sz w:val="20"/>
                <w:szCs w:val="20"/>
              </w:rPr>
              <w:t xml:space="preserve"> at </w:t>
            </w:r>
            <w:r w:rsidR="00EE630F" w:rsidRPr="008D54A2">
              <w:rPr>
                <w:rFonts w:ascii="Times New Roman" w:hAnsi="Times New Roman" w:cs="Times New Roman"/>
                <w:color w:val="000000" w:themeColor="text1"/>
                <w:sz w:val="20"/>
                <w:szCs w:val="20"/>
              </w:rPr>
              <w:t xml:space="preserve">the </w:t>
            </w:r>
            <w:r w:rsidRPr="008D54A2">
              <w:rPr>
                <w:rFonts w:ascii="Times New Roman" w:hAnsi="Times New Roman" w:cs="Times New Roman"/>
                <w:color w:val="000000" w:themeColor="text1"/>
                <w:sz w:val="20"/>
                <w:szCs w:val="20"/>
              </w:rPr>
              <w:t xml:space="preserve">septum and LVFW for </w:t>
            </w:r>
            <w:r w:rsidRPr="008D54A2">
              <w:rPr>
                <w:rFonts w:ascii="Times New Roman" w:hAnsi="Times New Roman" w:cs="Times New Roman"/>
                <w:b/>
                <w:color w:val="000000" w:themeColor="text1"/>
                <w:sz w:val="20"/>
                <w:szCs w:val="20"/>
              </w:rPr>
              <w:t xml:space="preserve">d. </w:t>
            </w:r>
            <w:r w:rsidRPr="008D54A2">
              <w:rPr>
                <w:rFonts w:ascii="Times New Roman" w:hAnsi="Times New Roman" w:cs="Times New Roman"/>
                <w:color w:val="000000" w:themeColor="text1"/>
                <w:sz w:val="20"/>
                <w:szCs w:val="20"/>
              </w:rPr>
              <w:t xml:space="preserve">obstructive and </w:t>
            </w:r>
            <w:r w:rsidRPr="008D54A2">
              <w:rPr>
                <w:rFonts w:ascii="Times New Roman" w:hAnsi="Times New Roman" w:cs="Times New Roman"/>
                <w:b/>
                <w:color w:val="000000" w:themeColor="text1"/>
                <w:sz w:val="20"/>
                <w:szCs w:val="20"/>
              </w:rPr>
              <w:t xml:space="preserve">e. </w:t>
            </w:r>
            <w:r w:rsidR="00466042" w:rsidRPr="00466042">
              <w:rPr>
                <w:rFonts w:ascii="Times New Roman" w:hAnsi="Times New Roman" w:cs="Times New Roman"/>
                <w:color w:val="000000" w:themeColor="text1"/>
                <w:sz w:val="20"/>
                <w:szCs w:val="20"/>
              </w:rPr>
              <w:t>non</w:t>
            </w:r>
            <w:r w:rsidR="00466042">
              <w:rPr>
                <w:rFonts w:ascii="Times New Roman" w:hAnsi="Times New Roman" w:cs="Times New Roman"/>
                <w:b/>
                <w:color w:val="000000" w:themeColor="text1"/>
                <w:sz w:val="20"/>
                <w:szCs w:val="20"/>
              </w:rPr>
              <w:t>-</w:t>
            </w:r>
            <w:r w:rsidRPr="008D54A2">
              <w:rPr>
                <w:rFonts w:ascii="Times New Roman" w:hAnsi="Times New Roman" w:cs="Times New Roman"/>
                <w:color w:val="000000" w:themeColor="text1"/>
                <w:sz w:val="20"/>
                <w:szCs w:val="20"/>
              </w:rPr>
              <w:t>obstructive HCM subject</w:t>
            </w:r>
            <w:r w:rsidR="00EE630F" w:rsidRPr="008D54A2">
              <w:rPr>
                <w:rFonts w:ascii="Times New Roman" w:hAnsi="Times New Roman" w:cs="Times New Roman"/>
                <w:color w:val="000000" w:themeColor="text1"/>
                <w:sz w:val="20"/>
                <w:szCs w:val="20"/>
              </w:rPr>
              <w:t>s</w:t>
            </w:r>
            <w:r w:rsidRPr="008D54A2">
              <w:rPr>
                <w:rFonts w:ascii="Times New Roman" w:hAnsi="Times New Roman" w:cs="Times New Roman"/>
                <w:color w:val="000000" w:themeColor="text1"/>
                <w:sz w:val="20"/>
                <w:szCs w:val="20"/>
              </w:rPr>
              <w:t>.</w:t>
            </w:r>
          </w:p>
        </w:tc>
      </w:tr>
    </w:tbl>
    <w:p w14:paraId="6A25AC6C" w14:textId="77777777" w:rsidR="007B7FF2" w:rsidRDefault="007B7FF2" w:rsidP="007B7FF2">
      <w:pPr>
        <w:spacing w:line="240" w:lineRule="auto"/>
        <w:jc w:val="both"/>
        <w:rPr>
          <w:rFonts w:ascii="Times New Roman" w:hAnsi="Times New Roman" w:cs="Times New Roman"/>
          <w:noProof/>
          <w:color w:val="000000" w:themeColor="text1"/>
          <w:sz w:val="24"/>
          <w:szCs w:val="24"/>
        </w:rPr>
      </w:pPr>
    </w:p>
    <w:p w14:paraId="53DA816A" w14:textId="2F870709" w:rsidR="007B7FF2" w:rsidRPr="007B7FF2" w:rsidRDefault="007B7FF2" w:rsidP="007B7FF2">
      <w:pPr>
        <w:spacing w:line="240" w:lineRule="auto"/>
        <w:ind w:firstLine="720"/>
        <w:jc w:val="both"/>
        <w:rPr>
          <w:rFonts w:ascii="Times New Roman" w:hAnsi="Times New Roman" w:cs="Times New Roman"/>
          <w:noProof/>
          <w:color w:val="000000" w:themeColor="text1"/>
          <w:sz w:val="24"/>
          <w:szCs w:val="24"/>
        </w:rPr>
      </w:pPr>
      <w:r w:rsidRPr="007B7FF2">
        <w:rPr>
          <w:rFonts w:ascii="Times New Roman" w:hAnsi="Times New Roman" w:cs="Times New Roman"/>
          <w:noProof/>
          <w:color w:val="000000" w:themeColor="text1"/>
          <w:sz w:val="24"/>
          <w:szCs w:val="24"/>
        </w:rPr>
        <w:t xml:space="preserve">Myofiber work density was reduced with increasing myofiber disarray in both non-obstructive HCM subject and obstructive HCM subject (Fig. 8a, b). The reduction in myofiber work density was highest in the septum and lowest in the anterior wall in the non-obstructive HCM subject (Septum: -73% ; Anterior: -70% at </w:t>
      </w:r>
      <m:oMath>
        <m:r>
          <w:rPr>
            <w:rFonts w:ascii="Cambria Math" w:hAnsi="Cambria Math" w:cs="Times New Roman"/>
            <w:noProof/>
            <w:color w:val="000000" w:themeColor="text1"/>
            <w:sz w:val="24"/>
            <w:szCs w:val="24"/>
          </w:rPr>
          <m:t>κ=0.18</m:t>
        </m:r>
      </m:oMath>
      <w:r w:rsidRPr="007B7FF2">
        <w:rPr>
          <w:rFonts w:ascii="Times New Roman" w:hAnsi="Times New Roman" w:cs="Times New Roman"/>
          <w:noProof/>
          <w:color w:val="000000" w:themeColor="text1"/>
          <w:sz w:val="24"/>
          <w:szCs w:val="24"/>
        </w:rPr>
        <w:t xml:space="preserve"> cf. </w:t>
      </w:r>
      <m:oMath>
        <m:r>
          <w:rPr>
            <w:rFonts w:ascii="Cambria Math" w:hAnsi="Cambria Math" w:cs="Times New Roman"/>
            <w:noProof/>
            <w:color w:val="000000" w:themeColor="text1"/>
            <w:sz w:val="24"/>
            <w:szCs w:val="24"/>
          </w:rPr>
          <m:t>κ=0.0)</m:t>
        </m:r>
      </m:oMath>
      <w:r w:rsidRPr="007B7FF2">
        <w:rPr>
          <w:rFonts w:ascii="Times New Roman" w:hAnsi="Times New Roman" w:cs="Times New Roman"/>
          <w:noProof/>
          <w:color w:val="000000" w:themeColor="text1"/>
          <w:sz w:val="24"/>
          <w:szCs w:val="24"/>
        </w:rPr>
        <w:t xml:space="preserve">. On the other hand, in obstructive HCM subject, posterior and LVFW regions have the highest and lowest reduction in myofiber work density, respectively  (Posterior: -87% ; Anterior: -82% at </w:t>
      </w:r>
      <m:oMath>
        <m:r>
          <w:rPr>
            <w:rFonts w:ascii="Cambria Math" w:hAnsi="Cambria Math" w:cs="Times New Roman"/>
            <w:noProof/>
            <w:color w:val="000000" w:themeColor="text1"/>
            <w:sz w:val="24"/>
            <w:szCs w:val="24"/>
          </w:rPr>
          <m:t>κ=0.22</m:t>
        </m:r>
      </m:oMath>
      <w:r w:rsidRPr="007B7FF2">
        <w:rPr>
          <w:rFonts w:ascii="Times New Roman" w:hAnsi="Times New Roman" w:cs="Times New Roman"/>
          <w:noProof/>
          <w:color w:val="000000" w:themeColor="text1"/>
          <w:sz w:val="24"/>
          <w:szCs w:val="24"/>
        </w:rPr>
        <w:t xml:space="preserve"> cf. </w:t>
      </w:r>
      <m:oMath>
        <m:r>
          <w:rPr>
            <w:rFonts w:ascii="Cambria Math" w:hAnsi="Cambria Math" w:cs="Times New Roman"/>
            <w:noProof/>
            <w:color w:val="000000" w:themeColor="text1"/>
            <w:sz w:val="24"/>
            <w:szCs w:val="24"/>
          </w:rPr>
          <m:t>κ=0.0)</m:t>
        </m:r>
      </m:oMath>
      <w:r w:rsidRPr="007B7FF2">
        <w:rPr>
          <w:rFonts w:ascii="Times New Roman" w:hAnsi="Times New Roman" w:cs="Times New Roman"/>
          <w:noProof/>
          <w:color w:val="000000" w:themeColor="text1"/>
          <w:sz w:val="24"/>
          <w:szCs w:val="24"/>
        </w:rPr>
        <w:t>.</w:t>
      </w:r>
    </w:p>
    <w:p w14:paraId="6A3FC857" w14:textId="70A0118F" w:rsidR="005B7EAF" w:rsidRDefault="005B7EAF" w:rsidP="007B7FF2">
      <w:pPr>
        <w:spacing w:line="240" w:lineRule="auto"/>
        <w:jc w:val="both"/>
        <w:rPr>
          <w:rFonts w:ascii="Times New Roman" w:hAnsi="Times New Roman" w:cs="Times New Roman"/>
          <w:noProof/>
          <w:color w:val="000000" w:themeColor="text1"/>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D41EB0" w14:paraId="5A073350" w14:textId="77777777" w:rsidTr="00FD7EF2">
        <w:tc>
          <w:tcPr>
            <w:tcW w:w="9350" w:type="dxa"/>
          </w:tcPr>
          <w:p w14:paraId="1E4BB90F" w14:textId="12FE17D3" w:rsidR="00D41EB0" w:rsidRPr="00FD7EF2" w:rsidRDefault="00E136CE" w:rsidP="00E136CE">
            <w:pPr>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                    </w:t>
            </w:r>
            <w:r w:rsidR="00EB6386">
              <w:rPr>
                <w:rFonts w:ascii="Times New Roman" w:hAnsi="Times New Roman" w:cs="Times New Roman"/>
                <w:color w:val="000000" w:themeColor="text1"/>
                <w:sz w:val="20"/>
                <w:szCs w:val="20"/>
              </w:rPr>
              <w:t xml:space="preserve">             </w:t>
            </w:r>
            <w:r>
              <w:rPr>
                <w:rFonts w:ascii="Times New Roman" w:hAnsi="Times New Roman" w:cs="Times New Roman"/>
                <w:noProof/>
                <w:color w:val="000000" w:themeColor="text1"/>
                <w:sz w:val="20"/>
                <w:szCs w:val="20"/>
              </w:rPr>
              <w:drawing>
                <wp:inline distT="0" distB="0" distL="0" distR="0" wp14:anchorId="303F6729" wp14:editId="296BE686">
                  <wp:extent cx="3371353" cy="4529715"/>
                  <wp:effectExtent l="0" t="0" r="63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_final.png"/>
                          <pic:cNvPicPr/>
                        </pic:nvPicPr>
                        <pic:blipFill>
                          <a:blip r:embed="rId19">
                            <a:extLst>
                              <a:ext uri="{28A0092B-C50C-407E-A947-70E740481C1C}">
                                <a14:useLocalDpi xmlns:a14="http://schemas.microsoft.com/office/drawing/2010/main" val="0"/>
                              </a:ext>
                            </a:extLst>
                          </a:blip>
                          <a:stretch>
                            <a:fillRect/>
                          </a:stretch>
                        </pic:blipFill>
                        <pic:spPr>
                          <a:xfrm>
                            <a:off x="0" y="0"/>
                            <a:ext cx="3387692" cy="4551668"/>
                          </a:xfrm>
                          <a:prstGeom prst="rect">
                            <a:avLst/>
                          </a:prstGeom>
                        </pic:spPr>
                      </pic:pic>
                    </a:graphicData>
                  </a:graphic>
                </wp:inline>
              </w:drawing>
            </w:r>
          </w:p>
        </w:tc>
      </w:tr>
      <w:tr w:rsidR="00D41EB0" w14:paraId="328EBE56" w14:textId="77777777" w:rsidTr="00FD7EF2">
        <w:tc>
          <w:tcPr>
            <w:tcW w:w="9350" w:type="dxa"/>
          </w:tcPr>
          <w:p w14:paraId="61486D1C" w14:textId="6F949EAA" w:rsidR="00D41EB0" w:rsidRPr="008D54A2" w:rsidRDefault="00D41EB0" w:rsidP="00E136CE">
            <w:pPr>
              <w:jc w:val="both"/>
              <w:rPr>
                <w:rFonts w:ascii="Times New Roman" w:hAnsi="Times New Roman" w:cs="Times New Roman"/>
                <w:color w:val="000000" w:themeColor="text1"/>
                <w:sz w:val="20"/>
                <w:szCs w:val="20"/>
              </w:rPr>
            </w:pPr>
            <w:r w:rsidRPr="008D54A2">
              <w:rPr>
                <w:rFonts w:ascii="Times New Roman" w:hAnsi="Times New Roman" w:cs="Times New Roman"/>
                <w:b/>
                <w:color w:val="000000" w:themeColor="text1"/>
                <w:sz w:val="20"/>
                <w:szCs w:val="20"/>
              </w:rPr>
              <w:t>Figure 8</w:t>
            </w:r>
            <w:r w:rsidRPr="008D54A2">
              <w:rPr>
                <w:rFonts w:ascii="Times New Roman" w:hAnsi="Times New Roman" w:cs="Times New Roman"/>
                <w:color w:val="000000" w:themeColor="text1"/>
                <w:sz w:val="20"/>
                <w:szCs w:val="20"/>
              </w:rPr>
              <w:t xml:space="preserve">: </w:t>
            </w:r>
            <w:r w:rsidR="00281CCE" w:rsidRPr="008D54A2">
              <w:rPr>
                <w:rFonts w:ascii="Times New Roman" w:hAnsi="Times New Roman" w:cs="Times New Roman"/>
                <w:color w:val="000000" w:themeColor="text1"/>
                <w:sz w:val="20"/>
                <w:szCs w:val="20"/>
              </w:rPr>
              <w:t xml:space="preserve">Effects of myofiber disarray on </w:t>
            </w:r>
            <w:r w:rsidR="009928CB">
              <w:rPr>
                <w:rFonts w:ascii="Times New Roman" w:hAnsi="Times New Roman" w:cs="Times New Roman"/>
                <w:color w:val="000000" w:themeColor="text1"/>
                <w:sz w:val="20"/>
                <w:szCs w:val="20"/>
              </w:rPr>
              <w:t xml:space="preserve">myofiber </w:t>
            </w:r>
            <w:r w:rsidR="00281CCE" w:rsidRPr="008D54A2">
              <w:rPr>
                <w:rFonts w:ascii="Times New Roman" w:hAnsi="Times New Roman" w:cs="Times New Roman"/>
                <w:color w:val="000000" w:themeColor="text1"/>
                <w:sz w:val="20"/>
                <w:szCs w:val="20"/>
              </w:rPr>
              <w:t xml:space="preserve">work densities </w:t>
            </w:r>
            <w:r w:rsidR="00E136CE">
              <w:rPr>
                <w:rFonts w:ascii="Times New Roman" w:hAnsi="Times New Roman" w:cs="Times New Roman"/>
                <w:color w:val="000000" w:themeColor="text1"/>
                <w:sz w:val="20"/>
                <w:szCs w:val="20"/>
              </w:rPr>
              <w:t xml:space="preserve">for </w:t>
            </w:r>
            <w:r w:rsidR="00E136CE">
              <w:rPr>
                <w:rFonts w:ascii="Times New Roman" w:hAnsi="Times New Roman" w:cs="Times New Roman"/>
                <w:b/>
                <w:color w:val="000000" w:themeColor="text1"/>
                <w:sz w:val="20"/>
                <w:szCs w:val="20"/>
              </w:rPr>
              <w:t>a.</w:t>
            </w:r>
            <w:r w:rsidR="00281CCE" w:rsidRPr="008D54A2">
              <w:rPr>
                <w:rFonts w:ascii="Times New Roman" w:hAnsi="Times New Roman" w:cs="Times New Roman"/>
                <w:color w:val="000000" w:themeColor="text1"/>
                <w:sz w:val="20"/>
                <w:szCs w:val="20"/>
              </w:rPr>
              <w:t xml:space="preserve"> </w:t>
            </w:r>
            <w:r w:rsidR="00E136CE">
              <w:rPr>
                <w:rFonts w:ascii="Times New Roman" w:hAnsi="Times New Roman" w:cs="Times New Roman"/>
                <w:color w:val="000000" w:themeColor="text1"/>
                <w:sz w:val="20"/>
                <w:szCs w:val="20"/>
              </w:rPr>
              <w:t xml:space="preserve">the non-obstructive </w:t>
            </w:r>
            <w:r w:rsidRPr="008D54A2">
              <w:rPr>
                <w:rFonts w:ascii="Times New Roman" w:hAnsi="Times New Roman" w:cs="Times New Roman"/>
                <w:color w:val="000000" w:themeColor="text1"/>
                <w:sz w:val="20"/>
                <w:szCs w:val="20"/>
              </w:rPr>
              <w:t xml:space="preserve">and </w:t>
            </w:r>
            <w:r w:rsidR="00E136CE">
              <w:rPr>
                <w:rFonts w:ascii="Times New Roman" w:hAnsi="Times New Roman" w:cs="Times New Roman"/>
                <w:b/>
                <w:color w:val="000000" w:themeColor="text1"/>
                <w:sz w:val="20"/>
                <w:szCs w:val="20"/>
              </w:rPr>
              <w:t xml:space="preserve">b. </w:t>
            </w:r>
            <w:r w:rsidR="00281CCE" w:rsidRPr="008D54A2">
              <w:rPr>
                <w:rFonts w:ascii="Times New Roman" w:hAnsi="Times New Roman" w:cs="Times New Roman"/>
                <w:color w:val="000000" w:themeColor="text1"/>
                <w:sz w:val="20"/>
                <w:szCs w:val="20"/>
              </w:rPr>
              <w:t xml:space="preserve">the </w:t>
            </w:r>
            <w:r w:rsidRPr="008D54A2">
              <w:rPr>
                <w:rFonts w:ascii="Times New Roman" w:hAnsi="Times New Roman" w:cs="Times New Roman"/>
                <w:color w:val="000000" w:themeColor="text1"/>
                <w:sz w:val="20"/>
                <w:szCs w:val="20"/>
              </w:rPr>
              <w:t xml:space="preserve">obstructive </w:t>
            </w:r>
            <w:r w:rsidR="00E136CE">
              <w:rPr>
                <w:rFonts w:ascii="Times New Roman" w:hAnsi="Times New Roman" w:cs="Times New Roman"/>
                <w:color w:val="000000" w:themeColor="text1"/>
                <w:sz w:val="20"/>
                <w:szCs w:val="20"/>
              </w:rPr>
              <w:t>HCM subject.</w:t>
            </w:r>
          </w:p>
        </w:tc>
      </w:tr>
    </w:tbl>
    <w:p w14:paraId="40F554B5" w14:textId="77777777" w:rsidR="007B7FF2" w:rsidRDefault="007B7FF2" w:rsidP="00D474D2">
      <w:pPr>
        <w:spacing w:line="240" w:lineRule="auto"/>
        <w:jc w:val="both"/>
        <w:rPr>
          <w:rFonts w:ascii="Times New Roman" w:hAnsi="Times New Roman" w:cs="Times New Roman"/>
          <w:b/>
          <w:color w:val="000000" w:themeColor="text1"/>
          <w:sz w:val="24"/>
          <w:szCs w:val="24"/>
        </w:rPr>
      </w:pPr>
    </w:p>
    <w:p w14:paraId="353FF2FB" w14:textId="7D550031" w:rsidR="002829D4" w:rsidRPr="000E2C89" w:rsidRDefault="002829D4" w:rsidP="00D474D2">
      <w:pPr>
        <w:spacing w:line="240" w:lineRule="auto"/>
        <w:jc w:val="both"/>
        <w:rPr>
          <w:rFonts w:ascii="Times New Roman" w:hAnsi="Times New Roman" w:cs="Times New Roman"/>
          <w:color w:val="000000" w:themeColor="text1"/>
          <w:sz w:val="24"/>
          <w:szCs w:val="24"/>
        </w:rPr>
      </w:pPr>
      <w:r w:rsidRPr="0018770A">
        <w:rPr>
          <w:rFonts w:ascii="Times New Roman" w:hAnsi="Times New Roman" w:cs="Times New Roman"/>
          <w:b/>
          <w:color w:val="000000" w:themeColor="text1"/>
          <w:sz w:val="24"/>
          <w:szCs w:val="24"/>
        </w:rPr>
        <w:t xml:space="preserve">Discussion: </w:t>
      </w:r>
    </w:p>
    <w:p w14:paraId="71595A93" w14:textId="4CF19891" w:rsidR="009508C3" w:rsidRPr="0018770A" w:rsidRDefault="00FC0A55" w:rsidP="00F463F2">
      <w:pPr>
        <w:spacing w:line="240" w:lineRule="auto"/>
        <w:jc w:val="both"/>
        <w:rPr>
          <w:rFonts w:ascii="Times New Roman" w:hAnsi="Times New Roman" w:cs="Times New Roman"/>
          <w:color w:val="000000" w:themeColor="text1"/>
          <w:sz w:val="24"/>
          <w:szCs w:val="24"/>
        </w:rPr>
      </w:pPr>
      <w:r w:rsidRPr="0018770A">
        <w:rPr>
          <w:rFonts w:ascii="Times New Roman" w:hAnsi="Times New Roman" w:cs="Times New Roman"/>
          <w:color w:val="000000" w:themeColor="text1"/>
          <w:sz w:val="24"/>
          <w:szCs w:val="24"/>
          <w:shd w:val="clear" w:color="auto" w:fill="FFFFFF"/>
        </w:rPr>
        <w:t>We have developed a patient</w:t>
      </w:r>
      <w:r w:rsidR="00081268">
        <w:rPr>
          <w:rFonts w:ascii="Times New Roman" w:hAnsi="Times New Roman" w:cs="Times New Roman"/>
          <w:color w:val="000000" w:themeColor="text1"/>
          <w:sz w:val="24"/>
          <w:szCs w:val="24"/>
          <w:shd w:val="clear" w:color="auto" w:fill="FFFFFF"/>
        </w:rPr>
        <w:t>-</w:t>
      </w:r>
      <w:r w:rsidRPr="0018770A">
        <w:rPr>
          <w:rFonts w:ascii="Times New Roman" w:hAnsi="Times New Roman" w:cs="Times New Roman"/>
          <w:color w:val="000000" w:themeColor="text1"/>
          <w:sz w:val="24"/>
          <w:szCs w:val="24"/>
          <w:shd w:val="clear" w:color="auto" w:fill="FFFFFF"/>
        </w:rPr>
        <w:t xml:space="preserve">specific computational framework of LV mechanics to investigate the effects of myofiber disarray </w:t>
      </w:r>
      <w:r w:rsidR="00AA10CC">
        <w:rPr>
          <w:rFonts w:ascii="Times New Roman" w:hAnsi="Times New Roman" w:cs="Times New Roman"/>
          <w:color w:val="000000" w:themeColor="text1"/>
          <w:sz w:val="24"/>
          <w:szCs w:val="24"/>
          <w:shd w:val="clear" w:color="auto" w:fill="FFFFFF"/>
        </w:rPr>
        <w:t>using clinical data of</w:t>
      </w:r>
      <w:r w:rsidR="00AA10CC" w:rsidRPr="0018770A">
        <w:rPr>
          <w:rFonts w:ascii="Times New Roman" w:hAnsi="Times New Roman" w:cs="Times New Roman"/>
          <w:color w:val="000000" w:themeColor="text1"/>
          <w:sz w:val="24"/>
          <w:szCs w:val="24"/>
          <w:shd w:val="clear" w:color="auto" w:fill="FFFFFF"/>
        </w:rPr>
        <w:t xml:space="preserve"> </w:t>
      </w:r>
      <w:r w:rsidRPr="0018770A">
        <w:rPr>
          <w:rFonts w:ascii="Times New Roman" w:hAnsi="Times New Roman" w:cs="Times New Roman"/>
          <w:color w:val="000000" w:themeColor="text1"/>
          <w:sz w:val="24"/>
          <w:szCs w:val="24"/>
          <w:shd w:val="clear" w:color="auto" w:fill="FFFFFF"/>
        </w:rPr>
        <w:t>2 HCM subjects with different phenotypes (obstructive vs non-obstructive) along with a control subject.</w:t>
      </w:r>
      <w:r w:rsidRPr="0018770A">
        <w:rPr>
          <w:rFonts w:ascii="Times New Roman" w:hAnsi="Times New Roman" w:cs="Times New Roman"/>
          <w:color w:val="000000" w:themeColor="text1"/>
          <w:sz w:val="24"/>
          <w:szCs w:val="24"/>
        </w:rPr>
        <w:t xml:space="preserve"> T</w:t>
      </w:r>
      <w:r w:rsidR="009508C3" w:rsidRPr="0018770A">
        <w:rPr>
          <w:rFonts w:ascii="Times New Roman" w:hAnsi="Times New Roman" w:cs="Times New Roman"/>
          <w:color w:val="000000" w:themeColor="text1"/>
          <w:sz w:val="24"/>
          <w:szCs w:val="24"/>
        </w:rPr>
        <w:t xml:space="preserve">he </w:t>
      </w:r>
      <w:r w:rsidR="00D4171F" w:rsidRPr="0018770A">
        <w:rPr>
          <w:rFonts w:ascii="Times New Roman" w:hAnsi="Times New Roman" w:cs="Times New Roman"/>
          <w:color w:val="000000" w:themeColor="text1"/>
          <w:sz w:val="24"/>
          <w:szCs w:val="24"/>
        </w:rPr>
        <w:t xml:space="preserve">key </w:t>
      </w:r>
      <w:r w:rsidR="009508C3" w:rsidRPr="0018770A">
        <w:rPr>
          <w:rFonts w:ascii="Times New Roman" w:hAnsi="Times New Roman" w:cs="Times New Roman"/>
          <w:color w:val="000000" w:themeColor="text1"/>
          <w:sz w:val="24"/>
          <w:szCs w:val="24"/>
        </w:rPr>
        <w:t xml:space="preserve">finding of this study </w:t>
      </w:r>
      <w:r w:rsidR="00D534CE" w:rsidRPr="0018770A">
        <w:rPr>
          <w:rFonts w:ascii="Times New Roman" w:hAnsi="Times New Roman" w:cs="Times New Roman"/>
          <w:color w:val="000000" w:themeColor="text1"/>
          <w:sz w:val="24"/>
          <w:szCs w:val="24"/>
        </w:rPr>
        <w:t>suggests that</w:t>
      </w:r>
      <w:r w:rsidR="009508C3" w:rsidRPr="0018770A">
        <w:rPr>
          <w:rFonts w:ascii="Times New Roman" w:hAnsi="Times New Roman" w:cs="Times New Roman"/>
          <w:color w:val="000000" w:themeColor="text1"/>
          <w:sz w:val="24"/>
          <w:szCs w:val="24"/>
        </w:rPr>
        <w:t xml:space="preserve"> the</w:t>
      </w:r>
      <w:r w:rsidR="00D534CE" w:rsidRPr="0018770A">
        <w:rPr>
          <w:rFonts w:ascii="Times New Roman" w:hAnsi="Times New Roman" w:cs="Times New Roman"/>
          <w:color w:val="000000" w:themeColor="text1"/>
          <w:sz w:val="24"/>
          <w:szCs w:val="24"/>
        </w:rPr>
        <w:t xml:space="preserve"> contractile force generated by the cardiac muscle cell is reduced</w:t>
      </w:r>
      <w:r w:rsidR="009508C3" w:rsidRPr="0018770A">
        <w:rPr>
          <w:rFonts w:ascii="Times New Roman" w:hAnsi="Times New Roman" w:cs="Times New Roman"/>
          <w:color w:val="000000" w:themeColor="text1"/>
          <w:sz w:val="24"/>
          <w:szCs w:val="24"/>
        </w:rPr>
        <w:t xml:space="preserve"> </w:t>
      </w:r>
      <w:r w:rsidR="00D534CE" w:rsidRPr="0018770A">
        <w:rPr>
          <w:rFonts w:ascii="Times New Roman" w:hAnsi="Times New Roman" w:cs="Times New Roman"/>
          <w:color w:val="000000" w:themeColor="text1"/>
          <w:sz w:val="24"/>
          <w:szCs w:val="24"/>
        </w:rPr>
        <w:t xml:space="preserve">in the obstructive HCM subject </w:t>
      </w:r>
      <w:r w:rsidR="00F33F5D" w:rsidRPr="0018770A">
        <w:rPr>
          <w:rFonts w:ascii="Times New Roman" w:hAnsi="Times New Roman" w:cs="Times New Roman"/>
          <w:color w:val="000000" w:themeColor="text1"/>
          <w:sz w:val="24"/>
          <w:szCs w:val="24"/>
        </w:rPr>
        <w:t xml:space="preserve">compared to the control subject. In the non-obstructive HCM subject, the contractile force is reduced only if the degree of </w:t>
      </w:r>
      <w:r w:rsidR="001060A9" w:rsidRPr="0018770A">
        <w:rPr>
          <w:rFonts w:ascii="Times New Roman" w:hAnsi="Times New Roman" w:cs="Times New Roman"/>
          <w:color w:val="000000" w:themeColor="text1"/>
          <w:sz w:val="24"/>
          <w:szCs w:val="24"/>
        </w:rPr>
        <w:t xml:space="preserve">global </w:t>
      </w:r>
      <w:r w:rsidR="00F33F5D" w:rsidRPr="0018770A">
        <w:rPr>
          <w:rFonts w:ascii="Times New Roman" w:hAnsi="Times New Roman" w:cs="Times New Roman"/>
          <w:color w:val="000000" w:themeColor="text1"/>
          <w:sz w:val="24"/>
          <w:szCs w:val="24"/>
        </w:rPr>
        <w:t xml:space="preserve">myofiber disarray </w:t>
      </w:r>
      <m:oMath>
        <m:r>
          <w:rPr>
            <w:rFonts w:ascii="Cambria Math" w:hAnsi="Cambria Math" w:cs="Times New Roman"/>
            <w:color w:val="000000" w:themeColor="text1"/>
            <w:sz w:val="24"/>
            <w:szCs w:val="24"/>
          </w:rPr>
          <m:t>κ</m:t>
        </m:r>
      </m:oMath>
      <w:r w:rsidR="00C74468">
        <w:rPr>
          <w:rFonts w:ascii="Times New Roman" w:eastAsiaTheme="minorEastAsia" w:hAnsi="Times New Roman" w:cs="Times New Roman"/>
          <w:color w:val="000000" w:themeColor="text1"/>
          <w:sz w:val="24"/>
          <w:szCs w:val="24"/>
        </w:rPr>
        <w:t xml:space="preserve"> is less than 0.14</w:t>
      </w:r>
      <w:r w:rsidR="00F33F5D" w:rsidRPr="0018770A">
        <w:rPr>
          <w:rFonts w:ascii="Times New Roman" w:eastAsiaTheme="minorEastAsia" w:hAnsi="Times New Roman" w:cs="Times New Roman"/>
          <w:color w:val="000000" w:themeColor="text1"/>
          <w:sz w:val="24"/>
          <w:szCs w:val="24"/>
        </w:rPr>
        <w:t xml:space="preserve">. </w:t>
      </w:r>
      <w:r w:rsidR="001060A9" w:rsidRPr="0018770A">
        <w:rPr>
          <w:rFonts w:ascii="Times New Roman" w:eastAsiaTheme="minorEastAsia" w:hAnsi="Times New Roman" w:cs="Times New Roman"/>
          <w:color w:val="000000" w:themeColor="text1"/>
          <w:sz w:val="24"/>
          <w:szCs w:val="24"/>
        </w:rPr>
        <w:t>Specifically, the study found that</w:t>
      </w:r>
      <w:r w:rsidR="001060A9" w:rsidRPr="0018770A">
        <w:rPr>
          <w:rFonts w:ascii="Times New Roman" w:hAnsi="Times New Roman" w:cs="Times New Roman"/>
          <w:color w:val="000000" w:themeColor="text1"/>
          <w:sz w:val="24"/>
          <w:szCs w:val="24"/>
        </w:rPr>
        <w:t xml:space="preserve"> the contractile force generated by the cell to reproduce the clinical measurements is increased with an i</w:t>
      </w:r>
      <w:r w:rsidR="0048506E" w:rsidRPr="0018770A">
        <w:rPr>
          <w:rFonts w:ascii="Times New Roman" w:hAnsi="Times New Roman" w:cs="Times New Roman"/>
          <w:color w:val="000000" w:themeColor="text1"/>
          <w:sz w:val="24"/>
          <w:szCs w:val="24"/>
        </w:rPr>
        <w:t xml:space="preserve">ncrease in </w:t>
      </w:r>
      <w:r w:rsidR="001060A9" w:rsidRPr="0018770A">
        <w:rPr>
          <w:rFonts w:ascii="Times New Roman" w:hAnsi="Times New Roman" w:cs="Times New Roman"/>
          <w:color w:val="000000" w:themeColor="text1"/>
          <w:sz w:val="24"/>
          <w:szCs w:val="24"/>
        </w:rPr>
        <w:t xml:space="preserve">global </w:t>
      </w:r>
      <w:r w:rsidR="0048506E" w:rsidRPr="0018770A">
        <w:rPr>
          <w:rFonts w:ascii="Times New Roman" w:hAnsi="Times New Roman" w:cs="Times New Roman"/>
          <w:color w:val="000000" w:themeColor="text1"/>
          <w:sz w:val="24"/>
          <w:szCs w:val="24"/>
        </w:rPr>
        <w:t>myofiber disarray</w:t>
      </w:r>
      <w:r w:rsidR="00394AE8">
        <w:rPr>
          <w:rFonts w:ascii="Times New Roman" w:hAnsi="Times New Roman" w:cs="Times New Roman"/>
          <w:color w:val="000000" w:themeColor="text1"/>
          <w:sz w:val="24"/>
          <w:szCs w:val="24"/>
        </w:rPr>
        <w:t xml:space="preserve">. </w:t>
      </w:r>
      <w:r w:rsidR="004923AA">
        <w:rPr>
          <w:rFonts w:ascii="Times New Roman" w:hAnsi="Times New Roman" w:cs="Times New Roman"/>
          <w:color w:val="000000" w:themeColor="text1"/>
          <w:sz w:val="24"/>
          <w:szCs w:val="24"/>
        </w:rPr>
        <w:t>An</w:t>
      </w:r>
      <w:r w:rsidR="00394AE8">
        <w:rPr>
          <w:rFonts w:ascii="Times New Roman" w:hAnsi="Times New Roman" w:cs="Times New Roman"/>
          <w:color w:val="000000" w:themeColor="text1"/>
          <w:sz w:val="24"/>
          <w:szCs w:val="24"/>
        </w:rPr>
        <w:t xml:space="preserve"> increase</w:t>
      </w:r>
      <w:r w:rsidR="004923AA">
        <w:rPr>
          <w:rFonts w:ascii="Times New Roman" w:hAnsi="Times New Roman" w:cs="Times New Roman"/>
          <w:color w:val="000000" w:themeColor="text1"/>
          <w:sz w:val="24"/>
          <w:szCs w:val="24"/>
        </w:rPr>
        <w:t xml:space="preserve"> in</w:t>
      </w:r>
      <w:r w:rsidR="00394AE8">
        <w:rPr>
          <w:rFonts w:ascii="Times New Roman" w:hAnsi="Times New Roman" w:cs="Times New Roman"/>
          <w:color w:val="000000" w:themeColor="text1"/>
          <w:sz w:val="24"/>
          <w:szCs w:val="24"/>
        </w:rPr>
        <w:t xml:space="preserve"> myofiber disarray led to </w:t>
      </w:r>
      <w:r w:rsidR="004923AA">
        <w:rPr>
          <w:rFonts w:ascii="Times New Roman" w:hAnsi="Times New Roman" w:cs="Times New Roman"/>
          <w:color w:val="000000" w:themeColor="text1"/>
          <w:sz w:val="24"/>
          <w:szCs w:val="24"/>
        </w:rPr>
        <w:t>a reduction in myofiber</w:t>
      </w:r>
      <w:r w:rsidR="00394AE8">
        <w:rPr>
          <w:rFonts w:ascii="Times New Roman" w:hAnsi="Times New Roman" w:cs="Times New Roman"/>
          <w:color w:val="000000" w:themeColor="text1"/>
          <w:sz w:val="24"/>
          <w:szCs w:val="24"/>
        </w:rPr>
        <w:t xml:space="preserve"> work density in both HCM </w:t>
      </w:r>
      <w:commentRangeStart w:id="14"/>
      <w:r w:rsidR="00394AE8">
        <w:rPr>
          <w:rFonts w:ascii="Times New Roman" w:hAnsi="Times New Roman" w:cs="Times New Roman"/>
          <w:color w:val="000000" w:themeColor="text1"/>
          <w:sz w:val="24"/>
          <w:szCs w:val="24"/>
        </w:rPr>
        <w:t>subjects</w:t>
      </w:r>
      <w:commentRangeEnd w:id="14"/>
      <w:r w:rsidR="0022550E">
        <w:rPr>
          <w:rStyle w:val="CommentReference"/>
          <w:rFonts w:ascii="Liberation Serif" w:eastAsia="Noto Sans CJK SC Regular" w:hAnsi="Liberation Serif" w:cs="Mangal"/>
          <w:kern w:val="3"/>
          <w:lang w:eastAsia="zh-CN" w:bidi="hi-IN"/>
        </w:rPr>
        <w:commentReference w:id="14"/>
      </w:r>
      <w:r w:rsidR="00E71507">
        <w:rPr>
          <w:rFonts w:ascii="Times New Roman" w:hAnsi="Times New Roman" w:cs="Times New Roman"/>
          <w:color w:val="000000" w:themeColor="text1"/>
          <w:sz w:val="24"/>
          <w:szCs w:val="24"/>
        </w:rPr>
        <w:t>.</w:t>
      </w:r>
    </w:p>
    <w:p w14:paraId="0038AFCE" w14:textId="765F7DB7" w:rsidR="00FC0A55" w:rsidRPr="00516149" w:rsidRDefault="00FC0A55" w:rsidP="005B7169">
      <w:pPr>
        <w:spacing w:line="240" w:lineRule="auto"/>
        <w:jc w:val="both"/>
        <w:rPr>
          <w:rFonts w:ascii="Times New Roman" w:hAnsi="Times New Roman" w:cs="Times New Roman"/>
          <w:b/>
          <w:bCs/>
          <w:i/>
          <w:color w:val="000000" w:themeColor="text1"/>
          <w:sz w:val="24"/>
          <w:szCs w:val="24"/>
          <w:u w:val="single"/>
        </w:rPr>
      </w:pPr>
      <w:r w:rsidRPr="00516149">
        <w:rPr>
          <w:rFonts w:ascii="Times New Roman" w:hAnsi="Times New Roman" w:cs="Times New Roman"/>
          <w:b/>
          <w:bCs/>
          <w:i/>
          <w:color w:val="000000" w:themeColor="text1"/>
          <w:sz w:val="24"/>
          <w:szCs w:val="24"/>
          <w:u w:val="single"/>
        </w:rPr>
        <w:t xml:space="preserve">LV </w:t>
      </w:r>
      <w:r w:rsidR="007A62DC" w:rsidRPr="00516149">
        <w:rPr>
          <w:rFonts w:ascii="Times New Roman" w:hAnsi="Times New Roman" w:cs="Times New Roman"/>
          <w:b/>
          <w:bCs/>
          <w:i/>
          <w:color w:val="000000" w:themeColor="text1"/>
          <w:sz w:val="24"/>
          <w:szCs w:val="24"/>
          <w:u w:val="single"/>
        </w:rPr>
        <w:t>wall thickness</w:t>
      </w:r>
    </w:p>
    <w:p w14:paraId="1BF2C44E" w14:textId="6B76BF1A" w:rsidR="00164F82" w:rsidRPr="0018770A" w:rsidRDefault="003E6BEC" w:rsidP="00F463F2">
      <w:pPr>
        <w:spacing w:line="240" w:lineRule="auto"/>
        <w:jc w:val="both"/>
        <w:rPr>
          <w:rFonts w:ascii="Times New Roman" w:hAnsi="Times New Roman" w:cs="Times New Roman"/>
          <w:color w:val="000000" w:themeColor="text1"/>
          <w:sz w:val="24"/>
          <w:szCs w:val="24"/>
          <w:u w:val="single"/>
        </w:rPr>
      </w:pPr>
      <w:r w:rsidRPr="0018770A">
        <w:rPr>
          <w:rFonts w:ascii="Times New Roman" w:hAnsi="Times New Roman" w:cs="Times New Roman"/>
          <w:color w:val="000000" w:themeColor="text1"/>
          <w:sz w:val="24"/>
          <w:szCs w:val="24"/>
          <w:shd w:val="clear" w:color="auto" w:fill="FFFFFF"/>
        </w:rPr>
        <w:t>The reconstructed LV geometr</w:t>
      </w:r>
      <w:r w:rsidR="00572ED9">
        <w:rPr>
          <w:rFonts w:ascii="Times New Roman" w:hAnsi="Times New Roman" w:cs="Times New Roman" w:hint="eastAsia"/>
          <w:color w:val="000000" w:themeColor="text1"/>
          <w:sz w:val="24"/>
          <w:szCs w:val="24"/>
          <w:shd w:val="clear" w:color="auto" w:fill="FFFFFF"/>
          <w:lang w:eastAsia="zh-CN"/>
        </w:rPr>
        <w:t>ies</w:t>
      </w:r>
      <w:r w:rsidRPr="0018770A">
        <w:rPr>
          <w:rFonts w:ascii="Times New Roman" w:hAnsi="Times New Roman" w:cs="Times New Roman"/>
          <w:color w:val="000000" w:themeColor="text1"/>
          <w:sz w:val="24"/>
          <w:szCs w:val="24"/>
          <w:shd w:val="clear" w:color="auto" w:fill="FFFFFF"/>
        </w:rPr>
        <w:t xml:space="preserve"> of the HCM subjects are consistent </w:t>
      </w:r>
      <w:r w:rsidR="007D6C68">
        <w:rPr>
          <w:rFonts w:ascii="Times New Roman" w:hAnsi="Times New Roman" w:cs="Times New Roman"/>
          <w:color w:val="000000" w:themeColor="text1"/>
          <w:sz w:val="24"/>
          <w:szCs w:val="24"/>
          <w:shd w:val="clear" w:color="auto" w:fill="FFFFFF"/>
        </w:rPr>
        <w:t>with those</w:t>
      </w:r>
      <w:r w:rsidR="007D6C68" w:rsidRPr="0018770A">
        <w:rPr>
          <w:rFonts w:ascii="Times New Roman" w:hAnsi="Times New Roman" w:cs="Times New Roman"/>
          <w:color w:val="000000" w:themeColor="text1"/>
          <w:sz w:val="24"/>
          <w:szCs w:val="24"/>
          <w:shd w:val="clear" w:color="auto" w:fill="FFFFFF"/>
        </w:rPr>
        <w:t xml:space="preserve"> </w:t>
      </w:r>
      <w:r w:rsidRPr="0018770A">
        <w:rPr>
          <w:rFonts w:ascii="Times New Roman" w:hAnsi="Times New Roman" w:cs="Times New Roman"/>
          <w:color w:val="000000" w:themeColor="text1"/>
          <w:sz w:val="24"/>
          <w:szCs w:val="24"/>
          <w:shd w:val="clear" w:color="auto" w:fill="FFFFFF"/>
        </w:rPr>
        <w:t xml:space="preserve">reported in previous clinical studies. Specifically, the </w:t>
      </w:r>
      <w:r w:rsidRPr="0018770A">
        <w:rPr>
          <w:rFonts w:ascii="Times New Roman" w:hAnsi="Times New Roman" w:cs="Times New Roman"/>
          <w:color w:val="000000" w:themeColor="text1"/>
          <w:sz w:val="24"/>
          <w:szCs w:val="24"/>
        </w:rPr>
        <w:t xml:space="preserve">maximum </w:t>
      </w:r>
      <w:r w:rsidR="00682F85">
        <w:rPr>
          <w:rFonts w:ascii="Times New Roman" w:hAnsi="Times New Roman" w:cs="Times New Roman"/>
          <w:color w:val="000000" w:themeColor="text1"/>
          <w:sz w:val="24"/>
          <w:szCs w:val="24"/>
        </w:rPr>
        <w:t xml:space="preserve">LV </w:t>
      </w:r>
      <w:r w:rsidRPr="0018770A">
        <w:rPr>
          <w:rFonts w:ascii="Times New Roman" w:hAnsi="Times New Roman" w:cs="Times New Roman"/>
          <w:color w:val="000000" w:themeColor="text1"/>
          <w:sz w:val="24"/>
          <w:szCs w:val="24"/>
        </w:rPr>
        <w:t xml:space="preserve">wall thickness in the obstructive and non-obstructive HCM subjects are 17.4mm and 12.3 mm at the mid posterior and basal anterior wall, </w:t>
      </w:r>
      <w:r w:rsidRPr="0018770A">
        <w:rPr>
          <w:rFonts w:ascii="Times New Roman" w:hAnsi="Times New Roman" w:cs="Times New Roman"/>
          <w:color w:val="000000" w:themeColor="text1"/>
          <w:sz w:val="24"/>
          <w:szCs w:val="24"/>
        </w:rPr>
        <w:lastRenderedPageBreak/>
        <w:t>respectively. These values are consistent with previous studies</w:t>
      </w:r>
      <w:r w:rsidR="009021C3" w:rsidRPr="001C69B0">
        <w:rPr>
          <w:rFonts w:ascii="Times New Roman" w:hAnsi="Times New Roman" w:cs="Times New Roman"/>
          <w:color w:val="000000" w:themeColor="text1"/>
          <w:sz w:val="24"/>
          <w:szCs w:val="24"/>
        </w:rPr>
        <w:t xml:space="preserve"> </w:t>
      </w:r>
      <w:r w:rsidR="009021C3" w:rsidRPr="001C69B0">
        <w:rPr>
          <w:rFonts w:ascii="Times New Roman" w:hAnsi="Times New Roman" w:cs="Times New Roman"/>
          <w:color w:val="000000" w:themeColor="text1"/>
          <w:sz w:val="24"/>
          <w:szCs w:val="24"/>
        </w:rPr>
        <w:fldChar w:fldCharType="begin" w:fldLock="1"/>
      </w:r>
      <w:r w:rsidR="007161F5">
        <w:rPr>
          <w:rFonts w:ascii="Times New Roman" w:hAnsi="Times New Roman" w:cs="Times New Roman"/>
          <w:color w:val="000000" w:themeColor="text1"/>
          <w:sz w:val="24"/>
          <w:szCs w:val="24"/>
        </w:rPr>
        <w:instrText>ADDIN CSL_CITATION {"citationItems":[{"id":"ITEM-1","itemData":{"DOI":"10.1161/01.CIR.59.1.126","ISSN":"00097322","PMID":"152169","abstract":"Necropsy studies were performed in 125 infants, 2 years old or less, with a variety of congenital heart malformations. Disproportionate ventricular septal thickening (septal-to-left ventricular free wall thickness ratio ≥1.3) was present in 31 (25%) of the 125 patients. In the majority of patients, an abnormal septal-to-free wall ratio did not appear to be manifestation of genetically transmitted hypertrophic cardiomyopathy, since: 1) marked disorganization of septal myocardium (involving ≥5% of the tissue section) was present in only five of the 31 patients with disproportionate septal thickening; and 2) echocardiographic studies in first degree relatives of four other patients with disproportionate septal thickening and normal septal architecture did not show asymmetric septal hypertrophy. The relatively high prevalence of septal-to-free wall ratios of 1.3 or greater in this population of infants with congenital heart disease appeared to be due in part to minor differences in ventricular wall thickness (in patients with relatively thin absolute wall thickness) which may produce particularly large deviations from unity in septal-to-free wall ration. Hence, 1) nongenetically transmitted disproportionate septal thickening is relatively common in infants with congenital heart diseases studied at necropsy; and 2) a septal-to-free wall ratio of ≥1.3 cannot be used as the sole criterion for identifying associated hypertrophic cardiomyopathy in infants with other congenital heart diseases, particularly if marked absolute septal thickening is absent.","author":[{"dropping-particle":"","family":"Maron","given":"B. J.","non-dropping-particle":"","parse-names":false,"suffix":""},{"dropping-particle":"","family":"Edwards","given":"J. E.","non-dropping-particle":"","parse-names":false,"suffix":""},{"dropping-particle":"","family":"Moller","given":"J. H.","non-dropping-particle":"","parse-names":false,"suffix":""},{"dropping-particle":"","family":"Epstein","given":"S. E.","non-dropping-particle":"","parse-names":false,"suffix":""}],"container-title":"Circulation","id":"ITEM-1","issued":{"date-parts":[["1979"]]},"title":"Prevalence and characteristics of disproportionate ventricular septal thickening in infants with congenital heart disease","type":"article-journal"},"uris":["http://www.mendeley.com/documents/?uuid=b9512ffa-c549-4b2c-8f72-788918d1b70e"]},{"id":"ITEM-2","itemData":{"DOI":"10.1186/s12947-016-0072-5","ISSN":"1476-7120","abstract":"Hypertrophic Cardiomyopathy (HCM) is an inherited cardiovascular disorder of great genetic heterogeneity and has a prevalence of 0.1 – 0.2 % in the general population. Several hundred mutations in more than 27 genes, most of which encode sarcomeric structures, are associated with the HCM phenotype. Then, HCM is an extremely heterogeneous disease and several phenotypes have been described over the years. Originally only two phenotypes were considered, a more common, obstructive type (HOCM, 70 %) and a less common, non-obstructive type (HNCM, 30 %) (Maron BJ, et al. Am J Cardiol 48:418 –28, 1981). Wigle et al. (Circ 92:1680–92, 1995) considered three types of functional phenotypes: subaortic obstruction, midventricular obstruction and cavity obliteration. A leader american working group suggested that HCM should be defined genetically and not morphologically (Maron BJ, et al. Circ 113:1807–16, 2006). The European Society of Cardiology Working Group on Myocardial and Pericardial Diseases recommended otherwise a morphological classification (Elliott P, et al. Eur Heart J 29:270–6, 2008). Echocardiography is still the principal tool for the diagnosis, prognosis and clinical management of HCM. It is well known that the echocardiographic picture may have a clinical and prognostic impact. For this reason, in this article, we summarize the state of the art regarding the echocardiographic pattern of the HCM phenotypes and its impact on clinical course and prognosis.","author":[{"dropping-particle":"","family":"Parato","given":"Vito Maurizio","non-dropping-particle":"","parse-names":false,"suffix":""},{"dropping-particle":"","family":"Antoncecchi","given":"Valeria","non-dropping-particle":"","parse-names":false,"suffix":""},{"dropping-particle":"","family":"Sozzi","given":"Fabiola","non-dropping-particle":"","parse-names":false,"suffix":""},{"dropping-particle":"","family":"Marazia","given":"Stefania","non-dropping-particle":"","parse-names":false,"suffix":""},{"dropping-particle":"","family":"Zito","given":"Annapaola","non-dropping-particle":"","parse-names":false,"suffix":""},{"dropping-particle":"","family":"Maiello","given":"Maria","non-dropping-particle":"","parse-names":false,"suffix":""},{"dropping-particle":"","family":"Palmiero","given":"Pasquale","non-dropping-particle":"","parse-names":false,"suffix":""},{"dropping-particle":"","family":"ISCU","given":"on behalf of Italian Chapter of","non-dropping-particle":"","parse-names":false,"suffix":""}],"container-title":"Cardiovascular Ultrasound","id":"ITEM-2","issue":"1","issued":{"date-parts":[["2016"]]},"note":"Read","page":"30","title":"Echocardiographic diagnosis of the different phenotypes of hypertrophic cardiomyopathy","type":"article-journal","volume":"14"},"uris":["http://www.mendeley.com/documents/?uuid=a0bc10ae-e9e8-4908-8b26-9b773289e54e"]}],"mendeley":{"formattedCitation":"[60], [61]","plainTextFormattedCitation":"[60], [61]","previouslyFormattedCitation":"[60], [61]"},"properties":{"noteIndex":0},"schema":"https://github.com/citation-style-language/schema/raw/master/csl-citation.json"}</w:instrText>
      </w:r>
      <w:r w:rsidR="009021C3" w:rsidRPr="001C69B0">
        <w:rPr>
          <w:rFonts w:ascii="Times New Roman" w:hAnsi="Times New Roman" w:cs="Times New Roman"/>
          <w:color w:val="000000" w:themeColor="text1"/>
          <w:sz w:val="24"/>
          <w:szCs w:val="24"/>
        </w:rPr>
        <w:fldChar w:fldCharType="separate"/>
      </w:r>
      <w:r w:rsidR="00E220C9" w:rsidRPr="00E220C9">
        <w:rPr>
          <w:rFonts w:ascii="Times New Roman" w:hAnsi="Times New Roman" w:cs="Times New Roman"/>
          <w:noProof/>
          <w:color w:val="000000" w:themeColor="text1"/>
          <w:sz w:val="24"/>
          <w:szCs w:val="24"/>
        </w:rPr>
        <w:t>[60], [61]</w:t>
      </w:r>
      <w:r w:rsidR="009021C3" w:rsidRPr="001C69B0">
        <w:rPr>
          <w:rFonts w:ascii="Times New Roman" w:hAnsi="Times New Roman" w:cs="Times New Roman"/>
          <w:color w:val="000000" w:themeColor="text1"/>
          <w:sz w:val="24"/>
          <w:szCs w:val="24"/>
        </w:rPr>
        <w:fldChar w:fldCharType="end"/>
      </w:r>
      <w:r w:rsidR="009021C3" w:rsidRPr="001C69B0">
        <w:rPr>
          <w:rFonts w:ascii="Times New Roman" w:hAnsi="Times New Roman" w:cs="Times New Roman"/>
          <w:color w:val="000000" w:themeColor="text1"/>
          <w:sz w:val="24"/>
          <w:szCs w:val="24"/>
        </w:rPr>
        <w:t xml:space="preserve">. </w:t>
      </w:r>
      <w:r w:rsidR="002D29DB">
        <w:rPr>
          <w:rFonts w:ascii="Times New Roman" w:hAnsi="Times New Roman" w:cs="Times New Roman"/>
          <w:color w:val="000000" w:themeColor="text1"/>
          <w:sz w:val="24"/>
          <w:szCs w:val="24"/>
        </w:rPr>
        <w:t>T</w:t>
      </w:r>
      <w:r w:rsidR="00C57A68" w:rsidRPr="0018770A">
        <w:rPr>
          <w:rFonts w:ascii="Times New Roman" w:hAnsi="Times New Roman" w:cs="Times New Roman"/>
          <w:color w:val="000000" w:themeColor="text1"/>
          <w:sz w:val="24"/>
          <w:szCs w:val="24"/>
          <w:shd w:val="clear" w:color="auto" w:fill="FFFFFF"/>
        </w:rPr>
        <w:t>he</w:t>
      </w:r>
      <w:r w:rsidRPr="0018770A">
        <w:rPr>
          <w:rFonts w:ascii="Times New Roman" w:hAnsi="Times New Roman" w:cs="Times New Roman"/>
          <w:color w:val="000000" w:themeColor="text1"/>
          <w:sz w:val="24"/>
          <w:szCs w:val="24"/>
          <w:shd w:val="clear" w:color="auto" w:fill="FFFFFF"/>
        </w:rPr>
        <w:t xml:space="preserve"> ratio of </w:t>
      </w:r>
      <w:r w:rsidR="00164F82">
        <w:rPr>
          <w:rFonts w:ascii="Times New Roman" w:hAnsi="Times New Roman" w:cs="Times New Roman"/>
          <w:color w:val="000000" w:themeColor="text1"/>
          <w:sz w:val="24"/>
          <w:szCs w:val="24"/>
          <w:shd w:val="clear" w:color="auto" w:fill="FFFFFF"/>
        </w:rPr>
        <w:t xml:space="preserve">maximum </w:t>
      </w:r>
      <w:r w:rsidRPr="0018770A">
        <w:rPr>
          <w:rFonts w:ascii="Times New Roman" w:hAnsi="Times New Roman" w:cs="Times New Roman"/>
          <w:color w:val="000000" w:themeColor="text1"/>
          <w:sz w:val="24"/>
          <w:szCs w:val="24"/>
          <w:shd w:val="clear" w:color="auto" w:fill="FFFFFF"/>
        </w:rPr>
        <w:t xml:space="preserve">septum wall thickness to </w:t>
      </w:r>
      <w:r w:rsidR="00164F82">
        <w:rPr>
          <w:rFonts w:ascii="Times New Roman" w:hAnsi="Times New Roman" w:cs="Times New Roman"/>
          <w:color w:val="000000" w:themeColor="text1"/>
          <w:sz w:val="24"/>
          <w:szCs w:val="24"/>
          <w:shd w:val="clear" w:color="auto" w:fill="FFFFFF"/>
        </w:rPr>
        <w:t xml:space="preserve">minimum </w:t>
      </w:r>
      <w:r w:rsidRPr="0018770A">
        <w:rPr>
          <w:rFonts w:ascii="Times New Roman" w:hAnsi="Times New Roman" w:cs="Times New Roman"/>
          <w:color w:val="000000" w:themeColor="text1"/>
          <w:sz w:val="24"/>
          <w:szCs w:val="24"/>
          <w:shd w:val="clear" w:color="auto" w:fill="FFFFFF"/>
        </w:rPr>
        <w:t xml:space="preserve">posterior wall thickness for </w:t>
      </w:r>
      <w:r w:rsidR="00C57A68" w:rsidRPr="0018770A">
        <w:rPr>
          <w:rFonts w:ascii="Times New Roman" w:hAnsi="Times New Roman" w:cs="Times New Roman"/>
          <w:color w:val="000000" w:themeColor="text1"/>
          <w:sz w:val="24"/>
          <w:szCs w:val="24"/>
          <w:shd w:val="clear" w:color="auto" w:fill="FFFFFF"/>
        </w:rPr>
        <w:t xml:space="preserve">the </w:t>
      </w:r>
      <w:r w:rsidRPr="0018770A">
        <w:rPr>
          <w:rFonts w:ascii="Times New Roman" w:hAnsi="Times New Roman" w:cs="Times New Roman"/>
          <w:color w:val="000000" w:themeColor="text1"/>
          <w:sz w:val="24"/>
          <w:szCs w:val="24"/>
          <w:shd w:val="clear" w:color="auto" w:fill="FFFFFF"/>
        </w:rPr>
        <w:t>non-obstructive</w:t>
      </w:r>
      <w:r w:rsidR="00C57A68" w:rsidRPr="0018770A">
        <w:rPr>
          <w:rFonts w:ascii="Times New Roman" w:hAnsi="Times New Roman" w:cs="Times New Roman"/>
          <w:color w:val="000000" w:themeColor="text1"/>
          <w:sz w:val="24"/>
          <w:szCs w:val="24"/>
          <w:shd w:val="clear" w:color="auto" w:fill="FFFFFF"/>
        </w:rPr>
        <w:t xml:space="preserve"> (1.9) and obstructive (1.54) HCM subjects are also within the threshold (≥ 1.3) </w:t>
      </w:r>
      <w:r w:rsidR="007D6C68">
        <w:rPr>
          <w:rFonts w:ascii="Times New Roman" w:hAnsi="Times New Roman" w:cs="Times New Roman"/>
          <w:color w:val="000000" w:themeColor="text1"/>
          <w:sz w:val="24"/>
          <w:szCs w:val="24"/>
          <w:shd w:val="clear" w:color="auto" w:fill="FFFFFF"/>
        </w:rPr>
        <w:t>used to define</w:t>
      </w:r>
      <w:r w:rsidR="007D6C68" w:rsidRPr="0018770A">
        <w:rPr>
          <w:rFonts w:ascii="Times New Roman" w:hAnsi="Times New Roman" w:cs="Times New Roman"/>
          <w:color w:val="000000" w:themeColor="text1"/>
          <w:sz w:val="24"/>
          <w:szCs w:val="24"/>
          <w:shd w:val="clear" w:color="auto" w:fill="FFFFFF"/>
        </w:rPr>
        <w:t xml:space="preserve"> </w:t>
      </w:r>
      <w:r w:rsidR="00C57A68" w:rsidRPr="0018770A">
        <w:rPr>
          <w:rFonts w:ascii="Times New Roman" w:hAnsi="Times New Roman" w:cs="Times New Roman"/>
          <w:color w:val="000000" w:themeColor="text1"/>
          <w:sz w:val="24"/>
          <w:szCs w:val="24"/>
        </w:rPr>
        <w:t>asymmetric septal hypertrophy</w:t>
      </w:r>
      <w:r w:rsidR="00C57A68" w:rsidRPr="0018770A">
        <w:rPr>
          <w:rFonts w:ascii="Times New Roman" w:hAnsi="Times New Roman" w:cs="Times New Roman"/>
          <w:color w:val="000000" w:themeColor="text1"/>
          <w:sz w:val="24"/>
          <w:szCs w:val="24"/>
          <w:shd w:val="clear" w:color="auto" w:fill="FFFFFF"/>
        </w:rPr>
        <w:t xml:space="preserve"> in </w:t>
      </w:r>
      <w:r w:rsidR="00C57A68" w:rsidRPr="0018770A">
        <w:rPr>
          <w:rFonts w:ascii="Times New Roman" w:hAnsi="Times New Roman" w:cs="Times New Roman"/>
          <w:color w:val="000000" w:themeColor="text1"/>
          <w:sz w:val="24"/>
          <w:szCs w:val="24"/>
        </w:rPr>
        <w:t xml:space="preserve">HCM patients </w:t>
      </w:r>
      <w:r w:rsidR="00C57A68" w:rsidRPr="0018770A">
        <w:rPr>
          <w:rFonts w:ascii="Times New Roman" w:hAnsi="Times New Roman" w:cs="Times New Roman"/>
          <w:color w:val="000000" w:themeColor="text1"/>
          <w:sz w:val="24"/>
          <w:szCs w:val="24"/>
          <w:shd w:val="clear" w:color="auto" w:fill="FFFFFF"/>
        </w:rPr>
        <w:fldChar w:fldCharType="begin" w:fldLock="1"/>
      </w:r>
      <w:r w:rsidR="007161F5">
        <w:rPr>
          <w:rFonts w:ascii="Times New Roman" w:hAnsi="Times New Roman" w:cs="Times New Roman"/>
          <w:color w:val="000000" w:themeColor="text1"/>
          <w:sz w:val="24"/>
          <w:szCs w:val="24"/>
          <w:shd w:val="clear" w:color="auto" w:fill="FFFFFF"/>
        </w:rPr>
        <w:instrText>ADDIN CSL_CITATION {"citationItems":[{"id":"ITEM-1","itemData":{"DOI":"10.1093/ejechocard/jep157","ISSN":"1525-2167","abstract":"Hypertrophic cardiomyopathy (HCM) is diagnosed on the basis of left ventricular (LV) hypertrophy for which there is insufficient explanation (e.g. mild hypertension or mild aortic stenosis with marked hypertrophy). Echocardiography is an invaluable tool in the diagnosis and follow-up of patients with HCM. Echocardiographic assessment requires a comprehensive assessment in several imaging planes with careful attention to correct beam alignment in order to minimize errors in the measurement of LV wall thickness and appropriate identification of hypertrophy with an unusual distribution.","author":[{"dropping-particle":"","family":"Williams","given":"L K","non-dropping-particle":"","parse-names":false,"suffix":""},{"dropping-particle":"","family":"Frenneaux","given":"M P","non-dropping-particle":"","parse-names":false,"suffix":""},{"dropping-particle":"","family":"Steeds","given":"R P","non-dropping-particle":"","parse-names":false,"suffix":""}],"container-title":"European Journal of Echocardiography","id":"ITEM-1","issue":"8","issued":{"date-parts":[["2009","12","1"]]},"page":"iii9-iii14","title":"Echocardiography in hypertrophic cardiomyopathy diagnosis, prognosis, and role in management","type":"article-journal","volume":"10"},"uris":["http://www.mendeley.com/documents/?uuid=74475e00-5bff-4747-949a-41901ff221b8"]}],"mendeley":{"formattedCitation":"[62]","plainTextFormattedCitation":"[62]","previouslyFormattedCitation":"[62]"},"properties":{"noteIndex":0},"schema":"https://github.com/citation-style-language/schema/raw/master/csl-citation.json"}</w:instrText>
      </w:r>
      <w:r w:rsidR="00C57A68" w:rsidRPr="0018770A">
        <w:rPr>
          <w:rFonts w:ascii="Times New Roman" w:hAnsi="Times New Roman" w:cs="Times New Roman"/>
          <w:color w:val="000000" w:themeColor="text1"/>
          <w:sz w:val="24"/>
          <w:szCs w:val="24"/>
          <w:shd w:val="clear" w:color="auto" w:fill="FFFFFF"/>
        </w:rPr>
        <w:fldChar w:fldCharType="separate"/>
      </w:r>
      <w:r w:rsidR="00E220C9" w:rsidRPr="00E220C9">
        <w:rPr>
          <w:rFonts w:ascii="Times New Roman" w:hAnsi="Times New Roman" w:cs="Times New Roman"/>
          <w:noProof/>
          <w:color w:val="000000" w:themeColor="text1"/>
          <w:sz w:val="24"/>
          <w:szCs w:val="24"/>
          <w:shd w:val="clear" w:color="auto" w:fill="FFFFFF"/>
        </w:rPr>
        <w:t>[62]</w:t>
      </w:r>
      <w:r w:rsidR="00C57A68" w:rsidRPr="0018770A">
        <w:rPr>
          <w:rFonts w:ascii="Times New Roman" w:hAnsi="Times New Roman" w:cs="Times New Roman"/>
          <w:color w:val="000000" w:themeColor="text1"/>
          <w:sz w:val="24"/>
          <w:szCs w:val="24"/>
          <w:shd w:val="clear" w:color="auto" w:fill="FFFFFF"/>
        </w:rPr>
        <w:fldChar w:fldCharType="end"/>
      </w:r>
      <w:r w:rsidR="00C57A68" w:rsidRPr="0018770A">
        <w:rPr>
          <w:rFonts w:ascii="Times New Roman" w:hAnsi="Times New Roman" w:cs="Times New Roman"/>
          <w:color w:val="000000" w:themeColor="text1"/>
          <w:sz w:val="24"/>
          <w:szCs w:val="24"/>
          <w:shd w:val="clear" w:color="auto" w:fill="FFFFFF"/>
        </w:rPr>
        <w:t xml:space="preserve">. </w:t>
      </w:r>
    </w:p>
    <w:p w14:paraId="75286B2B" w14:textId="58C38656" w:rsidR="004D4AA4" w:rsidRPr="00516149" w:rsidRDefault="00F64910" w:rsidP="005B7169">
      <w:pPr>
        <w:shd w:val="clear" w:color="auto" w:fill="FFFFFF"/>
        <w:spacing w:line="240" w:lineRule="auto"/>
        <w:jc w:val="both"/>
        <w:rPr>
          <w:rFonts w:ascii="Times New Roman" w:hAnsi="Times New Roman" w:cs="Times New Roman"/>
          <w:b/>
          <w:bCs/>
          <w:color w:val="000000" w:themeColor="text1"/>
          <w:sz w:val="24"/>
          <w:szCs w:val="24"/>
          <w:u w:val="single"/>
        </w:rPr>
      </w:pPr>
      <w:r w:rsidRPr="00516149">
        <w:rPr>
          <w:rFonts w:ascii="Times New Roman" w:hAnsi="Times New Roman" w:cs="Times New Roman"/>
          <w:b/>
          <w:bCs/>
          <w:i/>
          <w:color w:val="000000" w:themeColor="text1"/>
          <w:sz w:val="24"/>
          <w:szCs w:val="24"/>
          <w:u w:val="single"/>
          <w:shd w:val="clear" w:color="auto" w:fill="FFFFFF"/>
        </w:rPr>
        <w:t>LV function</w:t>
      </w:r>
    </w:p>
    <w:p w14:paraId="65F04D82" w14:textId="0DD57C7B" w:rsidR="008E5A78" w:rsidRPr="0018770A" w:rsidRDefault="007A62DC" w:rsidP="00F463F2">
      <w:pPr>
        <w:spacing w:line="240" w:lineRule="auto"/>
        <w:jc w:val="both"/>
        <w:rPr>
          <w:rFonts w:ascii="Times New Roman" w:hAnsi="Times New Roman" w:cs="Times New Roman"/>
          <w:bCs/>
          <w:color w:val="000000" w:themeColor="text1"/>
          <w:sz w:val="24"/>
          <w:szCs w:val="24"/>
        </w:rPr>
      </w:pPr>
      <w:commentRangeStart w:id="15"/>
      <w:r w:rsidRPr="0018770A">
        <w:rPr>
          <w:rFonts w:ascii="Times New Roman" w:hAnsi="Times New Roman" w:cs="Times New Roman"/>
          <w:color w:val="000000" w:themeColor="text1"/>
          <w:sz w:val="24"/>
          <w:szCs w:val="24"/>
        </w:rPr>
        <w:t>Both</w:t>
      </w:r>
      <w:r w:rsidR="008B0B0C" w:rsidRPr="0018770A">
        <w:rPr>
          <w:rFonts w:ascii="Times New Roman" w:hAnsi="Times New Roman" w:cs="Times New Roman"/>
          <w:color w:val="000000" w:themeColor="text1"/>
          <w:sz w:val="24"/>
          <w:szCs w:val="24"/>
        </w:rPr>
        <w:t xml:space="preserve"> </w:t>
      </w:r>
      <w:r w:rsidRPr="0018770A">
        <w:rPr>
          <w:rFonts w:ascii="Times New Roman" w:hAnsi="Times New Roman" w:cs="Times New Roman"/>
          <w:color w:val="000000" w:themeColor="text1"/>
          <w:sz w:val="24"/>
          <w:szCs w:val="24"/>
        </w:rPr>
        <w:t xml:space="preserve">HCM subjects have </w:t>
      </w:r>
      <w:r w:rsidR="008B0B0C" w:rsidRPr="0018770A">
        <w:rPr>
          <w:rFonts w:ascii="Times New Roman" w:hAnsi="Times New Roman" w:cs="Times New Roman"/>
          <w:color w:val="000000" w:themeColor="text1"/>
          <w:sz w:val="24"/>
          <w:szCs w:val="24"/>
        </w:rPr>
        <w:t xml:space="preserve">higher EDV </w:t>
      </w:r>
      <w:r w:rsidRPr="0018770A">
        <w:rPr>
          <w:rFonts w:ascii="Times New Roman" w:hAnsi="Times New Roman" w:cs="Times New Roman"/>
          <w:color w:val="000000" w:themeColor="text1"/>
          <w:sz w:val="24"/>
          <w:szCs w:val="24"/>
        </w:rPr>
        <w:t>than the c</w:t>
      </w:r>
      <w:r w:rsidR="008B0B0C" w:rsidRPr="0018770A">
        <w:rPr>
          <w:rFonts w:ascii="Times New Roman" w:hAnsi="Times New Roman" w:cs="Times New Roman"/>
          <w:color w:val="000000" w:themeColor="text1"/>
          <w:sz w:val="24"/>
          <w:szCs w:val="24"/>
        </w:rPr>
        <w:t>ontrol</w:t>
      </w:r>
      <w:r w:rsidRPr="0018770A">
        <w:rPr>
          <w:rFonts w:ascii="Times New Roman" w:hAnsi="Times New Roman" w:cs="Times New Roman"/>
          <w:color w:val="000000" w:themeColor="text1"/>
          <w:sz w:val="24"/>
          <w:szCs w:val="24"/>
        </w:rPr>
        <w:t xml:space="preserve"> subject</w:t>
      </w:r>
      <w:r w:rsidR="00534730" w:rsidRPr="0018770A">
        <w:rPr>
          <w:rFonts w:ascii="Times New Roman" w:hAnsi="Times New Roman" w:cs="Times New Roman"/>
          <w:color w:val="000000" w:themeColor="text1"/>
          <w:sz w:val="24"/>
          <w:szCs w:val="24"/>
        </w:rPr>
        <w:t xml:space="preserve"> (</w:t>
      </w:r>
      <w:r w:rsidR="00534730" w:rsidRPr="0018770A">
        <w:rPr>
          <w:rFonts w:ascii="Times New Roman" w:hAnsi="Times New Roman" w:cs="Times New Roman"/>
          <w:b/>
          <w:color w:val="000000" w:themeColor="text1"/>
          <w:sz w:val="24"/>
          <w:szCs w:val="24"/>
        </w:rPr>
        <w:t>Fig 3</w:t>
      </w:r>
      <w:r w:rsidR="00534730" w:rsidRPr="0018770A">
        <w:rPr>
          <w:rFonts w:ascii="Times New Roman" w:hAnsi="Times New Roman" w:cs="Times New Roman"/>
          <w:color w:val="000000" w:themeColor="text1"/>
          <w:sz w:val="24"/>
          <w:szCs w:val="24"/>
        </w:rPr>
        <w:t>)</w:t>
      </w:r>
      <w:r w:rsidR="00EA2B08" w:rsidRPr="0018770A">
        <w:rPr>
          <w:rFonts w:ascii="Times New Roman" w:hAnsi="Times New Roman" w:cs="Times New Roman"/>
          <w:color w:val="000000" w:themeColor="text1"/>
          <w:sz w:val="24"/>
          <w:szCs w:val="24"/>
        </w:rPr>
        <w:t>,</w:t>
      </w:r>
      <w:r w:rsidRPr="0018770A">
        <w:rPr>
          <w:rFonts w:ascii="Times New Roman" w:hAnsi="Times New Roman" w:cs="Times New Roman"/>
          <w:color w:val="000000" w:themeColor="text1"/>
          <w:sz w:val="24"/>
          <w:szCs w:val="24"/>
        </w:rPr>
        <w:t xml:space="preserve"> with the highest value found in the obstructive HCM subject</w:t>
      </w:r>
      <w:r w:rsidR="008B0B0C" w:rsidRPr="0018770A">
        <w:rPr>
          <w:rFonts w:ascii="Times New Roman" w:hAnsi="Times New Roman" w:cs="Times New Roman"/>
          <w:color w:val="000000" w:themeColor="text1"/>
          <w:sz w:val="24"/>
          <w:szCs w:val="24"/>
        </w:rPr>
        <w:t xml:space="preserve">. </w:t>
      </w:r>
      <w:commentRangeEnd w:id="15"/>
      <w:r w:rsidR="0022550E">
        <w:rPr>
          <w:rStyle w:val="CommentReference"/>
          <w:rFonts w:ascii="Liberation Serif" w:eastAsia="Noto Sans CJK SC Regular" w:hAnsi="Liberation Serif" w:cs="Mangal"/>
          <w:kern w:val="3"/>
          <w:lang w:eastAsia="zh-CN" w:bidi="hi-IN"/>
        </w:rPr>
        <w:commentReference w:id="15"/>
      </w:r>
      <w:r w:rsidR="00D779CE" w:rsidRPr="0018770A">
        <w:rPr>
          <w:rFonts w:ascii="Times New Roman" w:hAnsi="Times New Roman" w:cs="Times New Roman"/>
          <w:color w:val="000000" w:themeColor="text1"/>
          <w:sz w:val="24"/>
          <w:szCs w:val="24"/>
        </w:rPr>
        <w:t>E</w:t>
      </w:r>
      <w:r w:rsidR="008B0B0C" w:rsidRPr="0018770A">
        <w:rPr>
          <w:rFonts w:ascii="Times New Roman" w:hAnsi="Times New Roman" w:cs="Times New Roman"/>
          <w:color w:val="000000" w:themeColor="text1"/>
          <w:sz w:val="24"/>
          <w:szCs w:val="24"/>
        </w:rPr>
        <w:t xml:space="preserve">jection fraction </w:t>
      </w:r>
      <w:r w:rsidR="001E409B" w:rsidRPr="0018770A">
        <w:rPr>
          <w:rFonts w:ascii="Times New Roman" w:hAnsi="Times New Roman" w:cs="Times New Roman"/>
          <w:color w:val="000000" w:themeColor="text1"/>
          <w:sz w:val="24"/>
          <w:szCs w:val="24"/>
        </w:rPr>
        <w:t xml:space="preserve">is </w:t>
      </w:r>
      <w:r w:rsidR="00D779CE" w:rsidRPr="0018770A">
        <w:rPr>
          <w:rFonts w:ascii="Times New Roman" w:hAnsi="Times New Roman" w:cs="Times New Roman"/>
          <w:color w:val="000000" w:themeColor="text1"/>
          <w:sz w:val="24"/>
          <w:szCs w:val="24"/>
        </w:rPr>
        <w:t xml:space="preserve">normal </w:t>
      </w:r>
      <w:r w:rsidR="008B0B0C" w:rsidRPr="0018770A">
        <w:rPr>
          <w:rFonts w:ascii="Times New Roman" w:hAnsi="Times New Roman" w:cs="Times New Roman"/>
          <w:color w:val="000000" w:themeColor="text1"/>
          <w:sz w:val="24"/>
          <w:szCs w:val="24"/>
        </w:rPr>
        <w:t>(</w:t>
      </w:r>
      <w:r w:rsidR="00D779CE" w:rsidRPr="0018770A">
        <w:rPr>
          <w:rFonts w:ascii="Times New Roman" w:hAnsi="Times New Roman" w:cs="Times New Roman"/>
          <w:color w:val="000000" w:themeColor="text1"/>
          <w:sz w:val="24"/>
          <w:szCs w:val="24"/>
        </w:rPr>
        <w:t>67</w:t>
      </w:r>
      <w:r w:rsidR="008B0B0C" w:rsidRPr="0018770A">
        <w:rPr>
          <w:rFonts w:ascii="Times New Roman" w:hAnsi="Times New Roman" w:cs="Times New Roman"/>
          <w:color w:val="000000" w:themeColor="text1"/>
          <w:sz w:val="24"/>
          <w:szCs w:val="24"/>
        </w:rPr>
        <w:t>%)</w:t>
      </w:r>
      <w:r w:rsidR="00D779CE" w:rsidRPr="0018770A">
        <w:rPr>
          <w:rFonts w:ascii="Times New Roman" w:hAnsi="Times New Roman" w:cs="Times New Roman"/>
          <w:color w:val="000000" w:themeColor="text1"/>
          <w:sz w:val="24"/>
          <w:szCs w:val="24"/>
        </w:rPr>
        <w:t xml:space="preserve"> and supra-normal (85%) for the obstructive and non-obstructive HCM subjects, respectively</w:t>
      </w:r>
      <w:r w:rsidR="008B0B0C" w:rsidRPr="0018770A">
        <w:rPr>
          <w:rFonts w:ascii="Times New Roman" w:hAnsi="Times New Roman" w:cs="Times New Roman"/>
          <w:color w:val="000000" w:themeColor="text1"/>
          <w:sz w:val="24"/>
          <w:szCs w:val="24"/>
        </w:rPr>
        <w:t xml:space="preserve">. </w:t>
      </w:r>
      <w:r w:rsidR="00D779CE" w:rsidRPr="0018770A">
        <w:rPr>
          <w:rFonts w:ascii="Times New Roman" w:hAnsi="Times New Roman" w:cs="Times New Roman"/>
          <w:color w:val="000000" w:themeColor="text1"/>
          <w:sz w:val="24"/>
          <w:szCs w:val="24"/>
        </w:rPr>
        <w:t xml:space="preserve">The supra-normal EF in the </w:t>
      </w:r>
      <w:r w:rsidR="008B0B0C" w:rsidRPr="0018770A">
        <w:rPr>
          <w:rFonts w:ascii="Times New Roman" w:hAnsi="Times New Roman" w:cs="Times New Roman"/>
          <w:color w:val="000000" w:themeColor="text1"/>
          <w:sz w:val="24"/>
          <w:szCs w:val="24"/>
        </w:rPr>
        <w:t>non-obstructive HCM patient</w:t>
      </w:r>
      <w:r w:rsidR="00D779CE" w:rsidRPr="0018770A">
        <w:rPr>
          <w:rFonts w:ascii="Times New Roman" w:hAnsi="Times New Roman" w:cs="Times New Roman"/>
          <w:color w:val="000000" w:themeColor="text1"/>
          <w:sz w:val="24"/>
          <w:szCs w:val="24"/>
        </w:rPr>
        <w:t xml:space="preserve"> is a result of its small</w:t>
      </w:r>
      <w:r w:rsidR="008B0B0C" w:rsidRPr="0018770A">
        <w:rPr>
          <w:rFonts w:ascii="Times New Roman" w:hAnsi="Times New Roman" w:cs="Times New Roman"/>
          <w:color w:val="000000" w:themeColor="text1"/>
          <w:sz w:val="24"/>
          <w:szCs w:val="24"/>
        </w:rPr>
        <w:t xml:space="preserve"> ES</w:t>
      </w:r>
      <w:r w:rsidR="006C1B50" w:rsidRPr="0018770A">
        <w:rPr>
          <w:rFonts w:ascii="Times New Roman" w:hAnsi="Times New Roman" w:cs="Times New Roman"/>
          <w:color w:val="000000" w:themeColor="text1"/>
          <w:sz w:val="24"/>
          <w:szCs w:val="24"/>
        </w:rPr>
        <w:t>V.</w:t>
      </w:r>
      <w:r w:rsidR="008B0B0C" w:rsidRPr="0018770A">
        <w:rPr>
          <w:rFonts w:ascii="Times New Roman" w:hAnsi="Times New Roman" w:cs="Times New Roman"/>
          <w:color w:val="000000" w:themeColor="text1"/>
          <w:sz w:val="24"/>
          <w:szCs w:val="24"/>
        </w:rPr>
        <w:t xml:space="preserve"> </w:t>
      </w:r>
      <w:r w:rsidR="001E409B" w:rsidRPr="0018770A">
        <w:rPr>
          <w:rFonts w:ascii="Times New Roman" w:hAnsi="Times New Roman" w:cs="Times New Roman"/>
          <w:color w:val="000000" w:themeColor="text1"/>
          <w:sz w:val="24"/>
          <w:szCs w:val="24"/>
        </w:rPr>
        <w:t xml:space="preserve">Peak </w:t>
      </w:r>
      <w:r w:rsidR="00FF0785">
        <w:rPr>
          <w:rFonts w:ascii="Times New Roman" w:hAnsi="Times New Roman" w:cs="Times New Roman"/>
          <w:color w:val="000000" w:themeColor="text1"/>
          <w:sz w:val="24"/>
          <w:szCs w:val="24"/>
        </w:rPr>
        <w:t>GLS</w:t>
      </w:r>
      <w:r w:rsidR="001E409B" w:rsidRPr="0018770A">
        <w:rPr>
          <w:rFonts w:ascii="Times New Roman" w:hAnsi="Times New Roman" w:cs="Times New Roman"/>
          <w:color w:val="000000" w:themeColor="text1"/>
          <w:sz w:val="24"/>
          <w:szCs w:val="24"/>
        </w:rPr>
        <w:t xml:space="preserve"> is slightly smaller in the non-obstructive HCM subject (19%) compared to the control subject (20%), but </w:t>
      </w:r>
      <w:r w:rsidR="00810F57">
        <w:rPr>
          <w:rFonts w:ascii="Times New Roman" w:hAnsi="Times New Roman" w:cs="Times New Roman"/>
          <w:color w:val="000000" w:themeColor="text1"/>
          <w:sz w:val="24"/>
          <w:szCs w:val="24"/>
        </w:rPr>
        <w:t>is</w:t>
      </w:r>
      <w:r w:rsidR="00810F57" w:rsidRPr="0018770A">
        <w:rPr>
          <w:rFonts w:ascii="Times New Roman" w:hAnsi="Times New Roman" w:cs="Times New Roman"/>
          <w:color w:val="000000" w:themeColor="text1"/>
          <w:sz w:val="24"/>
          <w:szCs w:val="24"/>
        </w:rPr>
        <w:t xml:space="preserve"> </w:t>
      </w:r>
      <w:r w:rsidR="001E409B" w:rsidRPr="0018770A">
        <w:rPr>
          <w:rFonts w:ascii="Times New Roman" w:hAnsi="Times New Roman" w:cs="Times New Roman"/>
          <w:color w:val="000000" w:themeColor="text1"/>
          <w:sz w:val="24"/>
          <w:szCs w:val="24"/>
        </w:rPr>
        <w:t>substantially smaller in the obstructive HCM subject (13%).</w:t>
      </w:r>
      <w:r w:rsidR="00ED2171" w:rsidRPr="0018770A">
        <w:rPr>
          <w:rFonts w:ascii="Times New Roman" w:hAnsi="Times New Roman" w:cs="Times New Roman"/>
          <w:color w:val="000000" w:themeColor="text1"/>
          <w:sz w:val="24"/>
          <w:szCs w:val="24"/>
        </w:rPr>
        <w:t xml:space="preserve"> The smaller peak GLS in the obstructive HCM subject is within</w:t>
      </w:r>
      <w:r w:rsidR="001E409B" w:rsidRPr="0018770A">
        <w:rPr>
          <w:rFonts w:ascii="Times New Roman" w:hAnsi="Times New Roman" w:cs="Times New Roman"/>
          <w:color w:val="000000" w:themeColor="text1"/>
          <w:sz w:val="24"/>
          <w:szCs w:val="24"/>
        </w:rPr>
        <w:t xml:space="preserve"> </w:t>
      </w:r>
      <w:r w:rsidR="00ED2171" w:rsidRPr="0018770A">
        <w:rPr>
          <w:rFonts w:ascii="Times New Roman" w:hAnsi="Times New Roman" w:cs="Times New Roman"/>
          <w:color w:val="000000" w:themeColor="text1"/>
          <w:sz w:val="24"/>
          <w:szCs w:val="24"/>
        </w:rPr>
        <w:t>t</w:t>
      </w:r>
      <w:r w:rsidR="00ED2171" w:rsidRPr="0018770A">
        <w:rPr>
          <w:rFonts w:ascii="Times New Roman" w:hAnsi="Times New Roman" w:cs="Times New Roman"/>
          <w:bCs/>
          <w:color w:val="000000" w:themeColor="text1"/>
          <w:sz w:val="24"/>
          <w:szCs w:val="24"/>
        </w:rPr>
        <w:t>he range of -9.65% to -16%</w:t>
      </w:r>
      <w:r w:rsidR="00CB257B" w:rsidRPr="00CB257B">
        <w:rPr>
          <w:rFonts w:ascii="Times New Roman" w:hAnsi="Times New Roman" w:cs="Times New Roman"/>
          <w:bCs/>
          <w:color w:val="000000" w:themeColor="text1"/>
          <w:sz w:val="24"/>
          <w:szCs w:val="24"/>
        </w:rPr>
        <w:t xml:space="preserve"> </w:t>
      </w:r>
      <w:r w:rsidR="00CB257B" w:rsidRPr="0018770A">
        <w:rPr>
          <w:rFonts w:ascii="Times New Roman" w:hAnsi="Times New Roman" w:cs="Times New Roman"/>
          <w:bCs/>
          <w:color w:val="000000" w:themeColor="text1"/>
          <w:sz w:val="24"/>
          <w:szCs w:val="24"/>
        </w:rPr>
        <w:t>reported</w:t>
      </w:r>
      <w:r w:rsidR="008E5A78" w:rsidRPr="0018770A">
        <w:rPr>
          <w:rFonts w:ascii="Times New Roman" w:hAnsi="Times New Roman" w:cs="Times New Roman"/>
          <w:bCs/>
          <w:color w:val="000000" w:themeColor="text1"/>
          <w:sz w:val="24"/>
          <w:szCs w:val="24"/>
        </w:rPr>
        <w:t xml:space="preserve"> in previous studies</w:t>
      </w:r>
      <w:r w:rsidR="00ED2171" w:rsidRPr="0018770A">
        <w:rPr>
          <w:rFonts w:ascii="Times New Roman" w:hAnsi="Times New Roman" w:cs="Times New Roman"/>
          <w:bCs/>
          <w:color w:val="000000" w:themeColor="text1"/>
          <w:sz w:val="24"/>
          <w:szCs w:val="24"/>
        </w:rPr>
        <w:t xml:space="preserve"> </w:t>
      </w:r>
      <w:r w:rsidR="00ED2171" w:rsidRPr="0018770A">
        <w:rPr>
          <w:rFonts w:ascii="Times New Roman" w:hAnsi="Times New Roman" w:cs="Times New Roman"/>
          <w:bCs/>
          <w:color w:val="000000" w:themeColor="text1"/>
          <w:sz w:val="24"/>
          <w:szCs w:val="24"/>
        </w:rPr>
        <w:fldChar w:fldCharType="begin" w:fldLock="1"/>
      </w:r>
      <w:r w:rsidR="007161F5">
        <w:rPr>
          <w:rFonts w:ascii="Times New Roman" w:hAnsi="Times New Roman" w:cs="Times New Roman"/>
          <w:bCs/>
          <w:color w:val="000000" w:themeColor="text1"/>
          <w:sz w:val="24"/>
          <w:szCs w:val="24"/>
        </w:rPr>
        <w:instrText>ADDIN CSL_CITATION {"citationItems":[{"id":"ITEM-1","itemData":{"DOI":"10.1016/j.jcmg.2018.07.016","ISSN":"1876-7591 (Electronic)","PMID":"30219395","abstract":"OBJECTIVES: The association of left ventricular global longitudinal strain (LV-GLS)  with clinical outcomes in patients with hypertrophic cardiomyopathy (HCM) has been examined in multiple studies. The authors conducted a systematic review aimed at summarizing and critically appraising the current evidence. BACKGROUND: HCM is a common genetic cardiovascular disease with an estimated prevalence of 1 in 500 patients. LV-GLS derived from speckle tracking echocardiography is a sensitive noninvasive method of assessing regional left ventricular function. Several studies have suggested association of abnormal LV-GLS with outcomes in HCM patients. METHODS: A computerized literature search of all English language publications in the PubMed and EMBASE databases was made looking at all randomized and nonrandomized studies conducted on patients with HCM where association of LV-GLS with clinical outcomes was studied. We then manually searched the reference lists of included articles. The Preferred Reporting Items for Systematic reviews and Meta-Analyses statement (PRISMA) of reporting systematic reviews was used. RESULTS: Our search yielded a total of 14 observational studies published between 2009 and 2017 with a total of 3,154 patients with HCM. Eleven of the 14 studies included a composite cardiac outcome which included mortality as their primary outcome of interest and 3 of the 14 studies looked at association of LV-GLS with ventricular arrhythmias and/or implantable cardiac defibrillator discharge. We noted wide variability in inclusion, methodology, follow-up, and consequently effect estimates, which was not conducive to performing a meta-analysis. However, despite the variation, all studies revealed a degree of association of abnormal LV-GLS with poor cardiac outcomes. CONCLUSIONS: Our systematic review of more than 3000 HCM patients suggests an association of abnormal LV-GLS with adverse composite cardiac outcomes and ventricular arrhythmias.","author":[{"dropping-particle":"","family":"Tower-Rader","given":"Albree","non-dropping-particle":"","parse-names":false,"suffix":""},{"dropping-particle":"","family":"Mohananey","given":"Divyanshu","non-dropping-particle":"","parse-names":false,"suffix":""},{"dropping-particle":"","family":"To","given":"Andrew","non-dropping-particle":"","parse-names":false,"suffix":""},{"dropping-particle":"","family":"Lever","given":"Harry M","non-dropping-particle":"","parse-names":false,"suffix":""},{"dropping-particle":"","family":"Popovic","given":"Zoran B","non-dropping-particle":"","parse-names":false,"suffix":""},{"dropping-particle":"","family":"Desai","given":"Milind Y","non-dropping-particle":"","parse-names":false,"suffix":""}],"container-title":"JACC. Cardiovascular imaging","id":"ITEM-1","issue":"10","issued":{"date-parts":[["2019","10"]]},"language":"eng","note":"Mest read","page":"1930-1942","publisher-place":"United States","title":"Prognostic Value of Global Longitudinal Strain in Hypertrophic Cardiomyopathy: A  Systematic Review of Existing Literature.","type":"article-journal","volume":"12"},"uris":["http://www.mendeley.com/documents/?uuid=9ebae3d2-6047-4ba3-afd5-ff2ebd653dcc"]},{"id":"ITEM-2","itemData":{"DOI":"10.1016/j.amjcard.2017.05.039","ISSN":"1879-1913 (Electronic)","PMID":"28687124","abstract":"Global longitudinal strain (GLS) is a sensitive indicator of global left ventricular  function particularly in those with normal ejection fraction. We examined the potential value of GLS in predicting outcomes in hypertrophic cardiomyopathy (HC). Conventional and strain echocardiography was performed in 400 patients with HC followed for a median 3.1 years (interquartile range 1.2 to 5.6). Peak systolic strain from 3 apical views was averaged to calculate GLS. Patients were divided based on a previously published cutoff value of -16%. Additionally, we identified 4 HC subgroups based on GLS: GLS ≤ -20%, -20% &lt; GLS ≤ -16%, -16% &lt; GLS ≤ -10%, and GLS &gt; -10%. The primary end point was a composite of new-onset sustained ventricular tachycardia/fibrillation, heart failure, cardiac transplantation, and all-cause death. Patients with GLS &gt; -16% had significantly more events (17% vs 7%, p = 0.002). In the 4-group analysis, event rates increased with worsening GLS (5%, 7%, 14%, and 33%, respectively, p = 0.001). Event-free survival was significantly superior in those with GLS ≤ -16% versus GLS &gt; -16% (p = 0.004); similarly, GLS &gt; -10% portended a significantly worse event-free survival compared with each of the other 3 groups (p &lt;0.01 for all pairwise comparisons). By univariate and multivariate Cox regression analysis, GLS remained significantly associated with the composite end point. GLS &gt; -10% had 4 times the risk of events compared with GLS ≤ -16% (p = 0.006). In conclusion, echo-based GLS is independently associated with outcomes in HC. Patients with GLS &gt; -10% have significantly higher event rates.","author":[{"dropping-particle":"","family":"Liu","given":"Hongyun","non-dropping-particle":"","parse-names":false,"suffix":""},{"dropping-particle":"","family":"Pozios","given":"Iraklis","non-dropping-particle":"","parse-names":false,"suffix":""},{"dropping-particle":"","family":"Haileselassie","given":"Bereketeab","non-dropping-particle":"","parse-names":false,"suffix":""},{"dropping-particle":"","family":"Nowbar","given":"Alexandra","non-dropping-particle":"","parse-names":false,"suffix":""},{"dropping-particle":"","family":"Sorensen","given":"Lars L","non-dropping-particle":"","parse-names":false,"suffix":""},{"dropping-particle":"","family":"Phillip","given":"Susan","non-dropping-particle":"","parse-names":false,"suffix":""},{"dropping-particle":"","family":"Lu","given":"Dai-Yin","non-dropping-particle":"","parse-names":false,"suffix":""},{"dropping-particle":"","family":"Ventoulis","given":"Ioannis","non-dropping-particle":"","parse-names":false,"suffix":""},{"dropping-particle":"","family":"Luo","given":"Hongchang","non-dropping-particle":"","parse-names":false,"suffix":""},{"dropping-particle":"","family":"Abraham","given":"M Roselle","non-dropping-particle":"","parse-names":false,"suffix":""},{"dropping-particle":"","family":"Abraham","given":"Theodore P","non-dropping-particle":"","parse-names":false,"suffix":""}],"container-title":"The American journal of cardiology","id":"ITEM-2","issue":"4","issued":{"date-parts":[["2017","8"]]},"language":"eng","page":"670-675","publisher-place":"United States","title":"Role of Global Longitudinal Strain in Predicting Outcomes in Hypertrophic  Cardiomyopathy.","type":"article-journal","volume":"120"},"uris":["http://www.mendeley.com/documents/?uuid=96ea7ffe-5cff-4940-9d5f-9438dedd8282"]}],"mendeley":{"formattedCitation":"[21], [63]","plainTextFormattedCitation":"[21], [63]","previouslyFormattedCitation":"[21], [63]"},"properties":{"noteIndex":0},"schema":"https://github.com/citation-style-language/schema/raw/master/csl-citation.json"}</w:instrText>
      </w:r>
      <w:r w:rsidR="00ED2171" w:rsidRPr="0018770A">
        <w:rPr>
          <w:rFonts w:ascii="Times New Roman" w:hAnsi="Times New Roman" w:cs="Times New Roman"/>
          <w:bCs/>
          <w:color w:val="000000" w:themeColor="text1"/>
          <w:sz w:val="24"/>
          <w:szCs w:val="24"/>
        </w:rPr>
        <w:fldChar w:fldCharType="separate"/>
      </w:r>
      <w:r w:rsidR="00E220C9" w:rsidRPr="00E220C9">
        <w:rPr>
          <w:rFonts w:ascii="Times New Roman" w:hAnsi="Times New Roman" w:cs="Times New Roman"/>
          <w:bCs/>
          <w:noProof/>
          <w:color w:val="000000" w:themeColor="text1"/>
          <w:sz w:val="24"/>
          <w:szCs w:val="24"/>
        </w:rPr>
        <w:t>[21], [63]</w:t>
      </w:r>
      <w:r w:rsidR="00ED2171" w:rsidRPr="0018770A">
        <w:rPr>
          <w:rFonts w:ascii="Times New Roman" w:hAnsi="Times New Roman" w:cs="Times New Roman"/>
          <w:color w:val="000000" w:themeColor="text1"/>
          <w:sz w:val="24"/>
          <w:szCs w:val="24"/>
        </w:rPr>
        <w:fldChar w:fldCharType="end"/>
      </w:r>
      <w:r w:rsidR="00ED2171" w:rsidRPr="0018770A">
        <w:rPr>
          <w:rFonts w:ascii="Times New Roman" w:hAnsi="Times New Roman" w:cs="Times New Roman"/>
          <w:color w:val="000000" w:themeColor="text1"/>
          <w:sz w:val="24"/>
          <w:szCs w:val="24"/>
        </w:rPr>
        <w:t>.</w:t>
      </w:r>
      <w:r w:rsidR="008E5A78" w:rsidRPr="0018770A">
        <w:rPr>
          <w:rFonts w:ascii="Times New Roman" w:hAnsi="Times New Roman" w:cs="Times New Roman"/>
          <w:bCs/>
          <w:color w:val="000000" w:themeColor="text1"/>
          <w:sz w:val="24"/>
          <w:szCs w:val="24"/>
        </w:rPr>
        <w:t xml:space="preserve"> </w:t>
      </w:r>
      <w:r w:rsidR="00CB257B">
        <w:rPr>
          <w:rFonts w:ascii="Times New Roman" w:hAnsi="Times New Roman" w:cs="Times New Roman"/>
          <w:bCs/>
          <w:color w:val="000000" w:themeColor="text1"/>
          <w:sz w:val="24"/>
          <w:szCs w:val="24"/>
        </w:rPr>
        <w:t xml:space="preserve">It has been suggested in some </w:t>
      </w:r>
      <w:r w:rsidR="008E5A78" w:rsidRPr="0018770A">
        <w:rPr>
          <w:rFonts w:ascii="Times New Roman" w:hAnsi="Times New Roman" w:cs="Times New Roman"/>
          <w:bCs/>
          <w:color w:val="000000" w:themeColor="text1"/>
          <w:sz w:val="24"/>
          <w:szCs w:val="24"/>
        </w:rPr>
        <w:t xml:space="preserve">studies </w:t>
      </w:r>
      <w:r w:rsidR="00CB257B">
        <w:rPr>
          <w:rFonts w:ascii="Times New Roman" w:hAnsi="Times New Roman" w:cs="Times New Roman"/>
          <w:bCs/>
          <w:color w:val="000000" w:themeColor="text1"/>
          <w:sz w:val="24"/>
          <w:szCs w:val="24"/>
        </w:rPr>
        <w:t>that</w:t>
      </w:r>
      <w:r w:rsidR="008E5A78" w:rsidRPr="0018770A">
        <w:rPr>
          <w:rFonts w:ascii="Times New Roman" w:hAnsi="Times New Roman" w:cs="Times New Roman"/>
          <w:bCs/>
          <w:color w:val="000000" w:themeColor="text1"/>
          <w:sz w:val="24"/>
          <w:szCs w:val="24"/>
        </w:rPr>
        <w:t xml:space="preserve"> </w:t>
      </w:r>
      <w:r w:rsidR="001F5708">
        <w:rPr>
          <w:rFonts w:ascii="Times New Roman" w:hAnsi="Times New Roman" w:cs="Times New Roman" w:hint="eastAsia"/>
          <w:bCs/>
          <w:color w:val="000000" w:themeColor="text1"/>
          <w:sz w:val="24"/>
          <w:szCs w:val="24"/>
          <w:lang w:eastAsia="zh-CN"/>
        </w:rPr>
        <w:t>peak</w:t>
      </w:r>
      <w:r w:rsidR="001F5708">
        <w:rPr>
          <w:rFonts w:ascii="Times New Roman" w:hAnsi="Times New Roman" w:cs="Times New Roman"/>
          <w:bCs/>
          <w:color w:val="000000" w:themeColor="text1"/>
          <w:sz w:val="24"/>
          <w:szCs w:val="24"/>
          <w:lang w:eastAsia="zh-CN"/>
        </w:rPr>
        <w:t xml:space="preserve"> </w:t>
      </w:r>
      <w:r w:rsidR="008E5A78" w:rsidRPr="0018770A">
        <w:rPr>
          <w:rFonts w:ascii="Times New Roman" w:hAnsi="Times New Roman" w:cs="Times New Roman"/>
          <w:bCs/>
          <w:color w:val="000000" w:themeColor="text1"/>
          <w:sz w:val="24"/>
          <w:szCs w:val="24"/>
        </w:rPr>
        <w:t xml:space="preserve">GLS is a sensitive indicator of global </w:t>
      </w:r>
      <w:r w:rsidR="00CB257B">
        <w:rPr>
          <w:rFonts w:ascii="Times New Roman" w:hAnsi="Times New Roman" w:cs="Times New Roman"/>
          <w:bCs/>
          <w:color w:val="000000" w:themeColor="text1"/>
          <w:sz w:val="24"/>
          <w:szCs w:val="24"/>
        </w:rPr>
        <w:t xml:space="preserve">LV </w:t>
      </w:r>
      <w:r w:rsidR="008E5A78" w:rsidRPr="0018770A">
        <w:rPr>
          <w:rFonts w:ascii="Times New Roman" w:hAnsi="Times New Roman" w:cs="Times New Roman"/>
          <w:bCs/>
          <w:color w:val="000000" w:themeColor="text1"/>
          <w:sz w:val="24"/>
          <w:szCs w:val="24"/>
        </w:rPr>
        <w:t>function</w:t>
      </w:r>
      <w:r w:rsidR="00CB257B">
        <w:rPr>
          <w:rFonts w:ascii="Times New Roman" w:hAnsi="Times New Roman" w:cs="Times New Roman"/>
          <w:bCs/>
          <w:color w:val="000000" w:themeColor="text1"/>
          <w:sz w:val="24"/>
          <w:szCs w:val="24"/>
        </w:rPr>
        <w:t xml:space="preserve"> as well as</w:t>
      </w:r>
      <w:r w:rsidR="00CB257B" w:rsidRPr="0018770A">
        <w:rPr>
          <w:rFonts w:ascii="Times New Roman" w:hAnsi="Times New Roman" w:cs="Times New Roman"/>
          <w:bCs/>
          <w:color w:val="000000" w:themeColor="text1"/>
          <w:sz w:val="24"/>
          <w:szCs w:val="24"/>
        </w:rPr>
        <w:t xml:space="preserve"> a prognostic marker to predict mortality and cardiac events </w:t>
      </w:r>
      <w:r w:rsidR="00CB257B">
        <w:rPr>
          <w:rFonts w:ascii="Times New Roman" w:hAnsi="Times New Roman" w:cs="Times New Roman"/>
          <w:bCs/>
          <w:color w:val="000000" w:themeColor="text1"/>
          <w:sz w:val="24"/>
          <w:szCs w:val="24"/>
        </w:rPr>
        <w:t xml:space="preserve">in </w:t>
      </w:r>
      <w:r w:rsidR="00CB257B" w:rsidRPr="0018770A">
        <w:rPr>
          <w:rFonts w:ascii="Times New Roman" w:hAnsi="Times New Roman" w:cs="Times New Roman"/>
          <w:bCs/>
          <w:color w:val="000000" w:themeColor="text1"/>
          <w:sz w:val="24"/>
          <w:szCs w:val="24"/>
        </w:rPr>
        <w:t>HCM and heart failure with preserved ejection fraction</w:t>
      </w:r>
      <w:r w:rsidR="00D24E5E">
        <w:rPr>
          <w:rFonts w:ascii="Times New Roman" w:hAnsi="Times New Roman" w:cs="Times New Roman"/>
          <w:bCs/>
          <w:color w:val="000000" w:themeColor="text1"/>
          <w:sz w:val="24"/>
          <w:szCs w:val="24"/>
        </w:rPr>
        <w:t xml:space="preserve"> (HFpEF)</w:t>
      </w:r>
      <w:r w:rsidR="008E5A78" w:rsidRPr="0018770A">
        <w:rPr>
          <w:rFonts w:ascii="Times New Roman" w:hAnsi="Times New Roman" w:cs="Times New Roman"/>
          <w:bCs/>
          <w:color w:val="000000" w:themeColor="text1"/>
          <w:sz w:val="24"/>
          <w:szCs w:val="24"/>
        </w:rPr>
        <w:t xml:space="preserve"> </w:t>
      </w:r>
      <w:r w:rsidR="008E5A78" w:rsidRPr="0018770A">
        <w:rPr>
          <w:rFonts w:ascii="Times New Roman" w:hAnsi="Times New Roman" w:cs="Times New Roman"/>
          <w:bCs/>
          <w:color w:val="000000" w:themeColor="text1"/>
          <w:sz w:val="24"/>
          <w:szCs w:val="24"/>
        </w:rPr>
        <w:fldChar w:fldCharType="begin" w:fldLock="1"/>
      </w:r>
      <w:r w:rsidR="007161F5">
        <w:rPr>
          <w:rFonts w:ascii="Times New Roman" w:hAnsi="Times New Roman" w:cs="Times New Roman"/>
          <w:bCs/>
          <w:color w:val="000000" w:themeColor="text1"/>
          <w:sz w:val="24"/>
          <w:szCs w:val="24"/>
        </w:rPr>
        <w:instrText>ADDIN CSL_CITATION {"citationItems":[{"id":"ITEM-1","itemData":{"DOI":"10.1093/eurheartj/ehv529","ISSN":"15229645","PMID":"26508168","abstract":"Myocardial strain is a principle for quantification of left ventricular (LV) function which is now feasible with speckle-tracking echocardiography. The best evaluated strain parameter is global longitudinal strain (GLS) which is more sensitive than left ventricular ejection fraction (LVEF) as a measure of systolic function, and may be used to identify sub-clinical LV dysfunction in cardiomyopathies. Furthermore, GLS is recommended as routine measurement in patients undergoing chemotherapy to detect reduction in LV function prior to fall in LVEF. Intersegmental variability in timing of peak myocardial strain has been proposed as predictor of risk of ventricular arrhythmias. Strain imaging may be applied to guide placement of the LV pacing lead in patients receiving cardiac resynchronization therapy. Strain may also be used to diagnose myocardial ischaemia, but the technology is not sufficiently standardized to be recommended as a general tool for this purpose. Peak systolic left atrial strain is a promising supplementary index of LV filling pressure. The strain imaging methodology is still undergoing development, and further clinical trials are needed to determine if clinical decisions based on strain imaging result in better outcome. With this important limitation in mind, strain may be applied clinically as a supplementary diagnostic method.","author":[{"dropping-particle":"","family":"Smiseth","given":"Otto A.","non-dropping-particle":"","parse-names":false,"suffix":""},{"dropping-particle":"","family":"Torp","given":"Hans","non-dropping-particle":"","parse-names":false,"suffix":""},{"dropping-particle":"","family":"Opdahl","given":"Anders","non-dropping-particle":"","parse-names":false,"suffix":""},{"dropping-particle":"","family":"Haugaa","given":"Kristina H.","non-dropping-particle":"","parse-names":false,"suffix":""},{"dropping-particle":"","family":"Urheim","given":"Stig","non-dropping-particle":"","parse-names":false,"suffix":""}],"container-title":"European Heart Journal","id":"ITEM-1","issued":{"date-parts":[["2016"]]},"title":"Myocardial strain imaging: How useful is it in clinical decision making?","type":"article"},"uris":["http://www.mendeley.com/documents/?uuid=a36ddf43-0eeb-47a9-8a6e-c7d796034227"]},{"id":"ITEM-2","itemData":{"DOI":"10.1016/j.jacc.2013.02.061","ISSN":"1558-3597 (Electronic)","PMID":"23563128","abstract":"OBJECTIVES: This study sought to test the hypothesis that semiautomated calculation  of left ventricular global longitudinal strain (GLS) can identify high-risk subjects among patients with myocardial infarctions (MIs) with left ventricular ejection fractions (LVEFs) &gt;40%. BACKGROUND: LVEF is a key determinant in decision making after acute MI, yet it is relatively indiscriminant within the normal range. Novel echocardiographic deformation parameters may be of particular clinical relevance in patients with relatively preserved LVEFs. METHODS: Patients with MIs and LVEFs &gt;40% within 48 h of admission for coronary angiography were prospectively included. All patients underwent echocardiography with semiautomated measurement of GLS. The primary composite endpoint (all-cause mortality and hospitalization for heart failure) was analyzed using Cox regression analyses. The secondary endpoints were cardiac death and heart failure hospitalization. RESULTS: A total of 849 patients (mean age 61.9 ± 12.0 years, 73% men) were included, and 57 (6.7%) reached the primary endpoint (median follow-up 30 months). Significant prognostic value was found for GLS (hazard ratio [HR]: 1.20; 95% confidence interval [CI]: 1.10 to 1.32; p &lt; 0.001). GLS &gt; -14% was associated with a 3-fold increase in risk for the combined endpoint (HR: 3.21; 95% CI: 1.82 to 5.67; p &lt; 0.001). After adjustment for other variables, GLS remained independently related to the combined endpoint (HR: 1.14; 95% CI: 1.04 to 1.26; p = 0.007). For the secondary endpoints, GLS &gt; -14% was significantly associated with cardiovascular death (HR: 12.7; 95% CI: 3.0 to 54.6; p &lt; 0.001) and heart failure hospitalization (HR: 5.31; 95% CI: 1.50 to 18.82; p &lt; 0.001). CONCLUSIONS: Assessment of GLS using a semiautomated algorithm provides important prognostic information in patients with LVEFs &gt;40% above and beyond traditional indexes of high-risk MI.","author":[{"dropping-particle":"","family":"Ersbøll","given":"Mads","non-dropping-particle":"","parse-names":false,"suffix":""},{"dropping-particle":"","family":"Valeur","given":"Nana","non-dropping-particle":"","parse-names":false,"suffix":""},{"dropping-particle":"","family":"Mogensen","given":"Ulrik Madvig","non-dropping-particle":"","parse-names":false,"suffix":""},{"dropping-particle":"","family":"Andersen","given":"Mads Jønsson","non-dropping-particle":"","parse-names":false,"suffix":""},{"dropping-particle":"","family":"Møller","given":"Jacob Eifer","non-dropping-particle":"","parse-names":false,"suffix":""},{"dropping-particle":"","family":"Velazquez","given":"Eric J","non-dropping-particle":"","parse-names":false,"suffix":""},{"dropping-particle":"","family":"Hassager","given":"Christian","non-dropping-particle":"","parse-names":false,"suffix":""},{"dropping-particle":"","family":"Søgaard","given":"Peter","non-dropping-particle":"","parse-names":false,"suffix":""},{"dropping-particle":"","family":"Køber","given":"Lars","non-dropping-particle":"","parse-names":false,"suffix":""}],"container-title":"Journal of the American College of Cardiology","id":"ITEM-2","issue":"23","issued":{"date-parts":[["2013","6"]]},"language":"eng","page":"2365-2373","publisher-place":"United States","title":"Prediction of all-cause mortality and heart failure admissions from global left  ventricular longitudinal strain in patients with acute myocardial infarction and preserved left ventricular ejection fraction.","type":"article-journal","volume":"61"},"uris":["http://www.mendeley.com/documents/?uuid=ccc8066c-dddd-4919-a701-f8c12721946c"]},{"id":"ITEM-3","itemData":{"DOI":"10.1161/CIRCIMAGING.109.862334","ISSN":"1942-0080 (Electronic)","PMID":"19808623","abstract":"BACKGROUND: Although global left ventricular systolic function is an important  determinant of mortality, standard measures such as ejection fraction (EF) and wall motion score index (WMSI) have important technical limitations. The aim of this study was to compare global longitudinal speckle strain (GLS), an automated technique for measurement of long-axis function, with EF and WMSI for the prediction of mortality. METHODS AND RESULTS: Of 546 consecutive individuals undergoing echocardiography for assessment of resting left ventricular function, 91 died over a period of 5.2+/-1.5 years. In addition to Simpson biplane EF, WMSI was determined by 2 experienced readers and GLS was calculated from 3 standard apical views using 2D speckle tracking. The incremental value of EF, WMSI, and GLS to significant clinical variables was assessed in nested Cox models. Clinical factors associated with outcome (model chi(2)=20.2) were age (hazard ratio [HR], 1.46; P&lt;0.01), diabetes (HR, 1.88; P=0.01), and hypertension (HR, 1.59; P&lt;0.05). Although addition of EF (HR, 1.23; P=0.03) or WMSI (HR, 1.28; P&lt;0.01) added to the predictive power of clinical variables, the addition of GLS (HR, 1.45; P&lt;0.001) caused the greatest increment in model power (chi(2)=34.9, P&lt;0.001). GLS also provided incremental value in subgroups with EF &gt;35% and those with and without wall motion abnormalities. A GLS &gt;or=-12% was found to be equivalent to an EF &lt;or=35% for the prediction of prognosis. Intraobserver and interobserver variations for EF and GLS were similar. CONCLUSIONS: GLS is a superior predictor of outcome to either EF or WMSI and may become the optimal method for assessment of global left ventricular systolic function.","author":[{"dropping-particle":"","family":"Stanton","given":"Tony","non-dropping-particle":"","parse-names":false,"suffix":""},{"dropping-particle":"","family":"Leano","given":"Rodel","non-dropping-particle":"","parse-names":false,"suffix":""},{"dropping-particle":"","family":"Marwick","given":"Thomas H","non-dropping-particle":"","parse-names":false,"suffix":""}],"container-title":"Circulation. Cardiovascular imaging","id":"ITEM-3","issue":"5","issued":{"date-parts":[["2009","9"]]},"language":"eng","page":"356-364","publisher-place":"United States","title":"Prediction of all-cause mortality from global longitudinal speckle strain:  comparison with ejection fraction and wall motion scoring.","type":"article-journal","volume":"2"},"uris":["http://www.mendeley.com/documents/?uuid=1f1fc267-d02b-4ff0-8de5-217a2089a743"]},{"id":"ITEM-4","itemData":{"DOI":"10.1016/j.echo.2010.07.019","ISSN":"1097-6795 (Electronic)","PMID":"20810243","abstract":"BACKGROUND: The risk stratification of patients with left ventricular (LV)  dysfunction can be performed using echocardiographic parameters such as the ejection fraction (EF). Recently, new technologies based on deformation measurements have been shown to identify early myocardial dysfunction before EF decrease. Consequently, tools such as two-dimensional strain have been incorporated into echocardiographic systems, allowing for fast, reliable, and reproducible calculation of longitudinal components of LV systolic deformation. The hypothesis in this study was that as a more sensitive marker of LV dysfunction, longitudinal strain would allow for the risk stratification of patients with heart failure. METHODS: This multicenter study included 147 patients with heart failure with LV EFs ≤ 45% (mean age, 64 ± 14 years; 74% men; mean LV EF, 29.9 ± 8.9%). Conventional echocardiographic parameters as well as global and segmental longitudinal strain were measured and compared with these values in a control population. Patients were monitored for cardiac events, defined as a composite criterion, over 12 months. RESULTS: Clinical events were observed in 20% of patients during the 12-month follow-up period. On receiver operating characteristic curve analysis, global longitudinal strain had the highest prognostic value (area under the curve, 0.83) and the highest combination of sensitivity (73%) and specificity (83%), using a cutoff value of -7%. CONCLUSION: Strain assessment is highly feasible and reliable in patients with LV dysfunction and allows for cardiovascular risk stratification in patients with heart failure with greater accuracy than LV EF.","author":[{"dropping-particle":"","family":"Mignot","given":"Aude","non-dropping-particle":"","parse-names":false,"suffix":""},{"dropping-particle":"","family":"Donal","given":"Erwan","non-dropping-particle":"","parse-names":false,"suffix":""},{"dropping-particle":"","family":"Zaroui","given":"Amira","non-dropping-particle":"","parse-names":false,"suffix":""},{"dropping-particle":"","family":"Reant","given":"Patricia","non-dropping-particle":"","parse-names":false,"suffix":""},{"dropping-particle":"","family":"Salem","given":"Adrien","non-dropping-particle":"","parse-names":false,"suffix":""},{"dropping-particle":"","family":"Hamon","given":"Cecile","non-dropping-particle":"","parse-names":false,"suffix":""},{"dropping-particle":"","family":"Monzy","given":"Severine","non-dropping-particle":"","parse-names":false,"suffix":""},{"dropping-particle":"","family":"Roudaut","given":"Raymond","non-dropping-particle":"","parse-names":false,"suffix":""},{"dropping-particle":"","family":"Habib","given":"Gilbert","non-dropping-particle":"","parse-names":false,"suffix":""},{"dropping-particle":"","family":"Lafitte","given":"Stéphane","non-dropping-particle":"","parse-names":false,"suffix":""}],"container-title":"Journal of the American Society of Echocardiography : official publication of the  American Society of Echocardiography","id":"ITEM-4","issue":"10","issued":{"date-parts":[["2010","10"]]},"language":"eng","page":"1019-1024","publisher-place":"United States","title":"Global longitudinal strain as a major predictor of cardiac events in patients with  depressed left ventricular function: a multicenter study.","type":"article-journal","volume":"23"},"uris":["http://www.mendeley.com/documents/?uuid=3494a036-664f-4b93-af57-4e79622fae78"]}],"mendeley":{"formattedCitation":"[64]–[67]","plainTextFormattedCitation":"[64]–[67]","previouslyFormattedCitation":"[64]–[67]"},"properties":{"noteIndex":0},"schema":"https://github.com/citation-style-language/schema/raw/master/csl-citation.json"}</w:instrText>
      </w:r>
      <w:r w:rsidR="008E5A78" w:rsidRPr="0018770A">
        <w:rPr>
          <w:rFonts w:ascii="Times New Roman" w:hAnsi="Times New Roman" w:cs="Times New Roman"/>
          <w:bCs/>
          <w:color w:val="000000" w:themeColor="text1"/>
          <w:sz w:val="24"/>
          <w:szCs w:val="24"/>
        </w:rPr>
        <w:fldChar w:fldCharType="separate"/>
      </w:r>
      <w:r w:rsidR="00E220C9" w:rsidRPr="00E220C9">
        <w:rPr>
          <w:rFonts w:ascii="Times New Roman" w:hAnsi="Times New Roman" w:cs="Times New Roman"/>
          <w:bCs/>
          <w:noProof/>
          <w:color w:val="000000" w:themeColor="text1"/>
          <w:sz w:val="24"/>
          <w:szCs w:val="24"/>
        </w:rPr>
        <w:t>[64]–[67]</w:t>
      </w:r>
      <w:r w:rsidR="008E5A78" w:rsidRPr="0018770A">
        <w:rPr>
          <w:rFonts w:ascii="Times New Roman" w:hAnsi="Times New Roman" w:cs="Times New Roman"/>
          <w:bCs/>
          <w:color w:val="000000" w:themeColor="text1"/>
          <w:sz w:val="24"/>
          <w:szCs w:val="24"/>
        </w:rPr>
        <w:fldChar w:fldCharType="end"/>
      </w:r>
      <w:r w:rsidR="008E5A78" w:rsidRPr="0018770A">
        <w:rPr>
          <w:rFonts w:ascii="Times New Roman" w:hAnsi="Times New Roman" w:cs="Times New Roman"/>
          <w:bCs/>
          <w:color w:val="000000" w:themeColor="text1"/>
          <w:sz w:val="24"/>
          <w:szCs w:val="24"/>
        </w:rPr>
        <w:t xml:space="preserve">.  </w:t>
      </w:r>
      <w:r w:rsidR="00CB257B">
        <w:rPr>
          <w:rFonts w:ascii="Times New Roman" w:hAnsi="Times New Roman" w:cs="Times New Roman"/>
          <w:bCs/>
          <w:color w:val="000000" w:themeColor="text1"/>
          <w:sz w:val="24"/>
          <w:szCs w:val="24"/>
        </w:rPr>
        <w:t>It is, however, not quite clear the mechanism by which</w:t>
      </w:r>
      <w:r w:rsidR="0064079F" w:rsidRPr="0018770A">
        <w:rPr>
          <w:rFonts w:ascii="Times New Roman" w:hAnsi="Times New Roman" w:cs="Times New Roman"/>
          <w:bCs/>
          <w:color w:val="000000" w:themeColor="text1"/>
          <w:sz w:val="24"/>
          <w:szCs w:val="24"/>
        </w:rPr>
        <w:t xml:space="preserve"> GLS</w:t>
      </w:r>
      <w:r w:rsidR="008E5A78" w:rsidRPr="0018770A">
        <w:rPr>
          <w:rFonts w:ascii="Times New Roman" w:hAnsi="Times New Roman" w:cs="Times New Roman"/>
          <w:bCs/>
          <w:color w:val="000000" w:themeColor="text1"/>
          <w:sz w:val="24"/>
          <w:szCs w:val="24"/>
        </w:rPr>
        <w:t xml:space="preserve"> </w:t>
      </w:r>
      <w:r w:rsidR="00CB257B">
        <w:rPr>
          <w:rFonts w:ascii="Times New Roman" w:hAnsi="Times New Roman" w:cs="Times New Roman"/>
          <w:bCs/>
          <w:color w:val="000000" w:themeColor="text1"/>
          <w:sz w:val="24"/>
          <w:szCs w:val="24"/>
        </w:rPr>
        <w:t>is associated to LV function and mortality</w:t>
      </w:r>
      <w:r w:rsidR="008E5A78" w:rsidRPr="0018770A">
        <w:rPr>
          <w:rFonts w:ascii="Times New Roman" w:hAnsi="Times New Roman" w:cs="Times New Roman"/>
          <w:bCs/>
          <w:color w:val="000000" w:themeColor="text1"/>
          <w:sz w:val="24"/>
          <w:szCs w:val="24"/>
        </w:rPr>
        <w:t>.</w:t>
      </w:r>
      <w:r w:rsidR="00ED2171" w:rsidRPr="0018770A">
        <w:rPr>
          <w:rFonts w:ascii="Times New Roman" w:hAnsi="Times New Roman" w:cs="Times New Roman"/>
          <w:bCs/>
          <w:color w:val="000000" w:themeColor="text1"/>
          <w:sz w:val="24"/>
          <w:szCs w:val="24"/>
        </w:rPr>
        <w:t xml:space="preserve"> </w:t>
      </w:r>
    </w:p>
    <w:p w14:paraId="524993CB" w14:textId="42FB4F6D" w:rsidR="008B0B0C" w:rsidRPr="005E0C8F" w:rsidRDefault="00C947D4" w:rsidP="005E0C8F">
      <w:pPr>
        <w:spacing w:line="240" w:lineRule="auto"/>
        <w:ind w:firstLine="720"/>
        <w:jc w:val="both"/>
        <w:rPr>
          <w:rFonts w:ascii="Times New Roman" w:eastAsiaTheme="minorEastAsia" w:hAnsi="Times New Roman" w:cs="Times New Roman"/>
          <w:color w:val="000000" w:themeColor="text1"/>
          <w:sz w:val="24"/>
          <w:szCs w:val="24"/>
        </w:rPr>
      </w:pPr>
      <w:r>
        <w:rPr>
          <w:rFonts w:ascii="Times New Roman" w:hAnsi="Times New Roman" w:cs="Times New Roman"/>
          <w:color w:val="000000" w:themeColor="text1"/>
          <w:sz w:val="24"/>
          <w:szCs w:val="24"/>
        </w:rPr>
        <w:t>The results suggest</w:t>
      </w:r>
      <w:r w:rsidR="001E409B" w:rsidRPr="0018770A">
        <w:rPr>
          <w:rFonts w:ascii="Times New Roman" w:hAnsi="Times New Roman" w:cs="Times New Roman"/>
          <w:color w:val="000000" w:themeColor="text1"/>
          <w:sz w:val="24"/>
          <w:szCs w:val="24"/>
        </w:rPr>
        <w:t xml:space="preserve"> that</w:t>
      </w:r>
      <w:r w:rsidR="008E5A78" w:rsidRPr="0018770A">
        <w:rPr>
          <w:rFonts w:ascii="Times New Roman" w:hAnsi="Times New Roman" w:cs="Times New Roman"/>
          <w:color w:val="000000" w:themeColor="text1"/>
          <w:sz w:val="24"/>
          <w:szCs w:val="24"/>
        </w:rPr>
        <w:t xml:space="preserve"> the reduction in </w:t>
      </w:r>
      <w:r w:rsidR="001F5708">
        <w:rPr>
          <w:rFonts w:ascii="Times New Roman" w:hAnsi="Times New Roman" w:cs="Times New Roman"/>
          <w:color w:val="000000" w:themeColor="text1"/>
          <w:sz w:val="24"/>
          <w:szCs w:val="24"/>
        </w:rPr>
        <w:t xml:space="preserve">peak </w:t>
      </w:r>
      <w:r w:rsidR="008E5A78" w:rsidRPr="0018770A">
        <w:rPr>
          <w:rFonts w:ascii="Times New Roman" w:hAnsi="Times New Roman" w:cs="Times New Roman"/>
          <w:color w:val="000000" w:themeColor="text1"/>
          <w:sz w:val="24"/>
          <w:szCs w:val="24"/>
        </w:rPr>
        <w:t xml:space="preserve">GLS is associated with </w:t>
      </w:r>
      <w:r w:rsidR="0064079F" w:rsidRPr="0018770A">
        <w:rPr>
          <w:rFonts w:ascii="Times New Roman" w:hAnsi="Times New Roman" w:cs="Times New Roman"/>
          <w:color w:val="000000" w:themeColor="text1"/>
          <w:sz w:val="24"/>
          <w:szCs w:val="24"/>
        </w:rPr>
        <w:t xml:space="preserve">a reduction in </w:t>
      </w:r>
      <w:r>
        <w:rPr>
          <w:rFonts w:ascii="Times New Roman" w:hAnsi="Times New Roman" w:cs="Times New Roman"/>
          <w:color w:val="000000" w:themeColor="text1"/>
          <w:sz w:val="24"/>
          <w:szCs w:val="24"/>
        </w:rPr>
        <w:t>myofiber</w:t>
      </w:r>
      <w:r w:rsidRPr="0018770A">
        <w:rPr>
          <w:rFonts w:ascii="Times New Roman" w:hAnsi="Times New Roman" w:cs="Times New Roman"/>
          <w:color w:val="000000" w:themeColor="text1"/>
          <w:sz w:val="24"/>
          <w:szCs w:val="24"/>
        </w:rPr>
        <w:t xml:space="preserve"> </w:t>
      </w:r>
      <w:r w:rsidR="008E5A78" w:rsidRPr="0018770A">
        <w:rPr>
          <w:rFonts w:ascii="Times New Roman" w:hAnsi="Times New Roman" w:cs="Times New Roman"/>
          <w:color w:val="000000" w:themeColor="text1"/>
          <w:sz w:val="24"/>
          <w:szCs w:val="24"/>
        </w:rPr>
        <w:t xml:space="preserve">contractility that is indexed by </w:t>
      </w:r>
      <w:r w:rsidR="0064079F" w:rsidRPr="0018770A">
        <w:rPr>
          <w:rFonts w:ascii="Times New Roman" w:hAnsi="Times New Roman" w:cs="Times New Roman"/>
          <w:color w:val="000000" w:themeColor="text1"/>
          <w:sz w:val="24"/>
          <w:szCs w:val="24"/>
        </w:rPr>
        <w:t>the</w:t>
      </w:r>
      <w:r w:rsidR="008E5A78" w:rsidRPr="0018770A">
        <w:rPr>
          <w:rFonts w:ascii="Times New Roman" w:hAnsi="Times New Roman" w:cs="Times New Roman"/>
          <w:color w:val="000000" w:themeColor="text1"/>
          <w:sz w:val="24"/>
          <w:szCs w:val="24"/>
        </w:rPr>
        <w:t xml:space="preserve"> peak </w:t>
      </w:r>
      <w:r w:rsidR="0064079F" w:rsidRPr="0018770A">
        <w:rPr>
          <w:rFonts w:ascii="Times New Roman" w:hAnsi="Times New Roman" w:cs="Times New Roman"/>
          <w:color w:val="000000" w:themeColor="text1"/>
          <w:sz w:val="24"/>
          <w:szCs w:val="24"/>
        </w:rPr>
        <w:t xml:space="preserve">muscle </w:t>
      </w:r>
      <w:r w:rsidR="008E5A78" w:rsidRPr="0018770A">
        <w:rPr>
          <w:rFonts w:ascii="Times New Roman" w:hAnsi="Times New Roman" w:cs="Times New Roman"/>
          <w:color w:val="000000" w:themeColor="text1"/>
          <w:sz w:val="24"/>
          <w:szCs w:val="24"/>
        </w:rPr>
        <w:t xml:space="preserve">fiber tension. </w:t>
      </w:r>
      <w:r w:rsidR="0064079F" w:rsidRPr="0018770A">
        <w:rPr>
          <w:rFonts w:ascii="Times New Roman" w:hAnsi="Times New Roman" w:cs="Times New Roman"/>
          <w:color w:val="000000" w:themeColor="text1"/>
          <w:sz w:val="24"/>
          <w:szCs w:val="24"/>
        </w:rPr>
        <w:t>Without considerin</w:t>
      </w:r>
      <w:r w:rsidR="00F96B5F" w:rsidRPr="0018770A">
        <w:rPr>
          <w:rFonts w:ascii="Times New Roman" w:hAnsi="Times New Roman" w:cs="Times New Roman"/>
          <w:color w:val="000000" w:themeColor="text1"/>
          <w:sz w:val="24"/>
          <w:szCs w:val="24"/>
        </w:rPr>
        <w:t>g</w:t>
      </w:r>
      <w:r w:rsidR="0064079F" w:rsidRPr="0018770A">
        <w:rPr>
          <w:rFonts w:ascii="Times New Roman" w:hAnsi="Times New Roman" w:cs="Times New Roman"/>
          <w:color w:val="000000" w:themeColor="text1"/>
          <w:sz w:val="24"/>
          <w:szCs w:val="24"/>
        </w:rPr>
        <w:t xml:space="preserve"> myofiber disarray, </w:t>
      </w:r>
      <w:r w:rsidR="00F96B5F" w:rsidRPr="0018770A">
        <w:rPr>
          <w:rFonts w:ascii="Times New Roman" w:hAnsi="Times New Roman" w:cs="Times New Roman"/>
          <w:color w:val="000000" w:themeColor="text1"/>
          <w:sz w:val="24"/>
          <w:szCs w:val="24"/>
        </w:rPr>
        <w:t>the models predicted that the peak tension</w:t>
      </w:r>
      <w:r w:rsidR="00F878EE" w:rsidRPr="0018770A">
        <w:rPr>
          <w:rFonts w:ascii="Times New Roman" w:hAnsi="Times New Roman" w:cs="Times New Roman"/>
          <w:color w:val="000000" w:themeColor="text1"/>
          <w:sz w:val="24"/>
          <w:szCs w:val="24"/>
        </w:rPr>
        <w:t xml:space="preserve"> to reproduce the clinical measurements</w:t>
      </w:r>
      <w:r w:rsidR="00A32B48">
        <w:rPr>
          <w:rFonts w:ascii="Times New Roman" w:hAnsi="Times New Roman" w:cs="Times New Roman"/>
          <w:color w:val="000000" w:themeColor="text1"/>
          <w:sz w:val="24"/>
          <w:szCs w:val="24"/>
        </w:rPr>
        <w:t xml:space="preserve"> i</w:t>
      </w:r>
      <w:r w:rsidR="004418B8">
        <w:rPr>
          <w:rFonts w:ascii="Times New Roman" w:hAnsi="Times New Roman" w:cs="Times New Roman"/>
          <w:color w:val="000000" w:themeColor="text1"/>
          <w:sz w:val="24"/>
          <w:szCs w:val="24"/>
        </w:rPr>
        <w:t>s</w:t>
      </w:r>
      <w:r w:rsidR="007F5125">
        <w:rPr>
          <w:rFonts w:ascii="Times New Roman" w:hAnsi="Times New Roman" w:cs="Times New Roman"/>
          <w:color w:val="000000" w:themeColor="text1"/>
          <w:sz w:val="24"/>
          <w:szCs w:val="24"/>
        </w:rPr>
        <w:t>, respectively,</w:t>
      </w:r>
      <w:r w:rsidR="004418B8">
        <w:rPr>
          <w:rFonts w:ascii="Times New Roman" w:hAnsi="Times New Roman" w:cs="Times New Roman"/>
          <w:color w:val="000000" w:themeColor="text1"/>
          <w:sz w:val="24"/>
          <w:szCs w:val="24"/>
        </w:rPr>
        <w:t xml:space="preserve"> </w:t>
      </w:r>
      <w:r w:rsidR="00BA178B">
        <w:rPr>
          <w:rFonts w:ascii="Times New Roman" w:hAnsi="Times New Roman" w:cs="Times New Roman"/>
          <w:color w:val="000000" w:themeColor="text1"/>
          <w:sz w:val="24"/>
          <w:szCs w:val="24"/>
        </w:rPr>
        <w:t>7</w:t>
      </w:r>
      <w:r w:rsidR="004418B8">
        <w:rPr>
          <w:rFonts w:ascii="Times New Roman" w:hAnsi="Times New Roman" w:cs="Times New Roman"/>
          <w:color w:val="000000" w:themeColor="text1"/>
          <w:sz w:val="24"/>
          <w:szCs w:val="24"/>
        </w:rPr>
        <w:t xml:space="preserve">% </w:t>
      </w:r>
      <w:r w:rsidR="00BA178B">
        <w:rPr>
          <w:rFonts w:ascii="Times New Roman" w:hAnsi="Times New Roman" w:cs="Times New Roman"/>
          <w:color w:val="000000" w:themeColor="text1"/>
          <w:sz w:val="24"/>
          <w:szCs w:val="24"/>
        </w:rPr>
        <w:t xml:space="preserve">(absolute) </w:t>
      </w:r>
      <w:r w:rsidR="004418B8">
        <w:rPr>
          <w:rFonts w:ascii="Times New Roman" w:hAnsi="Times New Roman" w:cs="Times New Roman"/>
          <w:color w:val="000000" w:themeColor="text1"/>
          <w:sz w:val="24"/>
          <w:szCs w:val="24"/>
        </w:rPr>
        <w:t xml:space="preserve">and </w:t>
      </w:r>
      <w:r w:rsidR="00BA178B">
        <w:rPr>
          <w:rFonts w:ascii="Times New Roman" w:hAnsi="Times New Roman" w:cs="Times New Roman"/>
          <w:color w:val="000000" w:themeColor="text1"/>
          <w:sz w:val="24"/>
          <w:szCs w:val="24"/>
        </w:rPr>
        <w:t>1</w:t>
      </w:r>
      <w:r w:rsidR="00F96B5F" w:rsidRPr="0018770A">
        <w:rPr>
          <w:rFonts w:ascii="Times New Roman" w:hAnsi="Times New Roman" w:cs="Times New Roman"/>
          <w:color w:val="000000" w:themeColor="text1"/>
          <w:sz w:val="24"/>
          <w:szCs w:val="24"/>
        </w:rPr>
        <w:t>%</w:t>
      </w:r>
      <w:r w:rsidR="00BA178B">
        <w:rPr>
          <w:rFonts w:ascii="Times New Roman" w:hAnsi="Times New Roman" w:cs="Times New Roman"/>
          <w:color w:val="000000" w:themeColor="text1"/>
          <w:sz w:val="24"/>
          <w:szCs w:val="24"/>
        </w:rPr>
        <w:t xml:space="preserve"> (absolute)</w:t>
      </w:r>
      <w:r w:rsidR="00F96B5F" w:rsidRPr="0018770A">
        <w:rPr>
          <w:rFonts w:ascii="Times New Roman" w:hAnsi="Times New Roman" w:cs="Times New Roman"/>
          <w:color w:val="000000" w:themeColor="text1"/>
          <w:sz w:val="24"/>
          <w:szCs w:val="24"/>
        </w:rPr>
        <w:t xml:space="preserve"> smaller in the obstructive and non-obstructive HCM subject</w:t>
      </w:r>
      <w:r w:rsidR="007F5125">
        <w:rPr>
          <w:rFonts w:ascii="Times New Roman" w:hAnsi="Times New Roman" w:cs="Times New Roman"/>
          <w:color w:val="000000" w:themeColor="text1"/>
          <w:sz w:val="24"/>
          <w:szCs w:val="24"/>
        </w:rPr>
        <w:t xml:space="preserve"> when</w:t>
      </w:r>
      <w:r w:rsidR="00F96B5F" w:rsidRPr="0018770A">
        <w:rPr>
          <w:rFonts w:ascii="Times New Roman" w:hAnsi="Times New Roman" w:cs="Times New Roman"/>
          <w:color w:val="000000" w:themeColor="text1"/>
          <w:sz w:val="24"/>
          <w:szCs w:val="24"/>
        </w:rPr>
        <w:t xml:space="preserve"> compared to the control subject. </w:t>
      </w:r>
      <w:r w:rsidR="00F878EE" w:rsidRPr="0018770A">
        <w:rPr>
          <w:rFonts w:ascii="Times New Roman" w:hAnsi="Times New Roman" w:cs="Times New Roman"/>
          <w:color w:val="000000" w:themeColor="text1"/>
          <w:sz w:val="24"/>
          <w:szCs w:val="24"/>
        </w:rPr>
        <w:t xml:space="preserve">By considering myofiber disarray based on the </w:t>
      </w:r>
      <w:r w:rsidR="00682F85">
        <w:rPr>
          <w:rFonts w:ascii="Times New Roman" w:hAnsi="Times New Roman" w:cs="Times New Roman"/>
          <w:color w:val="000000" w:themeColor="text1"/>
          <w:sz w:val="24"/>
          <w:szCs w:val="24"/>
        </w:rPr>
        <w:t>range</w:t>
      </w:r>
      <w:r w:rsidR="00682F85" w:rsidRPr="0018770A">
        <w:rPr>
          <w:rFonts w:ascii="Times New Roman" w:hAnsi="Times New Roman" w:cs="Times New Roman"/>
          <w:color w:val="000000" w:themeColor="text1"/>
          <w:sz w:val="24"/>
          <w:szCs w:val="24"/>
        </w:rPr>
        <w:t xml:space="preserve"> </w:t>
      </w:r>
      <w:r w:rsidR="00F878EE" w:rsidRPr="0018770A">
        <w:rPr>
          <w:rFonts w:ascii="Times New Roman" w:hAnsi="Times New Roman" w:cs="Times New Roman"/>
          <w:color w:val="000000" w:themeColor="text1"/>
          <w:sz w:val="24"/>
          <w:szCs w:val="24"/>
        </w:rPr>
        <w:t>found in DTMR</w:t>
      </w:r>
      <w:r w:rsidR="007F5125">
        <w:rPr>
          <w:rFonts w:ascii="Times New Roman" w:hAnsi="Times New Roman" w:cs="Times New Roman"/>
          <w:color w:val="000000" w:themeColor="text1"/>
          <w:sz w:val="24"/>
          <w:szCs w:val="24"/>
        </w:rPr>
        <w:t>I</w:t>
      </w:r>
      <w:r w:rsidR="00F878EE" w:rsidRPr="0018770A">
        <w:rPr>
          <w:rFonts w:ascii="Times New Roman" w:hAnsi="Times New Roman" w:cs="Times New Roman"/>
          <w:color w:val="000000" w:themeColor="text1"/>
          <w:sz w:val="24"/>
          <w:szCs w:val="24"/>
        </w:rPr>
        <w:t xml:space="preserve"> studies with </w:t>
      </w:r>
      <m:oMath>
        <m:r>
          <w:rPr>
            <w:rFonts w:ascii="Cambria Math" w:eastAsia="Times New Roman" w:hAnsi="Cambria Math" w:cs="Times New Roman"/>
            <w:color w:val="000000" w:themeColor="text1"/>
            <w:sz w:val="24"/>
            <w:szCs w:val="24"/>
          </w:rPr>
          <m:t>κ</m:t>
        </m:r>
      </m:oMath>
      <w:r w:rsidR="00F878EE" w:rsidRPr="0018770A">
        <w:rPr>
          <w:rFonts w:ascii="Times New Roman" w:eastAsia="Times New Roman" w:hAnsi="Times New Roman" w:cs="Times New Roman"/>
          <w:color w:val="000000" w:themeColor="text1"/>
          <w:sz w:val="24"/>
          <w:szCs w:val="24"/>
        </w:rPr>
        <w:t xml:space="preserve"> </w:t>
      </w:r>
      <w:r w:rsidR="007F5125">
        <w:rPr>
          <w:rFonts w:ascii="Times New Roman" w:eastAsia="Times New Roman" w:hAnsi="Times New Roman" w:cs="Times New Roman"/>
          <w:color w:val="000000" w:themeColor="text1"/>
          <w:sz w:val="24"/>
          <w:szCs w:val="24"/>
        </w:rPr>
        <w:t xml:space="preserve">having values between </w:t>
      </w:r>
      <w:r w:rsidR="009021C3">
        <w:rPr>
          <w:rFonts w:ascii="Times New Roman" w:eastAsia="Times New Roman" w:hAnsi="Times New Roman" w:cs="Times New Roman"/>
          <w:color w:val="000000" w:themeColor="text1"/>
          <w:sz w:val="24"/>
          <w:szCs w:val="24"/>
        </w:rPr>
        <w:t>0</w:t>
      </w:r>
      <w:r w:rsidR="004418B8">
        <w:rPr>
          <w:rFonts w:ascii="Times New Roman" w:eastAsia="Times New Roman" w:hAnsi="Times New Roman" w:cs="Times New Roman"/>
          <w:color w:val="000000" w:themeColor="text1"/>
          <w:sz w:val="24"/>
          <w:szCs w:val="24"/>
        </w:rPr>
        <w:t xml:space="preserve"> to</w:t>
      </w:r>
      <m:oMath>
        <m:r>
          <w:rPr>
            <w:rFonts w:ascii="Cambria Math" w:eastAsia="Times New Roman" w:hAnsi="Cambria Math" w:cs="Times New Roman"/>
            <w:color w:val="000000" w:themeColor="text1"/>
            <w:sz w:val="24"/>
            <w:szCs w:val="24"/>
          </w:rPr>
          <m:t xml:space="preserve"> 0.22</m:t>
        </m:r>
      </m:oMath>
      <w:r w:rsidR="00F878EE" w:rsidRPr="0018770A">
        <w:rPr>
          <w:rFonts w:ascii="Times New Roman" w:hAnsi="Times New Roman" w:cs="Times New Roman"/>
          <w:color w:val="000000" w:themeColor="text1"/>
          <w:sz w:val="24"/>
          <w:szCs w:val="24"/>
        </w:rPr>
        <w:t>, we found that the peak muscle fibe</w:t>
      </w:r>
      <w:r w:rsidR="000F6558">
        <w:rPr>
          <w:rFonts w:ascii="Times New Roman" w:hAnsi="Times New Roman" w:cs="Times New Roman"/>
          <w:color w:val="000000" w:themeColor="text1"/>
          <w:sz w:val="24"/>
          <w:szCs w:val="24"/>
        </w:rPr>
        <w:t>r tension</w:t>
      </w:r>
      <w:r w:rsidR="007F5125">
        <w:rPr>
          <w:rFonts w:ascii="Times New Roman" w:hAnsi="Times New Roman" w:cs="Times New Roman"/>
          <w:color w:val="000000" w:themeColor="text1"/>
          <w:sz w:val="24"/>
          <w:szCs w:val="24"/>
        </w:rPr>
        <w:t xml:space="preserve"> has to increase to compensate for an increasing degree of myofiber disarray</w:t>
      </w:r>
      <w:r w:rsidR="007F5125" w:rsidRPr="007F5125">
        <w:rPr>
          <w:rFonts w:ascii="Times New Roman" w:hAnsi="Times New Roman" w:cs="Times New Roman"/>
          <w:color w:val="000000" w:themeColor="text1"/>
          <w:sz w:val="24"/>
          <w:szCs w:val="24"/>
        </w:rPr>
        <w:t xml:space="preserve"> </w:t>
      </w:r>
      <w:r w:rsidR="007F5125">
        <w:rPr>
          <w:rFonts w:ascii="Times New Roman" w:hAnsi="Times New Roman" w:cs="Times New Roman"/>
          <w:color w:val="000000" w:themeColor="text1"/>
          <w:sz w:val="24"/>
          <w:szCs w:val="24"/>
        </w:rPr>
        <w:t>in order to</w:t>
      </w:r>
      <w:r w:rsidR="007F5125" w:rsidRPr="0018770A">
        <w:rPr>
          <w:rFonts w:ascii="Times New Roman" w:hAnsi="Times New Roman" w:cs="Times New Roman"/>
          <w:color w:val="000000" w:themeColor="text1"/>
          <w:sz w:val="24"/>
          <w:szCs w:val="24"/>
        </w:rPr>
        <w:t xml:space="preserve"> reproduce the clinical measurements.</w:t>
      </w:r>
      <w:r w:rsidR="002808DE">
        <w:rPr>
          <w:rFonts w:ascii="Times New Roman" w:hAnsi="Times New Roman" w:cs="Times New Roman"/>
          <w:color w:val="000000" w:themeColor="text1"/>
          <w:sz w:val="24"/>
          <w:szCs w:val="24"/>
        </w:rPr>
        <w:t xml:space="preserve"> </w:t>
      </w:r>
      <w:r w:rsidR="00BF0335" w:rsidRPr="0018770A">
        <w:rPr>
          <w:rFonts w:ascii="Times New Roman" w:hAnsi="Times New Roman" w:cs="Times New Roman"/>
          <w:color w:val="000000" w:themeColor="text1"/>
          <w:sz w:val="24"/>
          <w:szCs w:val="24"/>
        </w:rPr>
        <w:t xml:space="preserve">Within </w:t>
      </w:r>
      <w:r w:rsidR="00BF0335">
        <w:rPr>
          <w:rFonts w:ascii="Times New Roman" w:hAnsi="Times New Roman" w:cs="Times New Roman"/>
          <w:color w:val="000000" w:themeColor="text1"/>
          <w:sz w:val="24"/>
          <w:szCs w:val="24"/>
        </w:rPr>
        <w:t>this</w:t>
      </w:r>
      <w:r w:rsidR="00BF0335" w:rsidRPr="0018770A">
        <w:rPr>
          <w:rFonts w:ascii="Times New Roman" w:hAnsi="Times New Roman" w:cs="Times New Roman"/>
          <w:color w:val="000000" w:themeColor="text1"/>
          <w:sz w:val="24"/>
          <w:szCs w:val="24"/>
        </w:rPr>
        <w:t xml:space="preserve"> range of </w:t>
      </w:r>
      <m:oMath>
        <m:r>
          <w:rPr>
            <w:rFonts w:ascii="Cambria Math" w:eastAsia="Times New Roman" w:hAnsi="Cambria Math" w:cs="Times New Roman"/>
            <w:color w:val="000000" w:themeColor="text1"/>
            <w:sz w:val="24"/>
            <w:szCs w:val="24"/>
          </w:rPr>
          <m:t>κ</m:t>
        </m:r>
      </m:oMath>
      <w:r w:rsidR="00BF0335" w:rsidRPr="0018770A">
        <w:rPr>
          <w:rFonts w:ascii="Times New Roman" w:eastAsiaTheme="minorEastAsia" w:hAnsi="Times New Roman" w:cs="Times New Roman"/>
          <w:color w:val="000000" w:themeColor="text1"/>
          <w:sz w:val="24"/>
          <w:szCs w:val="24"/>
        </w:rPr>
        <w:t>, peak GLS varies by only +/- 2% (absolute)</w:t>
      </w:r>
      <w:r w:rsidR="00BF0335" w:rsidRPr="00BF0335">
        <w:rPr>
          <w:rFonts w:ascii="Times New Roman" w:hAnsi="Times New Roman" w:cs="Times New Roman"/>
          <w:color w:val="000000" w:themeColor="text1"/>
          <w:sz w:val="24"/>
          <w:szCs w:val="24"/>
        </w:rPr>
        <w:t xml:space="preserve"> </w:t>
      </w:r>
      <w:r w:rsidR="00BF0335" w:rsidRPr="0018770A">
        <w:rPr>
          <w:rFonts w:ascii="Times New Roman" w:hAnsi="Times New Roman" w:cs="Times New Roman"/>
          <w:color w:val="000000" w:themeColor="text1"/>
          <w:sz w:val="24"/>
          <w:szCs w:val="24"/>
        </w:rPr>
        <w:t>in the obstructive HCM</w:t>
      </w:r>
      <w:r w:rsidR="00BF0335">
        <w:rPr>
          <w:rFonts w:ascii="Times New Roman" w:hAnsi="Times New Roman" w:cs="Times New Roman"/>
          <w:color w:val="000000" w:themeColor="text1"/>
          <w:sz w:val="24"/>
          <w:szCs w:val="24"/>
        </w:rPr>
        <w:t xml:space="preserve"> subject</w:t>
      </w:r>
      <w:r w:rsidR="00BF0335" w:rsidRPr="0018770A">
        <w:rPr>
          <w:rFonts w:ascii="Times New Roman" w:eastAsiaTheme="minorEastAsia" w:hAnsi="Times New Roman" w:cs="Times New Roman"/>
          <w:color w:val="000000" w:themeColor="text1"/>
          <w:sz w:val="24"/>
          <w:szCs w:val="24"/>
        </w:rPr>
        <w:t xml:space="preserve"> and is still depressed compared to the control subject </w:t>
      </w:r>
      <w:r w:rsidR="00BF0335">
        <w:rPr>
          <w:rFonts w:ascii="Times New Roman" w:eastAsia="Times New Roman" w:hAnsi="Times New Roman" w:cs="Times New Roman"/>
          <w:color w:val="000000" w:themeColor="text1"/>
          <w:sz w:val="24"/>
          <w:szCs w:val="24"/>
        </w:rPr>
        <w:t>(</w:t>
      </w:r>
      <w:r w:rsidR="008A7DDD">
        <w:rPr>
          <w:rFonts w:ascii="Times New Roman" w:eastAsia="Times New Roman" w:hAnsi="Times New Roman" w:cs="Times New Roman"/>
          <w:b/>
          <w:color w:val="000000" w:themeColor="text1"/>
          <w:sz w:val="24"/>
          <w:szCs w:val="24"/>
        </w:rPr>
        <w:t>Fig 7c</w:t>
      </w:r>
      <w:r w:rsidR="00BF0335">
        <w:rPr>
          <w:rFonts w:ascii="Times New Roman" w:eastAsia="Times New Roman" w:hAnsi="Times New Roman" w:cs="Times New Roman"/>
          <w:color w:val="000000" w:themeColor="text1"/>
          <w:sz w:val="24"/>
          <w:szCs w:val="24"/>
        </w:rPr>
        <w:t xml:space="preserve">). </w:t>
      </w:r>
      <w:r w:rsidR="002808DE">
        <w:rPr>
          <w:rFonts w:ascii="Times New Roman" w:hAnsi="Times New Roman" w:cs="Times New Roman"/>
          <w:color w:val="000000" w:themeColor="text1"/>
          <w:sz w:val="24"/>
          <w:szCs w:val="24"/>
        </w:rPr>
        <w:t xml:space="preserve">At the highest degree of myofiber disarray </w:t>
      </w:r>
      <w:r w:rsidR="00BF0335" w:rsidRPr="0018770A">
        <w:rPr>
          <w:rFonts w:ascii="Times New Roman" w:hAnsi="Times New Roman" w:cs="Times New Roman"/>
          <w:color w:val="000000" w:themeColor="text1"/>
          <w:sz w:val="24"/>
          <w:szCs w:val="24"/>
        </w:rPr>
        <w:t>in the obstructive HCM</w:t>
      </w:r>
      <w:r w:rsidR="00BF0335">
        <w:rPr>
          <w:rFonts w:ascii="Times New Roman" w:hAnsi="Times New Roman" w:cs="Times New Roman"/>
          <w:color w:val="000000" w:themeColor="text1"/>
          <w:sz w:val="24"/>
          <w:szCs w:val="24"/>
        </w:rPr>
        <w:t xml:space="preserve"> subject, however, the peak muscle fiber tension </w:t>
      </w:r>
      <w:r w:rsidR="000F6558">
        <w:rPr>
          <w:rFonts w:ascii="Times New Roman" w:hAnsi="Times New Roman" w:cs="Times New Roman"/>
          <w:color w:val="000000" w:themeColor="text1"/>
          <w:sz w:val="24"/>
          <w:szCs w:val="24"/>
        </w:rPr>
        <w:t xml:space="preserve">is still </w:t>
      </w:r>
      <w:r w:rsidR="00D77B6B">
        <w:rPr>
          <w:rFonts w:ascii="Times New Roman" w:hAnsi="Times New Roman" w:cs="Times New Roman"/>
          <w:color w:val="000000" w:themeColor="text1"/>
          <w:sz w:val="24"/>
          <w:szCs w:val="24"/>
        </w:rPr>
        <w:t>about 72.8</w:t>
      </w:r>
      <w:r w:rsidR="00BA178B" w:rsidRPr="0018770A">
        <w:rPr>
          <w:rFonts w:ascii="Times New Roman" w:hAnsi="Times New Roman" w:cs="Times New Roman"/>
          <w:color w:val="000000" w:themeColor="text1"/>
          <w:sz w:val="24"/>
          <w:szCs w:val="24"/>
        </w:rPr>
        <w:t xml:space="preserve"> </w:t>
      </w:r>
      <w:r w:rsidR="00F878EE" w:rsidRPr="0018770A">
        <w:rPr>
          <w:rFonts w:ascii="Times New Roman" w:hAnsi="Times New Roman" w:cs="Times New Roman"/>
          <w:color w:val="000000" w:themeColor="text1"/>
          <w:sz w:val="24"/>
          <w:szCs w:val="24"/>
        </w:rPr>
        <w:t xml:space="preserve">% </w:t>
      </w:r>
      <w:r w:rsidR="00BA178B">
        <w:rPr>
          <w:rFonts w:ascii="Times New Roman" w:hAnsi="Times New Roman" w:cs="Times New Roman"/>
          <w:color w:val="000000" w:themeColor="text1"/>
          <w:sz w:val="24"/>
          <w:szCs w:val="24"/>
        </w:rPr>
        <w:t xml:space="preserve">(absolute) </w:t>
      </w:r>
      <w:r w:rsidR="00BF0335">
        <w:rPr>
          <w:rFonts w:ascii="Times New Roman" w:hAnsi="Times New Roman" w:cs="Times New Roman"/>
          <w:color w:val="000000" w:themeColor="text1"/>
          <w:sz w:val="24"/>
          <w:szCs w:val="24"/>
        </w:rPr>
        <w:t>lower than that in the control subject</w:t>
      </w:r>
      <w:r w:rsidR="00F878EE" w:rsidRPr="0018770A">
        <w:rPr>
          <w:rFonts w:ascii="Times New Roman" w:hAnsi="Times New Roman" w:cs="Times New Roman"/>
          <w:color w:val="000000" w:themeColor="text1"/>
          <w:sz w:val="24"/>
          <w:szCs w:val="24"/>
        </w:rPr>
        <w:t>.</w:t>
      </w:r>
      <w:r w:rsidR="00BF0335">
        <w:rPr>
          <w:rFonts w:ascii="Times New Roman" w:hAnsi="Times New Roman" w:cs="Times New Roman"/>
          <w:color w:val="000000" w:themeColor="text1"/>
          <w:sz w:val="24"/>
          <w:szCs w:val="24"/>
        </w:rPr>
        <w:t xml:space="preserve"> </w:t>
      </w:r>
      <w:r w:rsidR="00F878EE" w:rsidRPr="0018770A">
        <w:rPr>
          <w:rFonts w:ascii="Times New Roman" w:hAnsi="Times New Roman" w:cs="Times New Roman"/>
          <w:color w:val="000000" w:themeColor="text1"/>
          <w:sz w:val="24"/>
          <w:szCs w:val="24"/>
        </w:rPr>
        <w:t xml:space="preserve">For the </w:t>
      </w:r>
      <w:r w:rsidR="00201DFA" w:rsidRPr="0018770A">
        <w:rPr>
          <w:rFonts w:ascii="Times New Roman" w:hAnsi="Times New Roman" w:cs="Times New Roman"/>
          <w:color w:val="000000" w:themeColor="text1"/>
          <w:sz w:val="24"/>
          <w:szCs w:val="24"/>
        </w:rPr>
        <w:t xml:space="preserve">non-obstructive </w:t>
      </w:r>
      <w:r w:rsidR="00F878EE" w:rsidRPr="0018770A">
        <w:rPr>
          <w:rFonts w:ascii="Times New Roman" w:hAnsi="Times New Roman" w:cs="Times New Roman"/>
          <w:color w:val="000000" w:themeColor="text1"/>
          <w:sz w:val="24"/>
          <w:szCs w:val="24"/>
        </w:rPr>
        <w:t xml:space="preserve">HCM subject, we found that the peak muscle fiber tension is equivalent to the </w:t>
      </w:r>
      <w:r w:rsidR="006752B2">
        <w:rPr>
          <w:rFonts w:ascii="Times New Roman" w:hAnsi="Times New Roman" w:cs="Times New Roman"/>
          <w:color w:val="000000" w:themeColor="text1"/>
          <w:sz w:val="24"/>
          <w:szCs w:val="24"/>
        </w:rPr>
        <w:t>control subject</w:t>
      </w:r>
      <w:r w:rsidR="006752B2" w:rsidRPr="0018770A">
        <w:rPr>
          <w:rFonts w:ascii="Times New Roman" w:hAnsi="Times New Roman" w:cs="Times New Roman"/>
          <w:color w:val="000000" w:themeColor="text1"/>
          <w:sz w:val="24"/>
          <w:szCs w:val="24"/>
        </w:rPr>
        <w:t xml:space="preserve"> </w:t>
      </w:r>
      <w:r w:rsidR="00F878EE" w:rsidRPr="0018770A">
        <w:rPr>
          <w:rFonts w:ascii="Times New Roman" w:hAnsi="Times New Roman" w:cs="Times New Roman"/>
          <w:color w:val="000000" w:themeColor="text1"/>
          <w:sz w:val="24"/>
          <w:szCs w:val="24"/>
        </w:rPr>
        <w:t xml:space="preserve">at a disarray </w:t>
      </w:r>
      <m:oMath>
        <m:r>
          <w:rPr>
            <w:rFonts w:ascii="Cambria Math" w:eastAsia="Times New Roman" w:hAnsi="Cambria Math" w:cs="Times New Roman"/>
            <w:color w:val="000000" w:themeColor="text1"/>
            <w:sz w:val="24"/>
            <w:szCs w:val="24"/>
          </w:rPr>
          <m:t>κ</m:t>
        </m:r>
      </m:oMath>
      <w:r w:rsidR="00D77B6B">
        <w:rPr>
          <w:rFonts w:ascii="Times New Roman" w:eastAsiaTheme="minorEastAsia" w:hAnsi="Times New Roman" w:cs="Times New Roman"/>
          <w:color w:val="000000" w:themeColor="text1"/>
          <w:sz w:val="24"/>
          <w:szCs w:val="24"/>
        </w:rPr>
        <w:t xml:space="preserve"> = 0.14</w:t>
      </w:r>
      <w:r w:rsidR="002E5978" w:rsidRPr="0018770A">
        <w:rPr>
          <w:rFonts w:ascii="Times New Roman" w:eastAsiaTheme="minorEastAsia" w:hAnsi="Times New Roman" w:cs="Times New Roman"/>
          <w:color w:val="000000" w:themeColor="text1"/>
          <w:sz w:val="24"/>
          <w:szCs w:val="24"/>
        </w:rPr>
        <w:t>.</w:t>
      </w:r>
      <w:r w:rsidR="00F878EE" w:rsidRPr="0018770A">
        <w:rPr>
          <w:rFonts w:ascii="Times New Roman" w:hAnsi="Times New Roman" w:cs="Times New Roman"/>
          <w:color w:val="000000" w:themeColor="text1"/>
          <w:sz w:val="24"/>
          <w:szCs w:val="24"/>
        </w:rPr>
        <w:t xml:space="preserve"> </w:t>
      </w:r>
      <w:r w:rsidR="00201DFA" w:rsidRPr="0018770A">
        <w:rPr>
          <w:rFonts w:ascii="Times New Roman" w:hAnsi="Times New Roman" w:cs="Times New Roman"/>
          <w:color w:val="000000" w:themeColor="text1"/>
          <w:sz w:val="24"/>
          <w:szCs w:val="24"/>
        </w:rPr>
        <w:t xml:space="preserve">At that value of </w:t>
      </w:r>
      <m:oMath>
        <m:r>
          <w:rPr>
            <w:rFonts w:ascii="Cambria Math" w:eastAsia="Times New Roman" w:hAnsi="Cambria Math" w:cs="Times New Roman"/>
            <w:color w:val="000000" w:themeColor="text1"/>
            <w:sz w:val="24"/>
            <w:szCs w:val="24"/>
          </w:rPr>
          <m:t>κ</m:t>
        </m:r>
      </m:oMath>
      <w:r w:rsidR="00201DFA" w:rsidRPr="0018770A">
        <w:rPr>
          <w:rFonts w:ascii="Times New Roman" w:eastAsiaTheme="minorEastAsia" w:hAnsi="Times New Roman" w:cs="Times New Roman"/>
          <w:color w:val="000000" w:themeColor="text1"/>
          <w:sz w:val="24"/>
          <w:szCs w:val="24"/>
        </w:rPr>
        <w:t>, p</w:t>
      </w:r>
      <w:proofErr w:type="spellStart"/>
      <w:r w:rsidR="000F6558">
        <w:rPr>
          <w:rFonts w:ascii="Times New Roman" w:eastAsiaTheme="minorEastAsia" w:hAnsi="Times New Roman" w:cs="Times New Roman"/>
          <w:color w:val="000000" w:themeColor="text1"/>
          <w:sz w:val="24"/>
          <w:szCs w:val="24"/>
        </w:rPr>
        <w:t>eak</w:t>
      </w:r>
      <w:proofErr w:type="spellEnd"/>
      <w:r w:rsidR="000F6558">
        <w:rPr>
          <w:rFonts w:ascii="Times New Roman" w:eastAsiaTheme="minorEastAsia" w:hAnsi="Times New Roman" w:cs="Times New Roman"/>
          <w:color w:val="000000" w:themeColor="text1"/>
          <w:sz w:val="24"/>
          <w:szCs w:val="24"/>
        </w:rPr>
        <w:t xml:space="preserve"> GLS is -18</w:t>
      </w:r>
      <w:r w:rsidR="00201DFA" w:rsidRPr="0018770A">
        <w:rPr>
          <w:rFonts w:ascii="Times New Roman" w:eastAsiaTheme="minorEastAsia" w:hAnsi="Times New Roman" w:cs="Times New Roman"/>
          <w:color w:val="000000" w:themeColor="text1"/>
          <w:sz w:val="24"/>
          <w:szCs w:val="24"/>
        </w:rPr>
        <w:t xml:space="preserve"> %</w:t>
      </w:r>
      <w:r w:rsidR="000F6558">
        <w:rPr>
          <w:rFonts w:ascii="Times New Roman" w:eastAsiaTheme="minorEastAsia" w:hAnsi="Times New Roman" w:cs="Times New Roman"/>
          <w:color w:val="000000" w:themeColor="text1"/>
          <w:sz w:val="24"/>
          <w:szCs w:val="24"/>
        </w:rPr>
        <w:t xml:space="preserve"> </w:t>
      </w:r>
      <w:r w:rsidR="006752B2">
        <w:rPr>
          <w:rFonts w:ascii="Times New Roman" w:eastAsiaTheme="minorEastAsia" w:hAnsi="Times New Roman" w:cs="Times New Roman"/>
          <w:color w:val="000000" w:themeColor="text1"/>
          <w:sz w:val="24"/>
          <w:szCs w:val="24"/>
        </w:rPr>
        <w:t xml:space="preserve">and </w:t>
      </w:r>
      <w:r w:rsidR="000F6558">
        <w:rPr>
          <w:rFonts w:ascii="Times New Roman" w:eastAsiaTheme="minorEastAsia" w:hAnsi="Times New Roman" w:cs="Times New Roman"/>
          <w:color w:val="000000" w:themeColor="text1"/>
          <w:sz w:val="24"/>
          <w:szCs w:val="24"/>
        </w:rPr>
        <w:t>lies within the</w:t>
      </w:r>
      <w:r w:rsidR="006752B2" w:rsidRPr="006752B2">
        <w:rPr>
          <w:rFonts w:ascii="Times New Roman" w:eastAsiaTheme="minorEastAsia" w:hAnsi="Times New Roman" w:cs="Times New Roman"/>
          <w:color w:val="000000" w:themeColor="text1"/>
          <w:sz w:val="24"/>
          <w:szCs w:val="24"/>
        </w:rPr>
        <w:t xml:space="preserve"> </w:t>
      </w:r>
      <w:r w:rsidR="006752B2">
        <w:rPr>
          <w:rFonts w:ascii="Times New Roman" w:eastAsiaTheme="minorEastAsia" w:hAnsi="Times New Roman" w:cs="Times New Roman"/>
          <w:color w:val="000000" w:themeColor="text1"/>
          <w:sz w:val="24"/>
          <w:szCs w:val="24"/>
        </w:rPr>
        <w:t>ranges</w:t>
      </w:r>
      <w:r w:rsidR="006752B2" w:rsidRPr="006752B2">
        <w:rPr>
          <w:rFonts w:ascii="Times New Roman" w:eastAsiaTheme="minorEastAsia" w:hAnsi="Times New Roman" w:cs="Times New Roman"/>
          <w:color w:val="000000" w:themeColor="text1"/>
          <w:sz w:val="24"/>
          <w:szCs w:val="24"/>
        </w:rPr>
        <w:t xml:space="preserve"> </w:t>
      </w:r>
      <w:r w:rsidR="006752B2">
        <w:rPr>
          <w:rFonts w:ascii="Times New Roman" w:eastAsiaTheme="minorEastAsia" w:hAnsi="Times New Roman" w:cs="Times New Roman"/>
          <w:color w:val="000000" w:themeColor="text1"/>
          <w:sz w:val="24"/>
          <w:szCs w:val="24"/>
        </w:rPr>
        <w:t>reported</w:t>
      </w:r>
      <w:r w:rsidR="000F6558">
        <w:rPr>
          <w:rFonts w:ascii="Times New Roman" w:eastAsiaTheme="minorEastAsia" w:hAnsi="Times New Roman" w:cs="Times New Roman"/>
          <w:color w:val="000000" w:themeColor="text1"/>
          <w:sz w:val="24"/>
          <w:szCs w:val="24"/>
        </w:rPr>
        <w:t xml:space="preserve"> previously </w:t>
      </w:r>
      <w:r w:rsidR="00A32B48">
        <w:rPr>
          <w:rFonts w:ascii="Times New Roman" w:eastAsiaTheme="minorEastAsia" w:hAnsi="Times New Roman" w:cs="Times New Roman"/>
          <w:color w:val="000000" w:themeColor="text1"/>
          <w:sz w:val="24"/>
          <w:szCs w:val="24"/>
        </w:rPr>
        <w:fldChar w:fldCharType="begin" w:fldLock="1"/>
      </w:r>
      <w:r w:rsidR="007161F5">
        <w:rPr>
          <w:rFonts w:ascii="Times New Roman" w:eastAsiaTheme="minorEastAsia" w:hAnsi="Times New Roman" w:cs="Times New Roman"/>
          <w:color w:val="000000" w:themeColor="text1"/>
          <w:sz w:val="24"/>
          <w:szCs w:val="24"/>
        </w:rPr>
        <w:instrText>ADDIN CSL_CITATION {"citationItems":[{"id":"ITEM-1","itemData":{"DOI":"10.1186/s12947-019-0168-9","ISSN":"1476-7120","abstract":"Left ventricular ejection fraction (LVEF) is an established method for evaluation of left ventricular (LV) systolic function. Global longitudinal strain (GLS) by speckle tracking echocardiography seems to be an important additive method for evaluation of LV function with improved reproducibility compared with LVEF. Our aim was to compare reproducibility of GLS and LVEF between an expert and trainee both as echocardiographic examiner and analyst.","author":[{"dropping-particle":"","family":"Karlsen","given":"Sigve","non-dropping-particle":"","parse-names":false,"suffix":""},{"dropping-particle":"","family":"Dahlslett","given":"Thomas","non-dropping-particle":"","parse-names":false,"suffix":""},{"dropping-particle":"","family":"Grenne","given":"Bjørnar","non-dropping-particle":"","parse-names":false,"suffix":""},{"dropping-particle":"","family":"Sjøli","given":"Benthe","non-dropping-particle":"","parse-names":false,"suffix":""},{"dropping-particle":"","family":"Smiseth","given":"Otto","non-dropping-particle":"","parse-names":false,"suffix":""},{"dropping-particle":"","family":"Edvardsen","given":"Thor","non-dropping-particle":"","parse-names":false,"suffix":""},{"dropping-particle":"","family":"Brunvand","given":"Harald","non-dropping-particle":"","parse-names":false,"suffix":""}],"container-title":"Cardiovascular Ultrasound","id":"ITEM-1","issue":"1","issued":{"date-parts":[["2019"]]},"page":"18","title":"Global longitudinal strain is a more reproducible measure of left ventricular function than ejection fraction regardless of echocardiographic training","type":"article-journal","volume":"17"},"uris":["http://www.mendeley.com/documents/?uuid=971c37a9-7b18-4231-a2d0-b15c38a14ac1"]},{"id":"ITEM-2","itemData":{"DOI":"10.1530/ERP-16-0022","ISSN":"2055-0464","abstract":"Herceptin (Trastuzumab) is a widely used and effective drug for the treatment of Her2+ breast cancer but its cardiotoxic side effects require regular monitoring by echocardiography. A 10% reduction in left ventricular ejection fraction can lead to suspension of treatment and therefore has significant implications for patient prognosis in terms of cardiac and cancer outcomes. Assessment of LV function by conventional 2D biplane method of discs (2DEF) has limitations in accuracy and reproducibility. Global longitudinal strain (GLS) is becoming more widely available and user friendly. It has been shown to demonstrate myocardial damage earlier in treatment than 2DEF, allowing the option of pharmacological intervention at a pre-clinical stage and preventing the interruption of Herceptin. This study compares the reproducibility of GLS with that of 2DEF in a routine clinical environment. Fifty echocardiograms performed on female patients undergoing Herceptin treatment were used to measure both 2DEF and GLS within the recommended standard appointment time of 40 min. The data were re-measured (blind) by the same operator a minimum of 14 days later to determine intra-operator variation. These data were also measured by a second operator (blind), to assess inter-operator variation. Analysis by direct comparison, intra-class correlation (ICC), coefficient of variation (CV) and Bland-Altman plots demonstrated that GLS is a more reproducible measurement than 2DEF. This is important to prevent clinical decisions being erroneously based on variation in operator measurement. The investigation also shows that with advances in machine software this is a practical addition to routine assessment rather than merely a research tool.","author":[{"dropping-particle":"","family":"King","given":"A","non-dropping-particle":"","parse-names":false,"suffix":""},{"dropping-particle":"","family":"Thambyrajah","given":"J","non-dropping-particle":"","parse-names":false,"suffix":""},{"dropping-particle":"","family":"Leng","given":"E","non-dropping-particle":"","parse-names":false,"suffix":""},{"dropping-particle":"","family":"Stewart","given":"M J","non-dropping-particle":"","parse-names":false,"suffix":""}],"container-title":"Echo research and practice","edition":"2016/09/14","id":"ITEM-2","issue":"3","issued":{"date-parts":[["2016","9"]]},"language":"eng","page":"85-93","publisher":"Bioscientifica Ltd","title":"Global longitudinal strain: a useful everyday measurement?","type":"article-journal","volume":"3"},"uris":["http://www.mendeley.com/documents/?uuid=1fcec498-a049-4740-93ef-89bf959ccb47"]}],"mendeley":{"formattedCitation":"[68], [69]","plainTextFormattedCitation":"[68], [69]","previouslyFormattedCitation":"[68], [69]"},"properties":{"noteIndex":0},"schema":"https://github.com/citation-style-language/schema/raw/master/csl-citation.json"}</w:instrText>
      </w:r>
      <w:r w:rsidR="00A32B48">
        <w:rPr>
          <w:rFonts w:ascii="Times New Roman" w:eastAsiaTheme="minorEastAsia" w:hAnsi="Times New Roman" w:cs="Times New Roman"/>
          <w:color w:val="000000" w:themeColor="text1"/>
          <w:sz w:val="24"/>
          <w:szCs w:val="24"/>
        </w:rPr>
        <w:fldChar w:fldCharType="separate"/>
      </w:r>
      <w:r w:rsidR="00E220C9" w:rsidRPr="00E220C9">
        <w:rPr>
          <w:rFonts w:ascii="Times New Roman" w:eastAsiaTheme="minorEastAsia" w:hAnsi="Times New Roman" w:cs="Times New Roman"/>
          <w:noProof/>
          <w:color w:val="000000" w:themeColor="text1"/>
          <w:sz w:val="24"/>
          <w:szCs w:val="24"/>
        </w:rPr>
        <w:t>[68], [69]</w:t>
      </w:r>
      <w:r w:rsidR="00A32B48">
        <w:rPr>
          <w:rFonts w:ascii="Times New Roman" w:eastAsiaTheme="minorEastAsia" w:hAnsi="Times New Roman" w:cs="Times New Roman"/>
          <w:color w:val="000000" w:themeColor="text1"/>
          <w:sz w:val="24"/>
          <w:szCs w:val="24"/>
        </w:rPr>
        <w:fldChar w:fldCharType="end"/>
      </w:r>
      <w:r w:rsidR="00201DFA" w:rsidRPr="0018770A">
        <w:rPr>
          <w:rFonts w:ascii="Times New Roman" w:eastAsiaTheme="minorEastAsia" w:hAnsi="Times New Roman" w:cs="Times New Roman"/>
          <w:color w:val="000000" w:themeColor="text1"/>
          <w:sz w:val="24"/>
          <w:szCs w:val="24"/>
        </w:rPr>
        <w:t>.</w:t>
      </w:r>
      <w:r w:rsidR="00F878EE" w:rsidRPr="0018770A">
        <w:rPr>
          <w:rFonts w:ascii="Times New Roman" w:hAnsi="Times New Roman" w:cs="Times New Roman"/>
          <w:color w:val="000000" w:themeColor="text1"/>
          <w:sz w:val="24"/>
          <w:szCs w:val="24"/>
        </w:rPr>
        <w:t xml:space="preserve"> </w:t>
      </w:r>
      <w:r w:rsidR="002E5978" w:rsidRPr="0018770A">
        <w:rPr>
          <w:rFonts w:ascii="Times New Roman" w:hAnsi="Times New Roman" w:cs="Times New Roman"/>
          <w:color w:val="000000" w:themeColor="text1"/>
          <w:sz w:val="24"/>
          <w:szCs w:val="24"/>
        </w:rPr>
        <w:t>These findings therefore suggest myocardial contractility is likely reduced in the HCM subjects, especially in the obstructive phenotype</w:t>
      </w:r>
      <w:r w:rsidR="006752B2">
        <w:rPr>
          <w:rFonts w:ascii="Times New Roman" w:hAnsi="Times New Roman" w:cs="Times New Roman"/>
          <w:color w:val="000000" w:themeColor="text1"/>
          <w:sz w:val="24"/>
          <w:szCs w:val="24"/>
        </w:rPr>
        <w:t>, which can explain</w:t>
      </w:r>
      <w:r w:rsidR="00BF0335">
        <w:rPr>
          <w:rFonts w:ascii="Times New Roman" w:hAnsi="Times New Roman" w:cs="Times New Roman"/>
          <w:color w:val="000000" w:themeColor="text1"/>
          <w:sz w:val="24"/>
          <w:szCs w:val="24"/>
        </w:rPr>
        <w:t xml:space="preserve"> </w:t>
      </w:r>
      <w:r w:rsidR="006752B2">
        <w:rPr>
          <w:rFonts w:ascii="Times New Roman" w:hAnsi="Times New Roman" w:cs="Times New Roman"/>
          <w:color w:val="000000" w:themeColor="text1"/>
          <w:sz w:val="24"/>
          <w:szCs w:val="24"/>
        </w:rPr>
        <w:t xml:space="preserve">the </w:t>
      </w:r>
      <w:r w:rsidR="00187279">
        <w:rPr>
          <w:rFonts w:ascii="Times New Roman" w:hAnsi="Times New Roman" w:cs="Times New Roman"/>
          <w:color w:val="000000" w:themeColor="text1"/>
          <w:sz w:val="24"/>
          <w:szCs w:val="24"/>
        </w:rPr>
        <w:t>results of</w:t>
      </w:r>
      <w:r w:rsidR="006752B2">
        <w:rPr>
          <w:rFonts w:ascii="Times New Roman" w:hAnsi="Times New Roman" w:cs="Times New Roman"/>
          <w:color w:val="000000" w:themeColor="text1"/>
          <w:sz w:val="24"/>
          <w:szCs w:val="24"/>
        </w:rPr>
        <w:t xml:space="preserve"> a </w:t>
      </w:r>
      <w:r w:rsidR="00BF0335">
        <w:rPr>
          <w:rFonts w:ascii="Times New Roman" w:eastAsiaTheme="minorEastAsia" w:hAnsi="Times New Roman" w:cs="Times New Roman"/>
          <w:color w:val="000000" w:themeColor="text1"/>
          <w:sz w:val="24"/>
          <w:szCs w:val="24"/>
        </w:rPr>
        <w:t xml:space="preserve">previous MRI study </w:t>
      </w:r>
      <w:r w:rsidR="00187279">
        <w:rPr>
          <w:rFonts w:ascii="Times New Roman" w:eastAsiaTheme="minorEastAsia" w:hAnsi="Times New Roman" w:cs="Times New Roman"/>
          <w:color w:val="000000" w:themeColor="text1"/>
          <w:sz w:val="24"/>
          <w:szCs w:val="24"/>
        </w:rPr>
        <w:t>on</w:t>
      </w:r>
      <w:r w:rsidR="00BF0335">
        <w:rPr>
          <w:rFonts w:ascii="Times New Roman" w:eastAsiaTheme="minorEastAsia" w:hAnsi="Times New Roman" w:cs="Times New Roman"/>
          <w:color w:val="000000" w:themeColor="text1"/>
          <w:sz w:val="24"/>
          <w:szCs w:val="24"/>
        </w:rPr>
        <w:t xml:space="preserve"> HCM patients </w:t>
      </w:r>
      <w:r w:rsidR="006752B2">
        <w:rPr>
          <w:rFonts w:ascii="Times New Roman" w:eastAsiaTheme="minorEastAsia" w:hAnsi="Times New Roman" w:cs="Times New Roman"/>
          <w:color w:val="000000" w:themeColor="text1"/>
          <w:sz w:val="24"/>
          <w:szCs w:val="24"/>
        </w:rPr>
        <w:t>showing that</w:t>
      </w:r>
      <w:r w:rsidR="00BF0335">
        <w:rPr>
          <w:rFonts w:ascii="Times New Roman" w:eastAsiaTheme="minorEastAsia" w:hAnsi="Times New Roman" w:cs="Times New Roman"/>
          <w:color w:val="000000" w:themeColor="text1"/>
          <w:sz w:val="24"/>
          <w:szCs w:val="24"/>
        </w:rPr>
        <w:t xml:space="preserve"> </w:t>
      </w:r>
      <w:r w:rsidR="006752B2">
        <w:rPr>
          <w:rFonts w:ascii="Times New Roman" w:eastAsiaTheme="minorEastAsia" w:hAnsi="Times New Roman" w:cs="Times New Roman"/>
          <w:color w:val="000000" w:themeColor="text1"/>
          <w:sz w:val="24"/>
          <w:szCs w:val="24"/>
        </w:rPr>
        <w:t>a reduction in</w:t>
      </w:r>
      <w:r w:rsidR="00BF0335">
        <w:rPr>
          <w:rFonts w:ascii="Times New Roman" w:eastAsiaTheme="minorEastAsia" w:hAnsi="Times New Roman" w:cs="Times New Roman"/>
          <w:color w:val="000000" w:themeColor="text1"/>
          <w:sz w:val="24"/>
          <w:szCs w:val="24"/>
        </w:rPr>
        <w:t xml:space="preserve"> FA </w:t>
      </w:r>
      <w:r w:rsidR="006752B2">
        <w:rPr>
          <w:rFonts w:ascii="Times New Roman" w:eastAsiaTheme="minorEastAsia" w:hAnsi="Times New Roman" w:cs="Times New Roman"/>
          <w:color w:val="000000" w:themeColor="text1"/>
          <w:sz w:val="24"/>
          <w:szCs w:val="24"/>
        </w:rPr>
        <w:t xml:space="preserve">is associated with a </w:t>
      </w:r>
      <w:r w:rsidR="00BF0335">
        <w:rPr>
          <w:rFonts w:ascii="Times New Roman" w:eastAsiaTheme="minorEastAsia" w:hAnsi="Times New Roman" w:cs="Times New Roman"/>
          <w:color w:val="000000" w:themeColor="text1"/>
          <w:sz w:val="24"/>
          <w:szCs w:val="24"/>
        </w:rPr>
        <w:t>reduc</w:t>
      </w:r>
      <w:r w:rsidR="006752B2">
        <w:rPr>
          <w:rFonts w:ascii="Times New Roman" w:eastAsiaTheme="minorEastAsia" w:hAnsi="Times New Roman" w:cs="Times New Roman"/>
          <w:color w:val="000000" w:themeColor="text1"/>
          <w:sz w:val="24"/>
          <w:szCs w:val="24"/>
        </w:rPr>
        <w:t>tion in myocardial</w:t>
      </w:r>
      <w:r w:rsidR="00BF0335">
        <w:rPr>
          <w:rFonts w:ascii="Times New Roman" w:eastAsiaTheme="minorEastAsia" w:hAnsi="Times New Roman" w:cs="Times New Roman"/>
          <w:color w:val="000000" w:themeColor="text1"/>
          <w:sz w:val="24"/>
          <w:szCs w:val="24"/>
        </w:rPr>
        <w:t xml:space="preserve"> strain </w:t>
      </w:r>
      <w:r w:rsidR="00BF0335">
        <w:rPr>
          <w:rFonts w:ascii="Times New Roman" w:eastAsiaTheme="minorEastAsia" w:hAnsi="Times New Roman" w:cs="Times New Roman"/>
          <w:color w:val="000000" w:themeColor="text1"/>
          <w:sz w:val="24"/>
          <w:szCs w:val="24"/>
        </w:rPr>
        <w:fldChar w:fldCharType="begin" w:fldLock="1"/>
      </w:r>
      <w:r w:rsidR="007161F5">
        <w:rPr>
          <w:rFonts w:ascii="Times New Roman" w:eastAsiaTheme="minorEastAsia" w:hAnsi="Times New Roman" w:cs="Times New Roman"/>
          <w:color w:val="000000" w:themeColor="text1"/>
          <w:sz w:val="24"/>
          <w:szCs w:val="24"/>
        </w:rPr>
        <w:instrText>ADDIN CSL_CITATION {"citationItems":[{"id":"ITEM-1","itemData":{"DOI":"10.1002/jmri.20473","ISSN":"10531807","PMID":"16331592","abstract":"Purpose: To examine the relationship between myofiber disarray and myocardial hypokinesis in human hypertrophic cardiomyopathy (HCM) using noninvasive cardiac diffusion and strain MRI. Materials and Methods: Five patients with a diagnosis of HCM and five age-matched healthy volunteers were studied and compared. Cardiac diffusion MRI was applied to map in vivo myocardial fiber architecture. Cardiac strain MRI was applied to map myocardial motion. By acquiring registered diffusion and strain MRI images in vivo on both normal and HCM hearts, we investigated in HCM the relationship between myofiber disarray and systolic strain components, including radial, fiber, and cross-fiber strains, and sought to determine the mechanism behind disarray-related myocardial dysfunction in HCM. Results: Regionally disordered fiber orientation and reduced diffusion fractional anisotropy (FA) were found in HCM, demonstrating myofiber disarray. Intramural myocardial strain hypokinesis (reduced radial, fiber, and cross-fiber strains) was also observed in HCM in the same region, and was found to be correlated with FA. The correlation between FA and hypokinesis was found to be stronger in the cross-fiber direction (part of the passive myocardial function) compared to the fiber direction (part of the active myocardial function). This is consistent with the hypothesis that the principal feature of HCM is the reduction of myocardium passive compliance. The angle between principal shortening and fiber orientation was markedly disordered in HCM, indicating an abnormal transmural coupling. Conclusion: Myofiber disarray in HCM is correlated with abnormalities of both passive and active myocardial function, and the normal patterns of fiber shortening and wall thickening are deranged in HCM. © 2005 Wiley-Liss, Inc.","author":[{"dropping-particle":"","family":"Tseng","given":"Wen Yih I.","non-dropping-particle":"","parse-names":false,"suffix":""},{"dropping-particle":"","family":"Dou","given":"Jiangang","non-dropping-particle":"","parse-names":false,"suffix":""},{"dropping-particle":"","family":"Reese","given":"Timothy G.","non-dropping-particle":"","parse-names":false,"suffix":""},{"dropping-particle":"","family":"Wedeen","given":"J.","non-dropping-particle":"Van","parse-names":false,"suffix":""}],"container-title":"Journal of Magnetic Resonance Imaging","id":"ITEM-1","issued":{"date-parts":[["2006"]]},"title":"Imaging myocardial fiber disarray and intramural strain hypokinesis in hypertrophic cardiomyopathy with MRI","type":"article-journal"},"uris":["http://www.mendeley.com/documents/?uuid=8fb40624-8e1d-4e40-a2d9-0ad0111c4e0b"]}],"mendeley":{"formattedCitation":"[57]","plainTextFormattedCitation":"[57]","previouslyFormattedCitation":"[57]"},"properties":{"noteIndex":0},"schema":"https://github.com/citation-style-language/schema/raw/master/csl-citation.json"}</w:instrText>
      </w:r>
      <w:r w:rsidR="00BF0335">
        <w:rPr>
          <w:rFonts w:ascii="Times New Roman" w:eastAsiaTheme="minorEastAsia" w:hAnsi="Times New Roman" w:cs="Times New Roman"/>
          <w:color w:val="000000" w:themeColor="text1"/>
          <w:sz w:val="24"/>
          <w:szCs w:val="24"/>
        </w:rPr>
        <w:fldChar w:fldCharType="separate"/>
      </w:r>
      <w:r w:rsidR="00E220C9" w:rsidRPr="00E220C9">
        <w:rPr>
          <w:rFonts w:ascii="Times New Roman" w:eastAsiaTheme="minorEastAsia" w:hAnsi="Times New Roman" w:cs="Times New Roman"/>
          <w:noProof/>
          <w:color w:val="000000" w:themeColor="text1"/>
          <w:sz w:val="24"/>
          <w:szCs w:val="24"/>
        </w:rPr>
        <w:t>[57]</w:t>
      </w:r>
      <w:r w:rsidR="00BF0335">
        <w:rPr>
          <w:rFonts w:ascii="Times New Roman" w:eastAsiaTheme="minorEastAsia" w:hAnsi="Times New Roman" w:cs="Times New Roman"/>
          <w:color w:val="000000" w:themeColor="text1"/>
          <w:sz w:val="24"/>
          <w:szCs w:val="24"/>
        </w:rPr>
        <w:fldChar w:fldCharType="end"/>
      </w:r>
      <w:r w:rsidR="00BF0335">
        <w:rPr>
          <w:rFonts w:ascii="Times New Roman" w:eastAsiaTheme="minorEastAsia" w:hAnsi="Times New Roman" w:cs="Times New Roman"/>
          <w:color w:val="000000" w:themeColor="text1"/>
          <w:sz w:val="24"/>
          <w:szCs w:val="24"/>
        </w:rPr>
        <w:t xml:space="preserve">. </w:t>
      </w:r>
      <w:r w:rsidR="002E5978" w:rsidRPr="0018770A">
        <w:rPr>
          <w:rFonts w:ascii="Times New Roman" w:hAnsi="Times New Roman" w:cs="Times New Roman"/>
          <w:color w:val="000000" w:themeColor="text1"/>
          <w:sz w:val="24"/>
          <w:szCs w:val="24"/>
        </w:rPr>
        <w:t xml:space="preserve"> </w:t>
      </w:r>
    </w:p>
    <w:p w14:paraId="5BDEB202" w14:textId="64B0DEDC" w:rsidR="004159A2" w:rsidRPr="0018770A" w:rsidRDefault="009007BA">
      <w:pPr>
        <w:shd w:val="clear" w:color="auto" w:fill="FFFFFF"/>
        <w:spacing w:after="0" w:line="240" w:lineRule="auto"/>
        <w:ind w:firstLine="720"/>
        <w:jc w:val="both"/>
        <w:rPr>
          <w:rFonts w:ascii="Times New Roman" w:eastAsia="Times New Roman" w:hAnsi="Times New Roman" w:cs="Times New Roman"/>
          <w:color w:val="000000" w:themeColor="text1"/>
          <w:sz w:val="24"/>
          <w:szCs w:val="24"/>
        </w:rPr>
      </w:pPr>
      <w:r w:rsidRPr="0018770A">
        <w:rPr>
          <w:rFonts w:ascii="Times New Roman" w:hAnsi="Times New Roman" w:cs="Times New Roman"/>
          <w:color w:val="000000" w:themeColor="text1"/>
          <w:sz w:val="24"/>
          <w:szCs w:val="24"/>
        </w:rPr>
        <w:t>The</w:t>
      </w:r>
      <w:r w:rsidR="00E32AC1" w:rsidRPr="0018770A">
        <w:rPr>
          <w:rFonts w:ascii="Times New Roman" w:hAnsi="Times New Roman" w:cs="Times New Roman"/>
          <w:color w:val="000000" w:themeColor="text1"/>
          <w:sz w:val="24"/>
          <w:szCs w:val="24"/>
        </w:rPr>
        <w:t xml:space="preserve"> finding that a reduced</w:t>
      </w:r>
      <w:r w:rsidR="001F5708">
        <w:rPr>
          <w:rFonts w:ascii="Times New Roman" w:hAnsi="Times New Roman" w:cs="Times New Roman"/>
          <w:color w:val="000000" w:themeColor="text1"/>
          <w:sz w:val="24"/>
          <w:szCs w:val="24"/>
        </w:rPr>
        <w:t xml:space="preserve"> </w:t>
      </w:r>
      <w:r w:rsidR="001F5708">
        <w:rPr>
          <w:rFonts w:ascii="Times New Roman" w:hAnsi="Times New Roman" w:cs="Times New Roman" w:hint="eastAsia"/>
          <w:color w:val="000000" w:themeColor="text1"/>
          <w:sz w:val="24"/>
          <w:szCs w:val="24"/>
          <w:lang w:eastAsia="zh-CN"/>
        </w:rPr>
        <w:t>peak</w:t>
      </w:r>
      <w:r w:rsidR="00E32AC1" w:rsidRPr="0018770A">
        <w:rPr>
          <w:rFonts w:ascii="Times New Roman" w:hAnsi="Times New Roman" w:cs="Times New Roman"/>
          <w:color w:val="000000" w:themeColor="text1"/>
          <w:sz w:val="24"/>
          <w:szCs w:val="24"/>
        </w:rPr>
        <w:t xml:space="preserve"> GLS is associated with a reduction in myocardial contractility even with a normal EF is consistent with a previous modeling study based an idealized LV geometry</w:t>
      </w:r>
      <w:r w:rsidR="000F6558">
        <w:rPr>
          <w:rFonts w:ascii="Times New Roman" w:hAnsi="Times New Roman" w:cs="Times New Roman"/>
          <w:color w:val="000000" w:themeColor="text1"/>
          <w:sz w:val="24"/>
          <w:szCs w:val="24"/>
        </w:rPr>
        <w:fldChar w:fldCharType="begin" w:fldLock="1"/>
      </w:r>
      <w:r w:rsidR="007161F5">
        <w:rPr>
          <w:rFonts w:ascii="Times New Roman" w:hAnsi="Times New Roman" w:cs="Times New Roman"/>
          <w:color w:val="000000" w:themeColor="text1"/>
          <w:sz w:val="24"/>
          <w:szCs w:val="24"/>
        </w:rPr>
        <w:instrText>ADDIN CSL_CITATION {"citationItems":[{"id":"ITEM-1","itemData":{"DOI":"10.1007/s12265-021-10130-y","ISSN":"1937-5395","abstract":"Global longitudinal strain and circumferential strain are found to be reduced in HFpEF, which some have interpreted that the global left ventricular (LV) contractility is impaired. This finding is, however, contradicted by a preserved ejection fraction (EF) and confounded by changes in LV geometry and afterload resistance that may also affect the global strains. To reconcile these issues, we used a validated computational framework consisting of a finite element LV model to isolate the effects of HFpEF features in affecting systolic function metrics. Simulations were performed to quantify the effects on myocardial strains due to changes in LV geometry, active tension developed by the tissue, and afterload. We found that only a reduction in myocardial contractility and an increase in afterload can simultaneously reproduce the blood pressures, EF and strains measured in HFpEF patients. This finding suggests that it is likely that the myocardial contractility is reduced in HFpEF patients.","author":[{"dropping-particle":"","family":"Shavik","given":"Sheikh Mohammad","non-dropping-particle":"","parse-names":false,"suffix":""},{"dropping-particle":"","family":"Wall","given":"Samuel","non-dropping-particle":"","parse-names":false,"suffix":""},{"dropping-particle":"","family":"Sundnes","given":"Joakim","non-dropping-particle":"","parse-names":false,"suffix":""},{"dropping-particle":"","family":"Guccione","given":"Julius M","non-dropping-particle":"","parse-names":false,"suffix":""},{"dropping-particle":"","family":"Sengupta","given":"Partho","non-dropping-particle":"","parse-names":false,"suffix":""},{"dropping-particle":"","family":"Solomon","given":"Scott D","non-dropping-particle":"","parse-names":false,"suffix":""},{"dropping-particle":"","family":"Burkhoff","given":"Daniel","non-dropping-particle":"","parse-names":false,"suffix":""},{"dropping-particle":"","family":"Lee","given":"Lik Chuan","non-dropping-particle":"","parse-names":false,"suffix":""}],"container-title":"Journal of Cardiovascular Translational Research","id":"ITEM-1","issued":{"date-parts":[["2021"]]},"title":"Computational Modeling Studies of the Roles of Left Ventricular Geometry, Afterload, and Muscle Contractility on Myocardial Strains in Heart Failure with Preserved Ejection Fraction","type":"article-journal"},"uris":["http://www.mendeley.com/documents/?uuid=3188690b-ca28-41e2-9736-dbe6a5ac2e4d"]}],"mendeley":{"formattedCitation":"[36]","plainTextFormattedCitation":"[36]","previouslyFormattedCitation":"[36]"},"properties":{"noteIndex":0},"schema":"https://github.com/citation-style-language/schema/raw/master/csl-citation.json"}</w:instrText>
      </w:r>
      <w:r w:rsidR="000F6558">
        <w:rPr>
          <w:rFonts w:ascii="Times New Roman" w:hAnsi="Times New Roman" w:cs="Times New Roman"/>
          <w:color w:val="000000" w:themeColor="text1"/>
          <w:sz w:val="24"/>
          <w:szCs w:val="24"/>
        </w:rPr>
        <w:fldChar w:fldCharType="separate"/>
      </w:r>
      <w:r w:rsidR="00E220C9" w:rsidRPr="00E220C9">
        <w:rPr>
          <w:rFonts w:ascii="Times New Roman" w:hAnsi="Times New Roman" w:cs="Times New Roman"/>
          <w:noProof/>
          <w:color w:val="000000" w:themeColor="text1"/>
          <w:sz w:val="24"/>
          <w:szCs w:val="24"/>
        </w:rPr>
        <w:t>[36]</w:t>
      </w:r>
      <w:r w:rsidR="000F6558">
        <w:rPr>
          <w:rFonts w:ascii="Times New Roman" w:hAnsi="Times New Roman" w:cs="Times New Roman"/>
          <w:color w:val="000000" w:themeColor="text1"/>
          <w:sz w:val="24"/>
          <w:szCs w:val="24"/>
        </w:rPr>
        <w:fldChar w:fldCharType="end"/>
      </w:r>
      <w:r w:rsidR="00E32AC1" w:rsidRPr="0018770A">
        <w:rPr>
          <w:rFonts w:ascii="Times New Roman" w:hAnsi="Times New Roman" w:cs="Times New Roman"/>
          <w:color w:val="000000" w:themeColor="text1"/>
          <w:sz w:val="24"/>
          <w:szCs w:val="24"/>
        </w:rPr>
        <w:t xml:space="preserve">. In that study, only a reduction in myocardial contractility can explain </w:t>
      </w:r>
      <w:r w:rsidR="00156DE2" w:rsidRPr="0018770A">
        <w:rPr>
          <w:rFonts w:ascii="Times New Roman" w:hAnsi="Times New Roman" w:cs="Times New Roman"/>
          <w:color w:val="000000" w:themeColor="text1"/>
          <w:sz w:val="24"/>
          <w:szCs w:val="24"/>
        </w:rPr>
        <w:t xml:space="preserve">the simultaneous features (including a reduction in GLS) found in patients with </w:t>
      </w:r>
      <w:r w:rsidR="00D24E5E">
        <w:rPr>
          <w:rFonts w:ascii="Times New Roman" w:hAnsi="Times New Roman" w:cs="Times New Roman"/>
          <w:color w:val="000000" w:themeColor="text1"/>
          <w:sz w:val="24"/>
          <w:szCs w:val="24"/>
        </w:rPr>
        <w:t>HFpEF</w:t>
      </w:r>
      <w:r w:rsidR="00156DE2" w:rsidRPr="0018770A">
        <w:rPr>
          <w:rFonts w:ascii="Times New Roman" w:hAnsi="Times New Roman" w:cs="Times New Roman"/>
          <w:color w:val="000000" w:themeColor="text1"/>
          <w:sz w:val="24"/>
          <w:szCs w:val="24"/>
        </w:rPr>
        <w:t xml:space="preserve">. </w:t>
      </w:r>
      <w:commentRangeStart w:id="16"/>
      <w:r w:rsidR="00156DE2" w:rsidRPr="0018770A">
        <w:rPr>
          <w:rFonts w:ascii="Times New Roman" w:hAnsi="Times New Roman" w:cs="Times New Roman"/>
          <w:color w:val="000000" w:themeColor="text1"/>
          <w:sz w:val="24"/>
          <w:szCs w:val="24"/>
        </w:rPr>
        <w:t xml:space="preserve">Specific to HCM, </w:t>
      </w:r>
      <w:r w:rsidR="0049467E" w:rsidRPr="0018770A">
        <w:rPr>
          <w:rFonts w:ascii="Times New Roman" w:hAnsi="Times New Roman" w:cs="Times New Roman"/>
          <w:color w:val="000000" w:themeColor="text1"/>
          <w:sz w:val="24"/>
          <w:szCs w:val="24"/>
        </w:rPr>
        <w:t xml:space="preserve">a reduction in myocardial contractility has also been found in animal studies and is attributed to </w:t>
      </w:r>
      <w:r w:rsidR="000A43A0" w:rsidRPr="0018770A">
        <w:rPr>
          <w:rFonts w:ascii="Times New Roman" w:eastAsia="Times New Roman" w:hAnsi="Times New Roman" w:cs="Times New Roman"/>
          <w:color w:val="000000" w:themeColor="text1"/>
          <w:sz w:val="24"/>
          <w:szCs w:val="24"/>
        </w:rPr>
        <w:t xml:space="preserve">the mutation of sarcomeric protein </w:t>
      </w:r>
      <w:r w:rsidR="000A43A0" w:rsidRPr="0018770A">
        <w:rPr>
          <w:rFonts w:ascii="Times New Roman" w:eastAsia="Times New Roman" w:hAnsi="Times New Roman" w:cs="Times New Roman"/>
          <w:color w:val="000000" w:themeColor="text1"/>
          <w:sz w:val="24"/>
          <w:szCs w:val="24"/>
        </w:rPr>
        <w:fldChar w:fldCharType="begin" w:fldLock="1"/>
      </w:r>
      <w:r w:rsidR="007161F5">
        <w:rPr>
          <w:rFonts w:ascii="Times New Roman" w:eastAsia="Times New Roman" w:hAnsi="Times New Roman" w:cs="Times New Roman"/>
          <w:color w:val="000000" w:themeColor="text1"/>
          <w:sz w:val="24"/>
          <w:szCs w:val="24"/>
        </w:rPr>
        <w:instrText>ADDIN CSL_CITATION {"citationItems":[{"id":"ITEM-1","itemData":{"DOI":"10.1016/0092-8674(90)90274-I","ISSN":"00928674","PMID":"1975517","abstract":"A point mutation in exon 13 of the β cardiac myosin heavy chain (MHC) gene is present in all individuals affected with familial hypertrophic cardiomyopathy (FHC) from a large kindred. This missense mutation converts a highly conserved arginine residue (Arg-403) to a glutamine. Affected individuals from an unrelated family lack this missense mutation, but instead have an α β cardiac MHC hybrid gene. Identification of two unique mutations within cardiac MHC genes in all individuals with FHC from two unrelated families demonstrates that defects in the cardiac MHC genes can cause this disease. The pathology resulting from a missense mutation at residue 403 further suggests that a critical function of myosin is disrupted by this mutation. © 1990.","author":[{"dropping-particle":"","family":"Geisterfer-Lowrance","given":"Anja A.T.","non-dropping-particle":"","parse-names":false,"suffix":""},{"dropping-particle":"","family":"Kass","given":"Susan","non-dropping-particle":"","parse-names":false,"suffix":""},{"dropping-particle":"","family":"Tanigawa","given":"Gary","non-dropping-particle":"","parse-names":false,"suffix":""},{"dropping-particle":"","family":"Vosberg","given":"Hans Peter","non-dropping-particle":"","parse-names":false,"suffix":""},{"dropping-particle":"","family":"McKenna","given":"William","non-dropping-particle":"","parse-names":false,"suffix":""},{"dropping-particle":"","family":"Seidman","given":"Christine E.","non-dropping-particle":"","parse-names":false,"suffix":""},{"dropping-particle":"","family":"Seidman","given":"J. G.","non-dropping-particle":"","parse-names":false,"suffix":""}],"container-title":"Cell","id":"ITEM-1","issued":{"date-parts":[["1990"]]},"title":"A molecular basis for familial hypertrophic cardiomyopathy: A β cardiac myosin heavy chain gene missense mutation","type":"article-journal"},"uris":["http://www.mendeley.com/documents/?uuid=c1f3b885-1ff4-4576-a32a-78a86b1e1101"]}],"mendeley":{"formattedCitation":"[70]","plainTextFormattedCitation":"[70]","previouslyFormattedCitation":"[70]"},"properties":{"noteIndex":0},"schema":"https://github.com/citation-style-language/schema/raw/master/csl-citation.json"}</w:instrText>
      </w:r>
      <w:r w:rsidR="000A43A0" w:rsidRPr="0018770A">
        <w:rPr>
          <w:rFonts w:ascii="Times New Roman" w:eastAsia="Times New Roman" w:hAnsi="Times New Roman" w:cs="Times New Roman"/>
          <w:color w:val="000000" w:themeColor="text1"/>
          <w:sz w:val="24"/>
          <w:szCs w:val="24"/>
        </w:rPr>
        <w:fldChar w:fldCharType="separate"/>
      </w:r>
      <w:r w:rsidR="00E220C9" w:rsidRPr="00E220C9">
        <w:rPr>
          <w:rFonts w:ascii="Times New Roman" w:eastAsia="Times New Roman" w:hAnsi="Times New Roman" w:cs="Times New Roman"/>
          <w:noProof/>
          <w:color w:val="000000" w:themeColor="text1"/>
          <w:sz w:val="24"/>
          <w:szCs w:val="24"/>
        </w:rPr>
        <w:t>[70]</w:t>
      </w:r>
      <w:r w:rsidR="000A43A0" w:rsidRPr="0018770A">
        <w:rPr>
          <w:rFonts w:ascii="Times New Roman" w:eastAsia="Times New Roman" w:hAnsi="Times New Roman" w:cs="Times New Roman"/>
          <w:color w:val="000000" w:themeColor="text1"/>
          <w:sz w:val="24"/>
          <w:szCs w:val="24"/>
        </w:rPr>
        <w:fldChar w:fldCharType="end"/>
      </w:r>
      <w:r w:rsidR="000A43A0" w:rsidRPr="0018770A">
        <w:rPr>
          <w:rFonts w:ascii="Times New Roman" w:eastAsia="Times New Roman" w:hAnsi="Times New Roman" w:cs="Times New Roman"/>
          <w:color w:val="000000" w:themeColor="text1"/>
          <w:sz w:val="24"/>
          <w:szCs w:val="24"/>
        </w:rPr>
        <w:t xml:space="preserve"> </w:t>
      </w:r>
      <w:r w:rsidR="000A43A0" w:rsidRPr="0018770A">
        <w:rPr>
          <w:rFonts w:ascii="Times New Roman" w:eastAsia="Times New Roman" w:hAnsi="Times New Roman" w:cs="Times New Roman"/>
          <w:color w:val="000000" w:themeColor="text1"/>
          <w:sz w:val="24"/>
          <w:szCs w:val="24"/>
        </w:rPr>
        <w:fldChar w:fldCharType="begin" w:fldLock="1"/>
      </w:r>
      <w:r w:rsidR="007161F5">
        <w:rPr>
          <w:rFonts w:ascii="Times New Roman" w:eastAsia="Times New Roman" w:hAnsi="Times New Roman" w:cs="Times New Roman"/>
          <w:color w:val="000000" w:themeColor="text1"/>
          <w:sz w:val="24"/>
          <w:szCs w:val="24"/>
        </w:rPr>
        <w:instrText>ADDIN CSL_CITATION {"citationItems":[{"id":"ITEM-1","itemData":{"DOI":"10.1161/01.RES.81.1.76","author":[{"dropping-particle":"","family":"Marian","given":"Ali J","non-dropping-particle":"","parse-names":false,"suffix":""},{"dropping-particle":"","family":"Zhao","given":"Guiling","non-dropping-particle":"","parse-names":false,"suffix":""},{"dropping-particle":"","family":"Seta","given":"Yukihiro","non-dropping-particle":"","parse-names":false,"suffix":""},{"dropping-particle":"","family":"Roberts","given":"Robert","non-dropping-particle":"","parse-names":false,"suffix":""},{"dropping-particle":"","family":"Yu","given":"Qun-tao","non-dropping-particle":"","parse-names":false,"suffix":""}],"container-title":"Circulation Research","id":"ITEM-1","issue":"1","issued":{"date-parts":[["1997","7","1"]]},"note":"doi: 10.1161/01.RES.81.1.76","page":"76-85","publisher":"American Heart Association","title":"Expression of a Mutant (Arg92Gln) Human Cardiac Troponin T, Known to Cause Hypertrophic Cardiomyopathy, Impairs Adult Cardiac Myocyte Contractility","type":"article-journal","volume":"81"},"uris":["http://www.mendeley.com/documents/?uuid=a572ce4e-27e4-49b0-b4f3-c828ac1b2664"]}],"mendeley":{"formattedCitation":"[71]","plainTextFormattedCitation":"[71]","previouslyFormattedCitation":"[71]"},"properties":{"noteIndex":0},"schema":"https://github.com/citation-style-language/schema/raw/master/csl-citation.json"}</w:instrText>
      </w:r>
      <w:r w:rsidR="000A43A0" w:rsidRPr="0018770A">
        <w:rPr>
          <w:rFonts w:ascii="Times New Roman" w:eastAsia="Times New Roman" w:hAnsi="Times New Roman" w:cs="Times New Roman"/>
          <w:color w:val="000000" w:themeColor="text1"/>
          <w:sz w:val="24"/>
          <w:szCs w:val="24"/>
        </w:rPr>
        <w:fldChar w:fldCharType="separate"/>
      </w:r>
      <w:r w:rsidR="00E220C9" w:rsidRPr="00E220C9">
        <w:rPr>
          <w:rFonts w:ascii="Times New Roman" w:eastAsia="Times New Roman" w:hAnsi="Times New Roman" w:cs="Times New Roman"/>
          <w:noProof/>
          <w:color w:val="000000" w:themeColor="text1"/>
          <w:sz w:val="24"/>
          <w:szCs w:val="24"/>
        </w:rPr>
        <w:t>[71]</w:t>
      </w:r>
      <w:r w:rsidR="000A43A0" w:rsidRPr="0018770A">
        <w:rPr>
          <w:rFonts w:ascii="Times New Roman" w:eastAsia="Times New Roman" w:hAnsi="Times New Roman" w:cs="Times New Roman"/>
          <w:color w:val="000000" w:themeColor="text1"/>
          <w:sz w:val="24"/>
          <w:szCs w:val="24"/>
        </w:rPr>
        <w:fldChar w:fldCharType="end"/>
      </w:r>
      <w:r w:rsidR="000A43A0" w:rsidRPr="0018770A">
        <w:rPr>
          <w:rFonts w:ascii="Times New Roman" w:eastAsia="Times New Roman" w:hAnsi="Times New Roman" w:cs="Times New Roman"/>
          <w:color w:val="000000" w:themeColor="text1"/>
          <w:sz w:val="24"/>
          <w:szCs w:val="24"/>
        </w:rPr>
        <w:t xml:space="preserve">. </w:t>
      </w:r>
      <w:r w:rsidR="00491761" w:rsidRPr="0018770A">
        <w:rPr>
          <w:rFonts w:ascii="Times New Roman" w:eastAsia="Times New Roman" w:hAnsi="Times New Roman" w:cs="Times New Roman"/>
          <w:color w:val="000000" w:themeColor="text1"/>
          <w:sz w:val="24"/>
          <w:szCs w:val="24"/>
        </w:rPr>
        <w:t>For example,</w:t>
      </w:r>
      <w:r w:rsidR="000A43A0" w:rsidRPr="0018770A">
        <w:rPr>
          <w:rFonts w:ascii="Times New Roman" w:eastAsia="Times New Roman" w:hAnsi="Times New Roman" w:cs="Times New Roman"/>
          <w:color w:val="000000" w:themeColor="text1"/>
          <w:sz w:val="24"/>
          <w:szCs w:val="24"/>
        </w:rPr>
        <w:t xml:space="preserve"> </w:t>
      </w:r>
      <w:r w:rsidR="00491761" w:rsidRPr="0018770A">
        <w:rPr>
          <w:rFonts w:ascii="Times New Roman" w:eastAsia="Times New Roman" w:hAnsi="Times New Roman" w:cs="Times New Roman"/>
          <w:color w:val="000000" w:themeColor="text1"/>
          <w:sz w:val="24"/>
          <w:szCs w:val="24"/>
        </w:rPr>
        <w:t>a small molecule, MYK-461, is identified in a</w:t>
      </w:r>
      <w:r w:rsidR="000A43A0" w:rsidRPr="0018770A">
        <w:rPr>
          <w:rFonts w:ascii="Times New Roman" w:eastAsia="Times New Roman" w:hAnsi="Times New Roman" w:cs="Times New Roman"/>
          <w:color w:val="000000" w:themeColor="text1"/>
          <w:sz w:val="24"/>
          <w:szCs w:val="24"/>
        </w:rPr>
        <w:t xml:space="preserve"> mouse model of HCM </w:t>
      </w:r>
      <w:r w:rsidR="00D24E5E">
        <w:rPr>
          <w:rFonts w:ascii="Times New Roman" w:eastAsia="Times New Roman" w:hAnsi="Times New Roman" w:cs="Times New Roman"/>
          <w:color w:val="000000" w:themeColor="text1"/>
          <w:sz w:val="24"/>
          <w:szCs w:val="24"/>
        </w:rPr>
        <w:t>that</w:t>
      </w:r>
      <w:r w:rsidR="00D24E5E" w:rsidRPr="0018770A">
        <w:rPr>
          <w:rFonts w:ascii="Times New Roman" w:eastAsia="Times New Roman" w:hAnsi="Times New Roman" w:cs="Times New Roman"/>
          <w:color w:val="000000" w:themeColor="text1"/>
          <w:sz w:val="24"/>
          <w:szCs w:val="24"/>
        </w:rPr>
        <w:t xml:space="preserve"> </w:t>
      </w:r>
      <w:r w:rsidR="000A43A0" w:rsidRPr="0018770A">
        <w:rPr>
          <w:rFonts w:ascii="Times New Roman" w:eastAsia="Times New Roman" w:hAnsi="Times New Roman" w:cs="Times New Roman"/>
          <w:color w:val="000000" w:themeColor="text1"/>
          <w:sz w:val="24"/>
          <w:szCs w:val="24"/>
        </w:rPr>
        <w:t>reduce</w:t>
      </w:r>
      <w:r w:rsidR="00D24E5E">
        <w:rPr>
          <w:rFonts w:ascii="Times New Roman" w:eastAsia="Times New Roman" w:hAnsi="Times New Roman" w:cs="Times New Roman"/>
          <w:color w:val="000000" w:themeColor="text1"/>
          <w:sz w:val="24"/>
          <w:szCs w:val="24"/>
        </w:rPr>
        <w:t>s</w:t>
      </w:r>
      <w:r w:rsidR="000A43A0" w:rsidRPr="0018770A">
        <w:rPr>
          <w:rFonts w:ascii="Times New Roman" w:eastAsia="Times New Roman" w:hAnsi="Times New Roman" w:cs="Times New Roman"/>
          <w:color w:val="000000" w:themeColor="text1"/>
          <w:sz w:val="24"/>
          <w:szCs w:val="24"/>
        </w:rPr>
        <w:t xml:space="preserve"> contractility by decreasing the adenosine triphosphatase activity of the </w:t>
      </w:r>
      <w:r w:rsidR="00A7130D" w:rsidRPr="0018770A">
        <w:rPr>
          <w:rFonts w:ascii="Times New Roman" w:eastAsia="Times New Roman" w:hAnsi="Times New Roman" w:cs="Times New Roman"/>
          <w:color w:val="000000" w:themeColor="text1"/>
          <w:sz w:val="24"/>
          <w:szCs w:val="24"/>
        </w:rPr>
        <w:t xml:space="preserve">cardiac myosin heavy chain </w:t>
      </w:r>
      <w:r w:rsidR="000A43A0" w:rsidRPr="0018770A">
        <w:rPr>
          <w:rFonts w:ascii="Times New Roman" w:eastAsia="Times New Roman" w:hAnsi="Times New Roman" w:cs="Times New Roman"/>
          <w:color w:val="000000" w:themeColor="text1"/>
          <w:sz w:val="24"/>
          <w:szCs w:val="24"/>
        </w:rPr>
        <w:fldChar w:fldCharType="begin" w:fldLock="1"/>
      </w:r>
      <w:r w:rsidR="007161F5">
        <w:rPr>
          <w:rFonts w:ascii="Times New Roman" w:eastAsia="Times New Roman" w:hAnsi="Times New Roman" w:cs="Times New Roman"/>
          <w:color w:val="000000" w:themeColor="text1"/>
          <w:sz w:val="24"/>
          <w:szCs w:val="24"/>
        </w:rPr>
        <w:instrText>ADDIN CSL_CITATION {"citationItems":[{"id":"ITEM-1","itemData":{"DOI":"10.1126/science.aad3456","ISSN":"10959203","PMID":"26912705","abstract":"Hypertrophic cardiomyopathy (HCM) is an inherited disease of heart muscle that can be caused by mutations in sarcomere proteins. Clinical diagnosis depends on an abnormal thickening of the heart, but the earliest signs of disease are hyperdynamic contraction and impaired relaxation. Whereas some in vitro studies of power generation by mutant and wild-type sarcomere proteins are consistent with mutant sarcomeres exhibiting enhanced contractile power, others are not.We identified a small molecule, MYK-461, that reduces contractility by decreasing the adenosine triphosphatase activity of the cardiac myosin heavy chain. Here we demonstrate that early, chronic administration of MYK-461 suppresses the development of ventricular hypertrophy, cardiomyocyte disarray, and myocardial fibrosis and attenuates hypertrophic and profibrotic gene expression in mice harboring heterozygous human mutations in the myosin heavy chain. These data indicate that hyperdynamic contraction is essential for HCM pathobiology and that inhibitors of sarcomere contraction may be a valuable therapeutic approach for HCM.","author":[{"dropping-particle":"","family":"Green","given":"Eric M.","non-dropping-particle":"","parse-names":false,"suffix":""},{"dropping-particle":"","family":"Wakimoto","given":"Hiroko","non-dropping-particle":"","parse-names":false,"suffix":""},{"dropping-particle":"","family":"Anderson","given":"Robert L.","non-dropping-particle":"","parse-names":false,"suffix":""},{"dropping-particle":"","family":"Evanchik","given":"Marc J.","non-dropping-particle":"","parse-names":false,"suffix":""},{"dropping-particle":"","family":"Gorham","given":"Joshua M.","non-dropping-particle":"","parse-names":false,"suffix":""},{"dropping-particle":"","family":"Harrison","given":"Brooke C.","non-dropping-particle":"","parse-names":false,"suffix":""},{"dropping-particle":"","family":"Henze","given":"Marcus","non-dropping-particle":"","parse-names":false,"suffix":""},{"dropping-particle":"","family":"Kawas","given":"Raja","non-dropping-particle":"","parse-names":false,"suffix":""},{"dropping-particle":"","family":"Oslob","given":"Johan D.","non-dropping-particle":"","parse-names":false,"suffix":""},{"dropping-particle":"","family":"Rodriguez","given":"Hector M.","non-dropping-particle":"","parse-names":false,"suffix":""},{"dropping-particle":"","family":"Song","given":"Yonghong","non-dropping-particle":"","parse-names":false,"suffix":""},{"dropping-particle":"","family":"Wan","given":"William","non-dropping-particle":"","parse-names":false,"suffix":""},{"dropping-particle":"","family":"Leinwand","given":"Leslie A.","non-dropping-particle":"","parse-names":false,"suffix":""},{"dropping-particle":"","family":"Spudich","given":"James A.","non-dropping-particle":"","parse-names":false,"suffix":""},{"dropping-particle":"","family":"McDowell","given":"Robert S.","non-dropping-particle":"","parse-names":false,"suffix":""},{"dropping-particle":"","family":"Seidman","given":"J. G.","non-dropping-particle":"","parse-names":false,"suffix":""},{"dropping-particle":"","family":"Seidman","given":"Christine E.","non-dropping-particle":"","parse-names":false,"suffix":""}],"container-title":"Science","id":"ITEM-1","issued":{"date-parts":[["2016"]]},"note":"We identified a small molecule, MYK-461, that reduces contractility by decreasing the adenosine triphosphatase activity of the cardiac myosin heavy chain. Here we demonstrate that early, chronic administration of MYK-461 suppresses the development of ventricular hypertrophy, cardiomyocyte disarray, and myocardial fibrosis and attenuates hypertrophic and profibrotic gene expression in mice harboring heterozygous human mutations in the myosin heavy chain. These data indicate that hyperdynamic contraction is essential for HCM pathobiology and that inhibitors of sarcomere contraction may be a valuable therapeutic approach for HCM.","title":"Heart disease: A small-molecule inhibitor of sarcomere contractility suppresses hypertrophic cardiomyopathy in mice","type":"article-journal"},"uris":["http://www.mendeley.com/documents/?uuid=3b9bc150-aa72-47fb-bb62-473fc426648b"]}],"mendeley":{"formattedCitation":"[72]","plainTextFormattedCitation":"[72]","previouslyFormattedCitation":"[72]"},"properties":{"noteIndex":0},"schema":"https://github.com/citation-style-language/schema/raw/master/csl-citation.json"}</w:instrText>
      </w:r>
      <w:r w:rsidR="000A43A0" w:rsidRPr="0018770A">
        <w:rPr>
          <w:rFonts w:ascii="Times New Roman" w:eastAsia="Times New Roman" w:hAnsi="Times New Roman" w:cs="Times New Roman"/>
          <w:color w:val="000000" w:themeColor="text1"/>
          <w:sz w:val="24"/>
          <w:szCs w:val="24"/>
        </w:rPr>
        <w:fldChar w:fldCharType="separate"/>
      </w:r>
      <w:r w:rsidR="00E220C9" w:rsidRPr="00E220C9">
        <w:rPr>
          <w:rFonts w:ascii="Times New Roman" w:eastAsia="Times New Roman" w:hAnsi="Times New Roman" w:cs="Times New Roman"/>
          <w:noProof/>
          <w:color w:val="000000" w:themeColor="text1"/>
          <w:sz w:val="24"/>
          <w:szCs w:val="24"/>
        </w:rPr>
        <w:t>[72]</w:t>
      </w:r>
      <w:r w:rsidR="000A43A0" w:rsidRPr="0018770A">
        <w:rPr>
          <w:rFonts w:ascii="Times New Roman" w:eastAsia="Times New Roman" w:hAnsi="Times New Roman" w:cs="Times New Roman"/>
          <w:color w:val="000000" w:themeColor="text1"/>
          <w:sz w:val="24"/>
          <w:szCs w:val="24"/>
        </w:rPr>
        <w:fldChar w:fldCharType="end"/>
      </w:r>
      <w:r w:rsidR="000A43A0" w:rsidRPr="0018770A">
        <w:rPr>
          <w:rFonts w:ascii="Times New Roman" w:eastAsia="Times New Roman" w:hAnsi="Times New Roman" w:cs="Times New Roman"/>
          <w:color w:val="000000" w:themeColor="text1"/>
          <w:sz w:val="24"/>
          <w:szCs w:val="24"/>
        </w:rPr>
        <w:t>.</w:t>
      </w:r>
      <w:commentRangeEnd w:id="16"/>
      <w:r w:rsidR="00882F67">
        <w:rPr>
          <w:rStyle w:val="CommentReference"/>
          <w:rFonts w:ascii="Liberation Serif" w:eastAsia="Noto Sans CJK SC Regular" w:hAnsi="Liberation Serif" w:cs="Mangal"/>
          <w:kern w:val="3"/>
          <w:lang w:eastAsia="zh-CN" w:bidi="hi-IN"/>
        </w:rPr>
        <w:commentReference w:id="16"/>
      </w:r>
      <w:r w:rsidR="0070638B" w:rsidRPr="0018770A">
        <w:rPr>
          <w:rFonts w:ascii="Times New Roman" w:eastAsia="Times New Roman" w:hAnsi="Times New Roman" w:cs="Times New Roman"/>
          <w:color w:val="000000" w:themeColor="text1"/>
          <w:sz w:val="24"/>
          <w:szCs w:val="24"/>
        </w:rPr>
        <w:t xml:space="preserve"> </w:t>
      </w:r>
      <w:r w:rsidR="00491761" w:rsidRPr="0018770A">
        <w:rPr>
          <w:rFonts w:ascii="Times New Roman" w:eastAsia="Times New Roman" w:hAnsi="Times New Roman" w:cs="Times New Roman"/>
          <w:color w:val="000000" w:themeColor="text1"/>
          <w:sz w:val="24"/>
          <w:szCs w:val="24"/>
        </w:rPr>
        <w:t>The lower peak tension found here is also</w:t>
      </w:r>
      <w:r w:rsidR="0070638B" w:rsidRPr="0018770A">
        <w:rPr>
          <w:rFonts w:ascii="Times New Roman" w:eastAsia="Times New Roman" w:hAnsi="Times New Roman" w:cs="Times New Roman"/>
          <w:color w:val="000000" w:themeColor="text1"/>
          <w:sz w:val="24"/>
          <w:szCs w:val="24"/>
        </w:rPr>
        <w:t xml:space="preserve"> </w:t>
      </w:r>
      <w:r w:rsidR="00491761" w:rsidRPr="0018770A">
        <w:rPr>
          <w:rFonts w:ascii="Times New Roman" w:eastAsia="Times New Roman" w:hAnsi="Times New Roman" w:cs="Times New Roman"/>
          <w:color w:val="000000" w:themeColor="text1"/>
          <w:sz w:val="24"/>
          <w:szCs w:val="24"/>
        </w:rPr>
        <w:t>consistent with the</w:t>
      </w:r>
      <w:r w:rsidR="0070638B" w:rsidRPr="0018770A">
        <w:rPr>
          <w:rFonts w:ascii="Times New Roman" w:eastAsia="Times New Roman" w:hAnsi="Times New Roman" w:cs="Times New Roman"/>
          <w:color w:val="000000" w:themeColor="text1"/>
          <w:sz w:val="24"/>
          <w:szCs w:val="24"/>
        </w:rPr>
        <w:t xml:space="preserve"> reduced myofibril density</w:t>
      </w:r>
      <w:r w:rsidR="00491761" w:rsidRPr="0018770A">
        <w:rPr>
          <w:rFonts w:ascii="Times New Roman" w:eastAsia="Times New Roman" w:hAnsi="Times New Roman" w:cs="Times New Roman"/>
          <w:color w:val="000000" w:themeColor="text1"/>
          <w:sz w:val="24"/>
          <w:szCs w:val="24"/>
        </w:rPr>
        <w:t xml:space="preserve"> found in</w:t>
      </w:r>
      <w:r w:rsidR="007D381C" w:rsidRPr="0018770A">
        <w:rPr>
          <w:rFonts w:ascii="Times New Roman" w:eastAsia="Times New Roman" w:hAnsi="Times New Roman" w:cs="Times New Roman"/>
          <w:color w:val="000000" w:themeColor="text1"/>
          <w:sz w:val="24"/>
          <w:szCs w:val="24"/>
        </w:rPr>
        <w:t xml:space="preserve"> vitro studies </w:t>
      </w:r>
      <w:r w:rsidR="00491761" w:rsidRPr="0018770A">
        <w:rPr>
          <w:rFonts w:ascii="Times New Roman" w:eastAsia="Times New Roman" w:hAnsi="Times New Roman" w:cs="Times New Roman"/>
          <w:color w:val="000000" w:themeColor="text1"/>
          <w:sz w:val="24"/>
          <w:szCs w:val="24"/>
        </w:rPr>
        <w:t xml:space="preserve">of </w:t>
      </w:r>
      <w:r w:rsidR="007D381C" w:rsidRPr="0018770A">
        <w:rPr>
          <w:rFonts w:ascii="Times New Roman" w:eastAsia="Times New Roman" w:hAnsi="Times New Roman" w:cs="Times New Roman"/>
          <w:color w:val="000000" w:themeColor="text1"/>
          <w:sz w:val="24"/>
          <w:szCs w:val="24"/>
        </w:rPr>
        <w:t xml:space="preserve">myocytes </w:t>
      </w:r>
      <w:r w:rsidR="00491761" w:rsidRPr="0018770A">
        <w:rPr>
          <w:rFonts w:ascii="Times New Roman" w:eastAsia="Times New Roman" w:hAnsi="Times New Roman" w:cs="Times New Roman"/>
          <w:color w:val="000000" w:themeColor="text1"/>
          <w:sz w:val="24"/>
          <w:szCs w:val="24"/>
        </w:rPr>
        <w:t xml:space="preserve">obtained </w:t>
      </w:r>
      <w:r w:rsidR="007D381C" w:rsidRPr="0018770A">
        <w:rPr>
          <w:rFonts w:ascii="Times New Roman" w:eastAsia="Times New Roman" w:hAnsi="Times New Roman" w:cs="Times New Roman"/>
          <w:color w:val="000000" w:themeColor="text1"/>
          <w:sz w:val="24"/>
          <w:szCs w:val="24"/>
        </w:rPr>
        <w:t xml:space="preserve">from myocardial biopsies </w:t>
      </w:r>
      <w:r w:rsidR="00491761" w:rsidRPr="0018770A">
        <w:rPr>
          <w:rFonts w:ascii="Times New Roman" w:eastAsia="Times New Roman" w:hAnsi="Times New Roman" w:cs="Times New Roman"/>
          <w:color w:val="000000" w:themeColor="text1"/>
          <w:sz w:val="24"/>
          <w:szCs w:val="24"/>
        </w:rPr>
        <w:t xml:space="preserve">of </w:t>
      </w:r>
      <w:r w:rsidR="007D381C" w:rsidRPr="0018770A">
        <w:rPr>
          <w:rFonts w:ascii="Times New Roman" w:eastAsia="Times New Roman" w:hAnsi="Times New Roman" w:cs="Times New Roman"/>
          <w:color w:val="000000" w:themeColor="text1"/>
          <w:sz w:val="24"/>
          <w:szCs w:val="24"/>
        </w:rPr>
        <w:t>HCM patients</w:t>
      </w:r>
      <w:r w:rsidR="0070638B" w:rsidRPr="0018770A">
        <w:rPr>
          <w:rFonts w:ascii="Times New Roman" w:eastAsia="Times New Roman" w:hAnsi="Times New Roman" w:cs="Times New Roman"/>
          <w:color w:val="000000" w:themeColor="text1"/>
          <w:sz w:val="24"/>
          <w:szCs w:val="24"/>
        </w:rPr>
        <w:t xml:space="preserve"> </w:t>
      </w:r>
      <w:r w:rsidR="0070638B" w:rsidRPr="0018770A">
        <w:rPr>
          <w:rFonts w:ascii="Times New Roman" w:eastAsia="Times New Roman" w:hAnsi="Times New Roman" w:cs="Times New Roman"/>
          <w:color w:val="000000" w:themeColor="text1"/>
          <w:sz w:val="24"/>
          <w:szCs w:val="24"/>
        </w:rPr>
        <w:fldChar w:fldCharType="begin" w:fldLock="1"/>
      </w:r>
      <w:r w:rsidR="007161F5">
        <w:rPr>
          <w:rFonts w:ascii="Times New Roman" w:eastAsia="Times New Roman" w:hAnsi="Times New Roman" w:cs="Times New Roman"/>
          <w:color w:val="000000" w:themeColor="text1"/>
          <w:sz w:val="24"/>
          <w:szCs w:val="24"/>
        </w:rPr>
        <w:instrText>ADDIN CSL_CITATION {"citationItems":[{"id":"ITEM-1","itemData":{"DOI":"10.1093/cvr/cvt119","ISSN":"1755-3245 (Electronic)","PMID":"23674513","abstract":"AIMS: Familial hypertrophic cardiomyopathy (HCM), frequently caused by sarcomeric  gene mutations, is characterized by cellular dysfunction and asymmetric left-ventricular (LV) hypertrophy. We studied whether cellular dysfunction is due to an intrinsic sarcomere defect or cardiomyocyte remodelling. METHODS AND RESULTS: Cardiac samples from 43 sarcomere mutation-positive patients (HCMmut: mutations in thick (MYBPC3, MYH7) and thin (TPM1, TNNI3, TNNT2) myofilament genes) were compared with 14 sarcomere mutation-negative patients (HCMsmn), eight patients with secondary LV hypertrophy due to aortic stenosis (LVHao) and 13 donors. Force measurements in single membrane-permeabilized cardiomyocytes revealed significantly lower maximal force generating capacity (Fmax) in HCMmut (21 ± 1 kN/m²) and HCMsmn (26 ± 3 kN/m²) compared with donor (36 ± 2 kN/m²). Cardiomyocyte remodelling was more severe in HCMmut compared with HCMsmn based on significantly lower myofibril density (49 ± 2 vs. 63 ± 5%) and significantly higher cardiomyocyte area (915 ± 15 vs. 612 ± 11 μm²). Low Fmax in MYBPC3mut, TNNI3mut, HCMsmn, and LVHao was normalized to donor values after correction for myofibril density. However, Fmax was significantly lower in MYH7mut, TPM1mut, and TNNT2mut even after correction for myofibril density. In accordance, measurements in single myofibrils showed very low Fmax in MYH7mut, TPM1mut, and TNNT2mut compared with donor (respectively, 73 ± 3, 70 ± 7, 83 ± 6, and 113 ± 5 kN/m²). In addition, force was lower in MYH7mut cardiomyocytes compared with MYBPC3mut, HCMsmn, and donor at submaximal [Ca²⁺]. CONCLUSION: Low cardiomyocyte Fmax in HCM patients is largely explained by hypertrophy and reduced myofibril density. MYH7 mutations reduce force generating capacity of sarcomeres at maximal and submaximal [Ca²⁺]. These hypocontractile sarcomeres may represent the primary abnormality in patients with MYH7 mutations.","author":[{"dropping-particle":"","family":"Witjas-Paalberends","given":"E Rosalie","non-dropping-particle":"","parse-names":false,"suffix":""},{"dropping-particle":"","family":"Piroddi","given":"Nicoletta","non-dropping-particle":"","parse-names":false,"suffix":""},{"dropping-particle":"","family":"Stam","given":"Kelly","non-dropping-particle":"","parse-names":false,"suffix":""},{"dropping-particle":"","family":"Dijk","given":"Sabine J","non-dropping-particle":"van","parse-names":false,"suffix":""},{"dropping-particle":"","family":"Oliviera","given":"Vasco Sequeira","non-dropping-particle":"","parse-names":false,"suffix":""},{"dropping-particle":"","family":"Ferrara","given":"Claudia","non-dropping-particle":"","parse-names":false,"suffix":""},{"dropping-particle":"","family":"Scellini","given":"Beatrice","non-dropping-particle":"","parse-names":false,"suffix":""},{"dropping-particle":"","family":"Hazebroek","given":"Mark","non-dropping-particle":"","parse-names":false,"suffix":""},{"dropping-particle":"","family":"Cate","given":"Folkert J","non-dropping-particle":"ten","parse-names":false,"suffix":""},{"dropping-particle":"","family":"Slegtenhorst","given":"Marjon","non-dropping-particle":"van","parse-names":false,"suffix":""},{"dropping-particle":"","family":"Remedios","given":"Cris","non-dropping-particle":"dos","parse-names":false,"suffix":""},{"dropping-particle":"","family":"Niessen","given":"Hans W M","non-dropping-particle":"","parse-names":false,"suffix":""},{"dropping-particle":"","family":"Tesi","given":"Chiara","non-dropping-particle":"","parse-names":false,"suffix":""},{"dropping-particle":"","family":"Stienen","given":"Ger J M","non-dropping-particle":"","parse-names":false,"suffix":""},{"dropping-particle":"","family":"Heymans","given":"Stephane","non-dropping-particle":"","parse-names":false,"suffix":""},{"dropping-particle":"","family":"Michels","given":"Michelle","non-dropping-particle":"","parse-names":false,"suffix":""},{"dropping-particle":"","family":"Poggesi","given":"Corrado","non-dropping-particle":"","parse-names":false,"suffix":""},{"dropping-particle":"","family":"Velden","given":"Jolanda","non-dropping-particle":"van der","parse-names":false,"suffix":""}],"container-title":"Cardiovascular research","id":"ITEM-1","issue":"3","issued":{"date-parts":[["2013","8"]]},"language":"eng","page":"432-441","publisher-place":"England","title":"Mutations in MYH7 reduce the force generating capacity of sarcomeres in human  familial hypertrophic cardiomyopathy.","type":"article-journal","volume":"99"},"uris":["http://www.mendeley.com/documents/?uuid=7c37de6e-e8db-44d3-ac23-65b0f63fe548"]}],"mendeley":{"formattedCitation":"[73]","plainTextFormattedCitation":"[73]","previouslyFormattedCitation":"[73]"},"properties":{"noteIndex":0},"schema":"https://github.com/citation-style-language/schema/raw/master/csl-citation.json"}</w:instrText>
      </w:r>
      <w:r w:rsidR="0070638B" w:rsidRPr="0018770A">
        <w:rPr>
          <w:rFonts w:ascii="Times New Roman" w:eastAsia="Times New Roman" w:hAnsi="Times New Roman" w:cs="Times New Roman"/>
          <w:color w:val="000000" w:themeColor="text1"/>
          <w:sz w:val="24"/>
          <w:szCs w:val="24"/>
        </w:rPr>
        <w:fldChar w:fldCharType="separate"/>
      </w:r>
      <w:r w:rsidR="00E220C9" w:rsidRPr="00E220C9">
        <w:rPr>
          <w:rFonts w:ascii="Times New Roman" w:eastAsia="Times New Roman" w:hAnsi="Times New Roman" w:cs="Times New Roman"/>
          <w:noProof/>
          <w:color w:val="000000" w:themeColor="text1"/>
          <w:sz w:val="24"/>
          <w:szCs w:val="24"/>
        </w:rPr>
        <w:t>[73]</w:t>
      </w:r>
      <w:r w:rsidR="0070638B" w:rsidRPr="0018770A">
        <w:rPr>
          <w:rFonts w:ascii="Times New Roman" w:eastAsia="Times New Roman" w:hAnsi="Times New Roman" w:cs="Times New Roman"/>
          <w:color w:val="000000" w:themeColor="text1"/>
          <w:sz w:val="24"/>
          <w:szCs w:val="24"/>
        </w:rPr>
        <w:fldChar w:fldCharType="end"/>
      </w:r>
      <w:r w:rsidR="0070638B" w:rsidRPr="0018770A">
        <w:rPr>
          <w:rFonts w:ascii="Times New Roman" w:eastAsia="Times New Roman" w:hAnsi="Times New Roman" w:cs="Times New Roman"/>
          <w:color w:val="000000" w:themeColor="text1"/>
          <w:sz w:val="24"/>
          <w:szCs w:val="24"/>
        </w:rPr>
        <w:t>.</w:t>
      </w:r>
    </w:p>
    <w:p w14:paraId="36950EE2" w14:textId="77777777" w:rsidR="00432824" w:rsidRPr="0018770A" w:rsidRDefault="00432824" w:rsidP="00D474D2">
      <w:pPr>
        <w:shd w:val="clear" w:color="auto" w:fill="FFFFFF"/>
        <w:spacing w:after="0" w:line="240" w:lineRule="auto"/>
        <w:ind w:firstLine="720"/>
        <w:jc w:val="both"/>
        <w:rPr>
          <w:rFonts w:ascii="Times New Roman" w:eastAsia="Times New Roman" w:hAnsi="Times New Roman" w:cs="Times New Roman"/>
          <w:color w:val="000000" w:themeColor="text1"/>
          <w:sz w:val="24"/>
          <w:szCs w:val="24"/>
        </w:rPr>
      </w:pPr>
    </w:p>
    <w:p w14:paraId="0F68D5A9" w14:textId="22897FD2" w:rsidR="000A43A0" w:rsidRPr="00516149" w:rsidRDefault="00893270" w:rsidP="00D474D2">
      <w:pPr>
        <w:spacing w:line="240" w:lineRule="auto"/>
        <w:jc w:val="both"/>
        <w:rPr>
          <w:rFonts w:ascii="Times New Roman" w:hAnsi="Times New Roman" w:cs="Times New Roman"/>
          <w:b/>
          <w:bCs/>
          <w:i/>
          <w:color w:val="000000" w:themeColor="text1"/>
          <w:sz w:val="24"/>
          <w:szCs w:val="24"/>
          <w:u w:val="single"/>
        </w:rPr>
      </w:pPr>
      <w:r w:rsidRPr="00516149">
        <w:rPr>
          <w:rFonts w:ascii="Times New Roman" w:hAnsi="Times New Roman" w:cs="Times New Roman"/>
          <w:b/>
          <w:bCs/>
          <w:i/>
          <w:color w:val="000000" w:themeColor="text1"/>
          <w:sz w:val="24"/>
          <w:szCs w:val="24"/>
          <w:u w:val="single"/>
        </w:rPr>
        <w:lastRenderedPageBreak/>
        <w:t>Myo</w:t>
      </w:r>
      <w:r w:rsidR="003C3B05" w:rsidRPr="00516149">
        <w:rPr>
          <w:rFonts w:ascii="Times New Roman" w:hAnsi="Times New Roman" w:cs="Times New Roman"/>
          <w:b/>
          <w:bCs/>
          <w:i/>
          <w:color w:val="000000" w:themeColor="text1"/>
          <w:sz w:val="24"/>
          <w:szCs w:val="24"/>
          <w:u w:val="single"/>
        </w:rPr>
        <w:t>f</w:t>
      </w:r>
      <w:r w:rsidR="000A43A0" w:rsidRPr="00516149">
        <w:rPr>
          <w:rFonts w:ascii="Times New Roman" w:hAnsi="Times New Roman" w:cs="Times New Roman"/>
          <w:b/>
          <w:bCs/>
          <w:i/>
          <w:color w:val="000000" w:themeColor="text1"/>
          <w:sz w:val="24"/>
          <w:szCs w:val="24"/>
          <w:u w:val="single"/>
        </w:rPr>
        <w:t>iber stress:</w:t>
      </w:r>
    </w:p>
    <w:p w14:paraId="6174CE31" w14:textId="458E2CC6" w:rsidR="001E2F2E" w:rsidRPr="0018770A" w:rsidRDefault="002F1D1F" w:rsidP="00F463F2">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18770A">
        <w:rPr>
          <w:rFonts w:ascii="Times New Roman" w:eastAsia="Times New Roman" w:hAnsi="Times New Roman" w:cs="Times New Roman"/>
          <w:color w:val="000000" w:themeColor="text1"/>
          <w:sz w:val="24"/>
          <w:szCs w:val="24"/>
        </w:rPr>
        <w:t xml:space="preserve">Peak </w:t>
      </w:r>
      <w:r w:rsidR="00650BC6">
        <w:rPr>
          <w:rFonts w:ascii="Times New Roman" w:eastAsia="Times New Roman" w:hAnsi="Times New Roman" w:cs="Times New Roman"/>
          <w:color w:val="000000" w:themeColor="text1"/>
          <w:sz w:val="24"/>
          <w:szCs w:val="24"/>
        </w:rPr>
        <w:t xml:space="preserve">stress of the </w:t>
      </w:r>
      <w:r w:rsidR="00DA2342">
        <w:rPr>
          <w:rFonts w:ascii="Times New Roman" w:eastAsia="Times New Roman" w:hAnsi="Times New Roman" w:cs="Times New Roman"/>
          <w:color w:val="000000" w:themeColor="text1"/>
          <w:sz w:val="24"/>
          <w:szCs w:val="24"/>
        </w:rPr>
        <w:t>myo</w:t>
      </w:r>
      <w:r w:rsidR="00DA2342" w:rsidRPr="0018770A">
        <w:rPr>
          <w:rFonts w:ascii="Times New Roman" w:eastAsia="Times New Roman" w:hAnsi="Times New Roman" w:cs="Times New Roman"/>
          <w:color w:val="000000" w:themeColor="text1"/>
          <w:sz w:val="24"/>
          <w:szCs w:val="24"/>
        </w:rPr>
        <w:t>fiber</w:t>
      </w:r>
      <w:r w:rsidR="00650BC6">
        <w:rPr>
          <w:rFonts w:ascii="Times New Roman" w:eastAsia="Times New Roman" w:hAnsi="Times New Roman" w:cs="Times New Roman"/>
          <w:color w:val="000000" w:themeColor="text1"/>
          <w:sz w:val="24"/>
          <w:szCs w:val="24"/>
        </w:rPr>
        <w:t>s</w:t>
      </w:r>
      <w:r w:rsidR="00DA2342" w:rsidRPr="0018770A">
        <w:rPr>
          <w:rFonts w:ascii="Times New Roman" w:eastAsia="Times New Roman" w:hAnsi="Times New Roman" w:cs="Times New Roman"/>
          <w:color w:val="000000" w:themeColor="text1"/>
          <w:sz w:val="24"/>
          <w:szCs w:val="24"/>
        </w:rPr>
        <w:t xml:space="preserve"> </w:t>
      </w:r>
      <w:r w:rsidR="00DA2342">
        <w:rPr>
          <w:rFonts w:ascii="Times New Roman" w:eastAsia="Times New Roman" w:hAnsi="Times New Roman" w:cs="Times New Roman"/>
          <w:color w:val="000000" w:themeColor="text1"/>
          <w:sz w:val="24"/>
          <w:szCs w:val="24"/>
        </w:rPr>
        <w:t xml:space="preserve">is </w:t>
      </w:r>
      <w:r w:rsidR="00DA2342" w:rsidRPr="00DA2342">
        <w:rPr>
          <w:rFonts w:ascii="Times New Roman" w:eastAsia="Times New Roman" w:hAnsi="Times New Roman" w:cs="Times New Roman"/>
          <w:color w:val="000000" w:themeColor="text1"/>
          <w:sz w:val="24"/>
          <w:szCs w:val="24"/>
        </w:rPr>
        <w:t>heterogeneously distributed</w:t>
      </w:r>
      <w:r w:rsidR="00DA2342" w:rsidRPr="00DA2342" w:rsidDel="00DA2342">
        <w:rPr>
          <w:rFonts w:ascii="Times New Roman" w:eastAsia="Times New Roman" w:hAnsi="Times New Roman" w:cs="Times New Roman"/>
          <w:color w:val="000000" w:themeColor="text1"/>
          <w:sz w:val="24"/>
          <w:szCs w:val="24"/>
        </w:rPr>
        <w:t xml:space="preserve"> </w:t>
      </w:r>
      <w:r w:rsidR="00DA2342">
        <w:rPr>
          <w:rFonts w:ascii="Times New Roman" w:eastAsia="Times New Roman" w:hAnsi="Times New Roman" w:cs="Times New Roman"/>
          <w:color w:val="000000" w:themeColor="text1"/>
          <w:sz w:val="24"/>
          <w:szCs w:val="24"/>
        </w:rPr>
        <w:t>in the LV</w:t>
      </w:r>
      <w:r w:rsidR="00DA2342" w:rsidRPr="0018770A">
        <w:rPr>
          <w:rFonts w:ascii="Times New Roman" w:eastAsia="Times New Roman" w:hAnsi="Times New Roman" w:cs="Times New Roman"/>
          <w:color w:val="000000" w:themeColor="text1"/>
          <w:sz w:val="24"/>
          <w:szCs w:val="24"/>
        </w:rPr>
        <w:t xml:space="preserve"> </w:t>
      </w:r>
      <w:r w:rsidR="00712D77" w:rsidRPr="0018770A">
        <w:rPr>
          <w:rFonts w:ascii="Times New Roman" w:eastAsia="Times New Roman" w:hAnsi="Times New Roman" w:cs="Times New Roman"/>
          <w:color w:val="000000" w:themeColor="text1"/>
          <w:sz w:val="24"/>
          <w:szCs w:val="24"/>
        </w:rPr>
        <w:t>(</w:t>
      </w:r>
      <w:r w:rsidR="008A7DDD">
        <w:rPr>
          <w:rFonts w:ascii="Times New Roman" w:eastAsia="Times New Roman" w:hAnsi="Times New Roman" w:cs="Times New Roman"/>
          <w:b/>
          <w:color w:val="000000" w:themeColor="text1"/>
          <w:sz w:val="24"/>
          <w:szCs w:val="24"/>
        </w:rPr>
        <w:t>Fig 5</w:t>
      </w:r>
      <w:r w:rsidR="00712D77" w:rsidRPr="0018770A">
        <w:rPr>
          <w:rFonts w:ascii="Times New Roman" w:eastAsia="Times New Roman" w:hAnsi="Times New Roman" w:cs="Times New Roman"/>
          <w:b/>
          <w:color w:val="000000" w:themeColor="text1"/>
          <w:sz w:val="24"/>
          <w:szCs w:val="24"/>
        </w:rPr>
        <w:t>b</w:t>
      </w:r>
      <w:r w:rsidR="00712D77" w:rsidRPr="0018770A">
        <w:rPr>
          <w:rFonts w:ascii="Times New Roman" w:eastAsia="Times New Roman" w:hAnsi="Times New Roman" w:cs="Times New Roman"/>
          <w:color w:val="000000" w:themeColor="text1"/>
          <w:sz w:val="24"/>
          <w:szCs w:val="24"/>
        </w:rPr>
        <w:t>)</w:t>
      </w:r>
      <w:r w:rsidR="003F4A2F" w:rsidRPr="0018770A">
        <w:rPr>
          <w:rFonts w:ascii="Times New Roman" w:eastAsia="Times New Roman" w:hAnsi="Times New Roman" w:cs="Times New Roman"/>
          <w:color w:val="000000" w:themeColor="text1"/>
          <w:sz w:val="24"/>
          <w:szCs w:val="24"/>
        </w:rPr>
        <w:t xml:space="preserve">. </w:t>
      </w:r>
      <w:r w:rsidRPr="0018770A">
        <w:rPr>
          <w:rFonts w:ascii="Times New Roman" w:eastAsia="Times New Roman" w:hAnsi="Times New Roman" w:cs="Times New Roman"/>
          <w:color w:val="000000" w:themeColor="text1"/>
          <w:sz w:val="24"/>
          <w:szCs w:val="24"/>
        </w:rPr>
        <w:t xml:space="preserve">Compared to the control subject, </w:t>
      </w:r>
      <w:r w:rsidR="003F4A2F" w:rsidRPr="0018770A">
        <w:rPr>
          <w:rFonts w:ascii="Times New Roman" w:eastAsia="Times New Roman" w:hAnsi="Times New Roman" w:cs="Times New Roman"/>
          <w:color w:val="000000" w:themeColor="text1"/>
          <w:sz w:val="24"/>
          <w:szCs w:val="24"/>
        </w:rPr>
        <w:t xml:space="preserve">peak </w:t>
      </w:r>
      <w:r w:rsidR="00DA2342">
        <w:rPr>
          <w:rFonts w:ascii="Times New Roman" w:eastAsia="Times New Roman" w:hAnsi="Times New Roman" w:cs="Times New Roman"/>
          <w:color w:val="000000" w:themeColor="text1"/>
          <w:sz w:val="24"/>
          <w:szCs w:val="24"/>
        </w:rPr>
        <w:t>myo</w:t>
      </w:r>
      <w:r w:rsidR="00DA2342" w:rsidRPr="0018770A">
        <w:rPr>
          <w:rFonts w:ascii="Times New Roman" w:eastAsia="Times New Roman" w:hAnsi="Times New Roman" w:cs="Times New Roman"/>
          <w:color w:val="000000" w:themeColor="text1"/>
          <w:sz w:val="24"/>
          <w:szCs w:val="24"/>
        </w:rPr>
        <w:t xml:space="preserve">fiber </w:t>
      </w:r>
      <w:r w:rsidR="003F4A2F" w:rsidRPr="0018770A">
        <w:rPr>
          <w:rFonts w:ascii="Times New Roman" w:eastAsia="Times New Roman" w:hAnsi="Times New Roman" w:cs="Times New Roman"/>
          <w:color w:val="000000" w:themeColor="text1"/>
          <w:sz w:val="24"/>
          <w:szCs w:val="24"/>
        </w:rPr>
        <w:t xml:space="preserve">stress </w:t>
      </w:r>
      <w:r w:rsidRPr="0018770A">
        <w:rPr>
          <w:rFonts w:ascii="Times New Roman" w:eastAsia="Times New Roman" w:hAnsi="Times New Roman" w:cs="Times New Roman"/>
          <w:color w:val="000000" w:themeColor="text1"/>
          <w:sz w:val="24"/>
          <w:szCs w:val="24"/>
        </w:rPr>
        <w:t>is smaller in the HCM subjects, and is smallest in the obstructive HCM subject</w:t>
      </w:r>
      <w:r w:rsidR="003F4A2F" w:rsidRPr="0018770A">
        <w:rPr>
          <w:rFonts w:ascii="Times New Roman" w:eastAsia="Times New Roman" w:hAnsi="Times New Roman" w:cs="Times New Roman"/>
          <w:color w:val="000000" w:themeColor="text1"/>
          <w:sz w:val="24"/>
          <w:szCs w:val="24"/>
        </w:rPr>
        <w:t xml:space="preserve">. </w:t>
      </w:r>
      <w:r w:rsidR="00ED1FE8" w:rsidRPr="0018770A">
        <w:rPr>
          <w:rFonts w:ascii="Times New Roman" w:eastAsia="Times New Roman" w:hAnsi="Times New Roman" w:cs="Times New Roman"/>
          <w:color w:val="000000" w:themeColor="text1"/>
          <w:sz w:val="24"/>
          <w:szCs w:val="24"/>
        </w:rPr>
        <w:t xml:space="preserve">This result is largely due to the increase in wall thickness in the HCM subject, and </w:t>
      </w:r>
      <w:r w:rsidR="003F4A2F" w:rsidRPr="0018770A">
        <w:rPr>
          <w:rFonts w:ascii="Times New Roman" w:eastAsia="Times New Roman" w:hAnsi="Times New Roman" w:cs="Times New Roman"/>
          <w:color w:val="000000" w:themeColor="text1"/>
          <w:sz w:val="24"/>
          <w:szCs w:val="24"/>
        </w:rPr>
        <w:t xml:space="preserve">is consistent with previous </w:t>
      </w:r>
      <w:r w:rsidR="00ED1FE8" w:rsidRPr="0018770A">
        <w:rPr>
          <w:rFonts w:ascii="Times New Roman" w:eastAsia="Times New Roman" w:hAnsi="Times New Roman" w:cs="Times New Roman"/>
          <w:color w:val="000000" w:themeColor="text1"/>
          <w:sz w:val="24"/>
          <w:szCs w:val="24"/>
        </w:rPr>
        <w:t>studies of</w:t>
      </w:r>
      <w:r w:rsidR="003F4A2F" w:rsidRPr="0018770A">
        <w:rPr>
          <w:rFonts w:ascii="Times New Roman" w:eastAsia="Times New Roman" w:hAnsi="Times New Roman" w:cs="Times New Roman"/>
          <w:color w:val="000000" w:themeColor="text1"/>
          <w:sz w:val="24"/>
          <w:szCs w:val="24"/>
        </w:rPr>
        <w:t xml:space="preserve"> HCM patients </w:t>
      </w:r>
      <w:r w:rsidR="003F4A2F" w:rsidRPr="0018770A">
        <w:rPr>
          <w:rFonts w:ascii="Times New Roman" w:eastAsia="Times New Roman" w:hAnsi="Times New Roman" w:cs="Times New Roman"/>
          <w:color w:val="000000" w:themeColor="text1"/>
          <w:sz w:val="24"/>
          <w:szCs w:val="24"/>
        </w:rPr>
        <w:fldChar w:fldCharType="begin" w:fldLock="1"/>
      </w:r>
      <w:r w:rsidR="007161F5">
        <w:rPr>
          <w:rFonts w:ascii="Times New Roman" w:eastAsia="Times New Roman" w:hAnsi="Times New Roman" w:cs="Times New Roman"/>
          <w:color w:val="000000" w:themeColor="text1"/>
          <w:sz w:val="24"/>
          <w:szCs w:val="24"/>
        </w:rPr>
        <w:instrText>ADDIN CSL_CITATION {"citationItems":[{"id":"ITEM-1","itemData":{"DOI":"10.1161/01.CIR.54.3.484","author":[{"dropping-particle":"","family":"Weiss","given":"M B","non-dropping-particle":"","parse-names":false,"suffix":""},{"dropping-particle":"","family":"Ellis","given":"K","non-dropping-particle":"","parse-names":false,"suffix":""},{"dropping-particle":"","family":"Sciacca","given":"R R","non-dropping-particle":"","parse-names":false,"suffix":""},{"dropping-particle":"","family":"Johnson","given":"L L","non-dropping-particle":"","parse-names":false,"suffix":""},{"dropping-particle":"","family":"Schmidt","given":"D H","non-dropping-particle":"","parse-names":false,"suffix":""},{"dropping-particle":"","family":"Cannon","given":"P J","non-dropping-particle":"","parse-names":false,"suffix":""}],"container-title":"Circulation","id":"ITEM-1","issue":"3","issued":{"date-parts":[["1976","9","1"]]},"note":"doi: 10.1161/01.CIR.54.3.484","page":"484-494","publisher":"American Heart Association","title":"Myocardial blood flow in congestive and hypertrophic cardiomyopathy: relationship to peak wall stress and mean velocity of circumferential fiber shortening.","type":"article-journal","volume":"54"},"uris":["http://www.mendeley.com/documents/?uuid=08362ea3-affd-4181-a8c4-3718f4d8bb53"]},{"id":"ITEM-2","itemData":{"DOI":"10.3389/fphys.2021.717717","ISSN":"1664-042X","abstract":"Apical aneurysm was observed to be associated with midventricular obstruction (MVO) in hypertrophic cardiomyopathy (HCM). To investigate the genesis of the apical aneurysm, the idealized numerical left ventricular models (finite-element left ventricle models) of the healthy left ventricle, subaortic obstruction, and midventricular obstruction in HCM of left ventricle were created. The mechanical effects in the formation of apical aneurysm were determined by comparing the myofiber stress on the apical wall between these three models (healthy, subaortic obstruction, and midventricular obstruction models). In comparing the subaortic obstruction model and MVO model with HCM, it was found that, at the time of maximum pressure, the maximum value of myofiber stress in MVO model was 75.0% higher than that in the subaortic obstruction model (654.5 kPa vs. 373.9 kPa). The maximum stress on the apex of LV increased 79.9, 69.3, 117.8% than that on the myocardium around the apex in healthy model, subaortic obstruction model, and MVO model, respectively. Our results indicated that high myofiber stress on the apical wall might initiate the formation process of the apical aneurysm.","author":[{"dropping-particle":"","family":"Deng","given":"Long","non-dropping-particle":"","parse-names":false,"suffix":""},{"dropping-particle":"","family":"Zuo","given":"Heng","non-dropping-particle":"","parse-names":false,"suffix":""},{"dropping-particle":"","family":"Li","given":"An","non-dropping-particle":"","parse-names":false,"suffix":""},{"dropping-particle":"","family":"Yang","given":"Chun","non-dropping-particle":"","parse-names":false,"suffix":""},{"dropping-particle":"","family":"Huang","given":"Xueying","non-dropping-particle":"","parse-names":false,"suffix":""}],"container-title":"Frontiers in Physiology","id":"ITEM-2","issued":{"date-parts":[["2021"]]},"title":"Numerical Simulation Study on the Mechanism of Formation of Apical Aneurysm in Hypertrophic Cardiomyopathy With Midventricular Obstruction","type":"article-journal","volume":"12"},"uris":["http://www.mendeley.com/documents/?uuid=f7aed976-d788-4517-a1be-d7356fbcda74"]}],"mendeley":{"formattedCitation":"[32], [74]","plainTextFormattedCitation":"[32], [74]","previouslyFormattedCitation":"[32], [74]"},"properties":{"noteIndex":0},"schema":"https://github.com/citation-style-language/schema/raw/master/csl-citation.json"}</w:instrText>
      </w:r>
      <w:r w:rsidR="003F4A2F" w:rsidRPr="0018770A">
        <w:rPr>
          <w:rFonts w:ascii="Times New Roman" w:eastAsia="Times New Roman" w:hAnsi="Times New Roman" w:cs="Times New Roman"/>
          <w:color w:val="000000" w:themeColor="text1"/>
          <w:sz w:val="24"/>
          <w:szCs w:val="24"/>
        </w:rPr>
        <w:fldChar w:fldCharType="separate"/>
      </w:r>
      <w:r w:rsidR="00E220C9" w:rsidRPr="00E220C9">
        <w:rPr>
          <w:rFonts w:ascii="Times New Roman" w:eastAsia="Times New Roman" w:hAnsi="Times New Roman" w:cs="Times New Roman"/>
          <w:noProof/>
          <w:color w:val="000000" w:themeColor="text1"/>
          <w:sz w:val="24"/>
          <w:szCs w:val="24"/>
        </w:rPr>
        <w:t>[32], [74]</w:t>
      </w:r>
      <w:r w:rsidR="003F4A2F" w:rsidRPr="0018770A">
        <w:rPr>
          <w:rFonts w:ascii="Times New Roman" w:eastAsia="Times New Roman" w:hAnsi="Times New Roman" w:cs="Times New Roman"/>
          <w:color w:val="000000" w:themeColor="text1"/>
          <w:sz w:val="24"/>
          <w:szCs w:val="24"/>
        </w:rPr>
        <w:fldChar w:fldCharType="end"/>
      </w:r>
      <w:r w:rsidR="003F4A2F" w:rsidRPr="0018770A">
        <w:rPr>
          <w:rFonts w:ascii="Times New Roman" w:eastAsia="Times New Roman" w:hAnsi="Times New Roman" w:cs="Times New Roman"/>
          <w:color w:val="000000" w:themeColor="text1"/>
          <w:sz w:val="24"/>
          <w:szCs w:val="24"/>
        </w:rPr>
        <w:t xml:space="preserve"> . </w:t>
      </w:r>
      <w:r w:rsidR="00DA2342">
        <w:rPr>
          <w:rFonts w:ascii="Times New Roman" w:eastAsia="Times New Roman" w:hAnsi="Times New Roman" w:cs="Times New Roman"/>
          <w:color w:val="000000" w:themeColor="text1"/>
          <w:sz w:val="24"/>
          <w:szCs w:val="24"/>
        </w:rPr>
        <w:t>P</w:t>
      </w:r>
      <w:r w:rsidR="00A32B48">
        <w:rPr>
          <w:rFonts w:ascii="Times New Roman" w:eastAsia="Times New Roman" w:hAnsi="Times New Roman" w:cs="Times New Roman"/>
          <w:color w:val="000000" w:themeColor="text1"/>
          <w:sz w:val="24"/>
          <w:szCs w:val="24"/>
        </w:rPr>
        <w:t xml:space="preserve">eak </w:t>
      </w:r>
      <w:r w:rsidR="009F205A">
        <w:rPr>
          <w:rFonts w:ascii="Times New Roman" w:eastAsia="Times New Roman" w:hAnsi="Times New Roman" w:cs="Times New Roman"/>
          <w:color w:val="000000" w:themeColor="text1"/>
          <w:sz w:val="24"/>
          <w:szCs w:val="24"/>
        </w:rPr>
        <w:t xml:space="preserve">myofiber wall </w:t>
      </w:r>
      <w:r w:rsidR="00A32B48">
        <w:rPr>
          <w:rFonts w:ascii="Times New Roman" w:eastAsia="Times New Roman" w:hAnsi="Times New Roman" w:cs="Times New Roman"/>
          <w:color w:val="000000" w:themeColor="text1"/>
          <w:sz w:val="24"/>
          <w:szCs w:val="24"/>
        </w:rPr>
        <w:t xml:space="preserve">stress </w:t>
      </w:r>
      <w:r w:rsidR="009F205A">
        <w:rPr>
          <w:rFonts w:ascii="Times New Roman" w:eastAsia="Times New Roman" w:hAnsi="Times New Roman" w:cs="Times New Roman"/>
          <w:color w:val="000000" w:themeColor="text1"/>
          <w:sz w:val="24"/>
          <w:szCs w:val="24"/>
        </w:rPr>
        <w:t xml:space="preserve">is also </w:t>
      </w:r>
      <w:r w:rsidR="00A32B48">
        <w:rPr>
          <w:rFonts w:ascii="Times New Roman" w:eastAsia="Times New Roman" w:hAnsi="Times New Roman" w:cs="Times New Roman"/>
          <w:color w:val="000000" w:themeColor="text1"/>
          <w:sz w:val="24"/>
          <w:szCs w:val="24"/>
        </w:rPr>
        <w:t xml:space="preserve">lower </w:t>
      </w:r>
      <w:r w:rsidR="009F205A">
        <w:rPr>
          <w:rFonts w:ascii="Times New Roman" w:eastAsia="Times New Roman" w:hAnsi="Times New Roman" w:cs="Times New Roman"/>
          <w:color w:val="000000" w:themeColor="text1"/>
          <w:sz w:val="24"/>
          <w:szCs w:val="24"/>
        </w:rPr>
        <w:t xml:space="preserve">in the </w:t>
      </w:r>
      <w:r w:rsidR="00A32B48">
        <w:rPr>
          <w:rFonts w:ascii="Times New Roman" w:eastAsia="Times New Roman" w:hAnsi="Times New Roman" w:cs="Times New Roman"/>
          <w:color w:val="000000" w:themeColor="text1"/>
          <w:sz w:val="24"/>
          <w:szCs w:val="24"/>
        </w:rPr>
        <w:t>septum (t</w:t>
      </w:r>
      <w:r w:rsidR="00D77B6B">
        <w:rPr>
          <w:rFonts w:ascii="Times New Roman" w:eastAsia="Times New Roman" w:hAnsi="Times New Roman" w:cs="Times New Roman"/>
          <w:color w:val="000000" w:themeColor="text1"/>
          <w:sz w:val="24"/>
          <w:szCs w:val="24"/>
        </w:rPr>
        <w:t>hick</w:t>
      </w:r>
      <w:r w:rsidR="00A32B48">
        <w:rPr>
          <w:rFonts w:ascii="Times New Roman" w:eastAsia="Times New Roman" w:hAnsi="Times New Roman" w:cs="Times New Roman"/>
          <w:color w:val="000000" w:themeColor="text1"/>
          <w:sz w:val="24"/>
          <w:szCs w:val="24"/>
        </w:rPr>
        <w:t>er region) than LVFW (t</w:t>
      </w:r>
      <w:r w:rsidR="00D77B6B">
        <w:rPr>
          <w:rFonts w:ascii="Times New Roman" w:eastAsia="Times New Roman" w:hAnsi="Times New Roman" w:cs="Times New Roman"/>
          <w:color w:val="000000" w:themeColor="text1"/>
          <w:sz w:val="24"/>
          <w:szCs w:val="24"/>
        </w:rPr>
        <w:t>hinn</w:t>
      </w:r>
      <w:r w:rsidR="00A32B48">
        <w:rPr>
          <w:rFonts w:ascii="Times New Roman" w:eastAsia="Times New Roman" w:hAnsi="Times New Roman" w:cs="Times New Roman"/>
          <w:color w:val="000000" w:themeColor="text1"/>
          <w:sz w:val="24"/>
          <w:szCs w:val="24"/>
        </w:rPr>
        <w:t>er region) in all subjects.</w:t>
      </w:r>
      <w:r w:rsidR="003F4A2F" w:rsidRPr="0018770A">
        <w:rPr>
          <w:rFonts w:ascii="Times New Roman" w:eastAsia="Times New Roman" w:hAnsi="Times New Roman" w:cs="Times New Roman"/>
          <w:color w:val="000000" w:themeColor="text1"/>
          <w:sz w:val="24"/>
          <w:szCs w:val="24"/>
        </w:rPr>
        <w:t xml:space="preserve"> </w:t>
      </w:r>
      <w:r w:rsidR="009F205A">
        <w:rPr>
          <w:rFonts w:ascii="Times New Roman" w:eastAsia="Times New Roman" w:hAnsi="Times New Roman" w:cs="Times New Roman"/>
          <w:color w:val="000000" w:themeColor="text1"/>
          <w:sz w:val="24"/>
          <w:szCs w:val="24"/>
        </w:rPr>
        <w:t xml:space="preserve">Between </w:t>
      </w:r>
      <w:r w:rsidR="009F205A" w:rsidRPr="0018770A">
        <w:rPr>
          <w:rFonts w:ascii="Times New Roman" w:eastAsia="Times New Roman" w:hAnsi="Times New Roman" w:cs="Times New Roman"/>
          <w:color w:val="000000" w:themeColor="text1"/>
          <w:sz w:val="24"/>
          <w:szCs w:val="24"/>
        </w:rPr>
        <w:t>non-obstructive and obstructive HCM subjects</w:t>
      </w:r>
      <w:r w:rsidR="001E2F2E" w:rsidRPr="0018770A">
        <w:rPr>
          <w:rFonts w:ascii="Times New Roman" w:eastAsia="Times New Roman" w:hAnsi="Times New Roman" w:cs="Times New Roman"/>
          <w:color w:val="000000" w:themeColor="text1"/>
          <w:sz w:val="24"/>
          <w:szCs w:val="24"/>
        </w:rPr>
        <w:t xml:space="preserve">, peak </w:t>
      </w:r>
      <w:r w:rsidR="00F91151">
        <w:rPr>
          <w:rFonts w:ascii="Times New Roman" w:eastAsia="Times New Roman" w:hAnsi="Times New Roman" w:cs="Times New Roman"/>
          <w:color w:val="000000" w:themeColor="text1"/>
          <w:sz w:val="24"/>
          <w:szCs w:val="24"/>
        </w:rPr>
        <w:t xml:space="preserve">stress of the </w:t>
      </w:r>
      <w:r w:rsidR="009F205A">
        <w:rPr>
          <w:rFonts w:ascii="Times New Roman" w:eastAsia="Times New Roman" w:hAnsi="Times New Roman" w:cs="Times New Roman"/>
          <w:color w:val="000000" w:themeColor="text1"/>
          <w:sz w:val="24"/>
          <w:szCs w:val="24"/>
        </w:rPr>
        <w:t>myo</w:t>
      </w:r>
      <w:r w:rsidR="001E2F2E" w:rsidRPr="0018770A">
        <w:rPr>
          <w:rFonts w:ascii="Times New Roman" w:eastAsia="Times New Roman" w:hAnsi="Times New Roman" w:cs="Times New Roman"/>
          <w:color w:val="000000" w:themeColor="text1"/>
          <w:sz w:val="24"/>
          <w:szCs w:val="24"/>
        </w:rPr>
        <w:t>fiber</w:t>
      </w:r>
      <w:r w:rsidR="00F91151">
        <w:rPr>
          <w:rFonts w:ascii="Times New Roman" w:eastAsia="Times New Roman" w:hAnsi="Times New Roman" w:cs="Times New Roman"/>
          <w:color w:val="000000" w:themeColor="text1"/>
          <w:sz w:val="24"/>
          <w:szCs w:val="24"/>
        </w:rPr>
        <w:t>s</w:t>
      </w:r>
      <w:r w:rsidR="009F205A">
        <w:rPr>
          <w:rFonts w:ascii="Times New Roman" w:eastAsia="Times New Roman" w:hAnsi="Times New Roman" w:cs="Times New Roman"/>
          <w:color w:val="000000" w:themeColor="text1"/>
          <w:sz w:val="24"/>
          <w:szCs w:val="24"/>
        </w:rPr>
        <w:t xml:space="preserve"> </w:t>
      </w:r>
      <w:r w:rsidR="000E75D7" w:rsidRPr="0018770A">
        <w:rPr>
          <w:rFonts w:ascii="Times New Roman" w:eastAsia="Times New Roman" w:hAnsi="Times New Roman" w:cs="Times New Roman"/>
          <w:color w:val="000000" w:themeColor="text1"/>
          <w:sz w:val="24"/>
          <w:szCs w:val="24"/>
        </w:rPr>
        <w:t xml:space="preserve">behaves differently with increasing </w:t>
      </w:r>
      <w:r w:rsidR="009F205A">
        <w:rPr>
          <w:rFonts w:ascii="Times New Roman" w:eastAsia="Times New Roman" w:hAnsi="Times New Roman" w:cs="Times New Roman"/>
          <w:color w:val="000000" w:themeColor="text1"/>
          <w:sz w:val="24"/>
          <w:szCs w:val="24"/>
        </w:rPr>
        <w:t>myo</w:t>
      </w:r>
      <w:r w:rsidR="000E75D7" w:rsidRPr="0018770A">
        <w:rPr>
          <w:rFonts w:ascii="Times New Roman" w:eastAsia="Times New Roman" w:hAnsi="Times New Roman" w:cs="Times New Roman"/>
          <w:color w:val="000000" w:themeColor="text1"/>
          <w:sz w:val="24"/>
          <w:szCs w:val="24"/>
        </w:rPr>
        <w:t xml:space="preserve">fiber disarray </w:t>
      </w:r>
      <w:r w:rsidR="00712D77" w:rsidRPr="0018770A">
        <w:rPr>
          <w:rFonts w:ascii="Times New Roman" w:eastAsia="Times New Roman" w:hAnsi="Times New Roman" w:cs="Times New Roman"/>
          <w:color w:val="000000" w:themeColor="text1"/>
          <w:sz w:val="24"/>
          <w:szCs w:val="24"/>
        </w:rPr>
        <w:t>(</w:t>
      </w:r>
      <w:r w:rsidR="008B0921">
        <w:rPr>
          <w:rFonts w:ascii="Times New Roman" w:eastAsia="Times New Roman" w:hAnsi="Times New Roman" w:cs="Times New Roman"/>
          <w:b/>
          <w:color w:val="000000" w:themeColor="text1"/>
          <w:sz w:val="24"/>
          <w:szCs w:val="24"/>
        </w:rPr>
        <w:t>Fig. 5d, e</w:t>
      </w:r>
      <w:r w:rsidR="00712D77" w:rsidRPr="0018770A">
        <w:rPr>
          <w:rFonts w:ascii="Times New Roman" w:eastAsia="Times New Roman" w:hAnsi="Times New Roman" w:cs="Times New Roman"/>
          <w:color w:val="000000" w:themeColor="text1"/>
          <w:sz w:val="24"/>
          <w:szCs w:val="24"/>
        </w:rPr>
        <w:t>)</w:t>
      </w:r>
      <w:r w:rsidR="001E2F2E" w:rsidRPr="0018770A">
        <w:rPr>
          <w:rFonts w:ascii="Times New Roman" w:eastAsia="Times New Roman" w:hAnsi="Times New Roman" w:cs="Times New Roman"/>
          <w:color w:val="000000" w:themeColor="text1"/>
          <w:sz w:val="24"/>
          <w:szCs w:val="24"/>
        </w:rPr>
        <w:t xml:space="preserve">. </w:t>
      </w:r>
      <w:r w:rsidR="008B0921">
        <w:rPr>
          <w:rFonts w:ascii="Times New Roman" w:eastAsia="Times New Roman" w:hAnsi="Times New Roman" w:cs="Times New Roman"/>
          <w:color w:val="000000" w:themeColor="text1"/>
          <w:sz w:val="24"/>
          <w:szCs w:val="24"/>
        </w:rPr>
        <w:t>W</w:t>
      </w:r>
      <w:r w:rsidR="009F205A" w:rsidRPr="0018770A">
        <w:rPr>
          <w:rFonts w:ascii="Times New Roman" w:eastAsia="Times New Roman" w:hAnsi="Times New Roman" w:cs="Times New Roman"/>
          <w:color w:val="000000" w:themeColor="text1"/>
          <w:sz w:val="24"/>
          <w:szCs w:val="24"/>
        </w:rPr>
        <w:t xml:space="preserve">ith </w:t>
      </w:r>
      <w:r w:rsidR="001F5708">
        <w:rPr>
          <w:rFonts w:ascii="Times New Roman" w:eastAsia="Times New Roman" w:hAnsi="Times New Roman" w:cs="Times New Roman"/>
          <w:color w:val="000000" w:themeColor="text1"/>
          <w:sz w:val="24"/>
          <w:szCs w:val="24"/>
        </w:rPr>
        <w:t>an increase in</w:t>
      </w:r>
      <w:r w:rsidR="009F205A" w:rsidRPr="0018770A">
        <w:rPr>
          <w:rFonts w:ascii="Times New Roman" w:eastAsia="Times New Roman" w:hAnsi="Times New Roman" w:cs="Times New Roman"/>
          <w:color w:val="000000" w:themeColor="text1"/>
          <w:sz w:val="24"/>
          <w:szCs w:val="24"/>
        </w:rPr>
        <w:t xml:space="preserve"> myofiber disarray</w:t>
      </w:r>
      <w:r w:rsidR="009F205A">
        <w:rPr>
          <w:rFonts w:ascii="Times New Roman" w:eastAsia="Times New Roman" w:hAnsi="Times New Roman" w:cs="Times New Roman"/>
          <w:color w:val="000000" w:themeColor="text1"/>
          <w:sz w:val="24"/>
          <w:szCs w:val="24"/>
        </w:rPr>
        <w:t>, p</w:t>
      </w:r>
      <w:r w:rsidR="009F205A" w:rsidRPr="0018770A">
        <w:rPr>
          <w:rFonts w:ascii="Times New Roman" w:eastAsia="Times New Roman" w:hAnsi="Times New Roman" w:cs="Times New Roman"/>
          <w:color w:val="000000" w:themeColor="text1"/>
          <w:sz w:val="24"/>
          <w:szCs w:val="24"/>
        </w:rPr>
        <w:t xml:space="preserve">eak </w:t>
      </w:r>
      <w:r w:rsidR="00F91151">
        <w:rPr>
          <w:rFonts w:ascii="Times New Roman" w:eastAsia="Times New Roman" w:hAnsi="Times New Roman" w:cs="Times New Roman"/>
          <w:color w:val="000000" w:themeColor="text1"/>
          <w:sz w:val="24"/>
          <w:szCs w:val="24"/>
        </w:rPr>
        <w:t>stress of the myofibers</w:t>
      </w:r>
      <w:r w:rsidR="009F205A">
        <w:rPr>
          <w:rFonts w:ascii="Times New Roman" w:eastAsia="Times New Roman" w:hAnsi="Times New Roman" w:cs="Times New Roman"/>
          <w:color w:val="000000" w:themeColor="text1"/>
          <w:sz w:val="24"/>
          <w:szCs w:val="24"/>
        </w:rPr>
        <w:t xml:space="preserve"> </w:t>
      </w:r>
      <w:r w:rsidR="001E2F2E" w:rsidRPr="0018770A">
        <w:rPr>
          <w:rFonts w:ascii="Times New Roman" w:eastAsia="Times New Roman" w:hAnsi="Times New Roman" w:cs="Times New Roman"/>
          <w:color w:val="000000" w:themeColor="text1"/>
          <w:sz w:val="24"/>
          <w:szCs w:val="24"/>
        </w:rPr>
        <w:t xml:space="preserve">increases in </w:t>
      </w:r>
      <w:r w:rsidR="000E75D7" w:rsidRPr="0018770A">
        <w:rPr>
          <w:rFonts w:ascii="Times New Roman" w:eastAsia="Times New Roman" w:hAnsi="Times New Roman" w:cs="Times New Roman"/>
          <w:color w:val="000000" w:themeColor="text1"/>
          <w:sz w:val="24"/>
          <w:szCs w:val="24"/>
        </w:rPr>
        <w:t xml:space="preserve">the </w:t>
      </w:r>
      <w:r w:rsidR="001E2F2E" w:rsidRPr="0018770A">
        <w:rPr>
          <w:rFonts w:ascii="Times New Roman" w:eastAsia="Times New Roman" w:hAnsi="Times New Roman" w:cs="Times New Roman"/>
          <w:color w:val="000000" w:themeColor="text1"/>
          <w:sz w:val="24"/>
          <w:szCs w:val="24"/>
        </w:rPr>
        <w:t xml:space="preserve">non-obstructive HCM </w:t>
      </w:r>
      <w:r w:rsidR="000E75D7" w:rsidRPr="0018770A">
        <w:rPr>
          <w:rFonts w:ascii="Times New Roman" w:eastAsia="Times New Roman" w:hAnsi="Times New Roman" w:cs="Times New Roman"/>
          <w:color w:val="000000" w:themeColor="text1"/>
          <w:sz w:val="24"/>
          <w:szCs w:val="24"/>
        </w:rPr>
        <w:t>subject</w:t>
      </w:r>
      <w:r w:rsidR="00F91151">
        <w:rPr>
          <w:rFonts w:ascii="Times New Roman" w:eastAsia="Times New Roman" w:hAnsi="Times New Roman" w:cs="Times New Roman"/>
          <w:color w:val="000000" w:themeColor="text1"/>
          <w:sz w:val="24"/>
          <w:szCs w:val="24"/>
        </w:rPr>
        <w:t>,</w:t>
      </w:r>
      <w:r w:rsidR="000E75D7" w:rsidRPr="0018770A">
        <w:rPr>
          <w:rFonts w:ascii="Times New Roman" w:eastAsia="Times New Roman" w:hAnsi="Times New Roman" w:cs="Times New Roman"/>
          <w:color w:val="000000" w:themeColor="text1"/>
          <w:sz w:val="24"/>
          <w:szCs w:val="24"/>
        </w:rPr>
        <w:t xml:space="preserve"> but </w:t>
      </w:r>
      <w:r w:rsidR="001E2F2E" w:rsidRPr="0018770A">
        <w:rPr>
          <w:rFonts w:ascii="Times New Roman" w:eastAsia="Times New Roman" w:hAnsi="Times New Roman" w:cs="Times New Roman"/>
          <w:color w:val="000000" w:themeColor="text1"/>
          <w:sz w:val="24"/>
          <w:szCs w:val="24"/>
        </w:rPr>
        <w:t xml:space="preserve">decreases in obstructive HCM </w:t>
      </w:r>
      <w:r w:rsidR="000207F6" w:rsidRPr="0018770A">
        <w:rPr>
          <w:rFonts w:ascii="Times New Roman" w:eastAsia="Times New Roman" w:hAnsi="Times New Roman" w:cs="Times New Roman"/>
          <w:color w:val="000000" w:themeColor="text1"/>
          <w:sz w:val="24"/>
          <w:szCs w:val="24"/>
        </w:rPr>
        <w:t>subject</w:t>
      </w:r>
      <w:r w:rsidR="00F91151">
        <w:rPr>
          <w:rFonts w:ascii="Times New Roman" w:eastAsia="Times New Roman" w:hAnsi="Times New Roman" w:cs="Times New Roman"/>
          <w:color w:val="000000" w:themeColor="text1"/>
          <w:sz w:val="24"/>
          <w:szCs w:val="24"/>
        </w:rPr>
        <w:t>. This result</w:t>
      </w:r>
      <w:r w:rsidR="008B0921">
        <w:rPr>
          <w:rFonts w:ascii="Times New Roman" w:eastAsia="Times New Roman" w:hAnsi="Times New Roman" w:cs="Times New Roman"/>
          <w:color w:val="000000" w:themeColor="text1"/>
          <w:sz w:val="24"/>
          <w:szCs w:val="24"/>
        </w:rPr>
        <w:t xml:space="preserve"> </w:t>
      </w:r>
      <w:r w:rsidR="00F91151">
        <w:rPr>
          <w:rFonts w:ascii="Times New Roman" w:eastAsia="Times New Roman" w:hAnsi="Times New Roman" w:cs="Times New Roman"/>
          <w:color w:val="000000" w:themeColor="text1"/>
          <w:sz w:val="24"/>
          <w:szCs w:val="24"/>
        </w:rPr>
        <w:t xml:space="preserve">suggests </w:t>
      </w:r>
      <w:r w:rsidR="008B0921">
        <w:rPr>
          <w:rFonts w:ascii="Times New Roman" w:eastAsia="Times New Roman" w:hAnsi="Times New Roman" w:cs="Times New Roman"/>
          <w:color w:val="000000" w:themeColor="text1"/>
          <w:sz w:val="24"/>
          <w:szCs w:val="24"/>
        </w:rPr>
        <w:t>that the effects of myofiber disarray on myofiber stress may be sensitive to geometry</w:t>
      </w:r>
      <w:r w:rsidR="00D77B6B">
        <w:rPr>
          <w:rFonts w:ascii="Times New Roman" w:eastAsia="Times New Roman" w:hAnsi="Times New Roman" w:cs="Times New Roman"/>
          <w:color w:val="000000" w:themeColor="text1"/>
          <w:sz w:val="24"/>
          <w:szCs w:val="24"/>
        </w:rPr>
        <w:t>.</w:t>
      </w:r>
    </w:p>
    <w:p w14:paraId="59170E75" w14:textId="77777777" w:rsidR="009F3494" w:rsidRPr="0018770A" w:rsidRDefault="009F3494" w:rsidP="00D474D2">
      <w:pPr>
        <w:shd w:val="clear" w:color="auto" w:fill="FFFFFF"/>
        <w:spacing w:after="0" w:line="240" w:lineRule="auto"/>
        <w:ind w:firstLine="720"/>
        <w:jc w:val="both"/>
        <w:rPr>
          <w:rFonts w:ascii="Times New Roman" w:eastAsia="Times New Roman" w:hAnsi="Times New Roman" w:cs="Times New Roman"/>
          <w:color w:val="000000" w:themeColor="text1"/>
          <w:sz w:val="24"/>
          <w:szCs w:val="24"/>
        </w:rPr>
      </w:pPr>
    </w:p>
    <w:p w14:paraId="6492847B" w14:textId="77777777" w:rsidR="0011720E" w:rsidRPr="00516149" w:rsidRDefault="00094C4D" w:rsidP="00D474D2">
      <w:pPr>
        <w:spacing w:line="240" w:lineRule="auto"/>
        <w:jc w:val="both"/>
        <w:rPr>
          <w:rFonts w:ascii="Times New Roman" w:hAnsi="Times New Roman" w:cs="Times New Roman"/>
          <w:b/>
          <w:bCs/>
          <w:i/>
          <w:color w:val="000000" w:themeColor="text1"/>
          <w:sz w:val="24"/>
          <w:szCs w:val="24"/>
          <w:u w:val="single"/>
        </w:rPr>
      </w:pPr>
      <w:r w:rsidRPr="00516149">
        <w:rPr>
          <w:rFonts w:ascii="Times New Roman" w:hAnsi="Times New Roman" w:cs="Times New Roman"/>
          <w:b/>
          <w:bCs/>
          <w:i/>
          <w:color w:val="000000" w:themeColor="text1"/>
          <w:sz w:val="24"/>
          <w:szCs w:val="24"/>
          <w:u w:val="single"/>
        </w:rPr>
        <w:t>Distribution of work:</w:t>
      </w:r>
    </w:p>
    <w:p w14:paraId="0E0A6BB5" w14:textId="76E54D5C" w:rsidR="00910CE5" w:rsidRPr="0018770A" w:rsidRDefault="008B0B0C" w:rsidP="00910CE5">
      <w:pPr>
        <w:shd w:val="clear" w:color="auto" w:fill="FFFFFF"/>
        <w:spacing w:after="0" w:line="240" w:lineRule="auto"/>
        <w:jc w:val="both"/>
        <w:rPr>
          <w:rFonts w:ascii="Times New Roman" w:eastAsia="Times New Roman" w:hAnsi="Times New Roman" w:cs="Times New Roman"/>
          <w:color w:val="000000" w:themeColor="text1"/>
          <w:sz w:val="24"/>
          <w:szCs w:val="24"/>
        </w:rPr>
      </w:pPr>
      <w:r w:rsidRPr="0018770A">
        <w:rPr>
          <w:rFonts w:ascii="Times New Roman" w:eastAsia="Times New Roman" w:hAnsi="Times New Roman" w:cs="Times New Roman"/>
          <w:color w:val="000000" w:themeColor="text1"/>
          <w:sz w:val="24"/>
          <w:szCs w:val="24"/>
        </w:rPr>
        <w:t>Global myocardial work density, indexed by the pressure volume area, is linearly correlated to the cardiac metabolism</w:t>
      </w:r>
      <w:r w:rsidR="00783DD6">
        <w:rPr>
          <w:rFonts w:ascii="Times New Roman" w:eastAsia="Times New Roman" w:hAnsi="Times New Roman" w:cs="Times New Roman"/>
          <w:color w:val="000000" w:themeColor="text1"/>
          <w:sz w:val="24"/>
          <w:szCs w:val="24"/>
        </w:rPr>
        <w:t xml:space="preserve"> and</w:t>
      </w:r>
      <w:r w:rsidRPr="0018770A">
        <w:rPr>
          <w:rFonts w:ascii="Times New Roman" w:eastAsia="Times New Roman" w:hAnsi="Times New Roman" w:cs="Times New Roman"/>
          <w:color w:val="000000" w:themeColor="text1"/>
          <w:sz w:val="24"/>
          <w:szCs w:val="24"/>
        </w:rPr>
        <w:t xml:space="preserve"> total myocardial oxygen consumption</w:t>
      </w:r>
      <w:r w:rsidRPr="0018770A">
        <w:rPr>
          <w:rFonts w:ascii="Times New Roman" w:eastAsia="Times New Roman" w:hAnsi="Times New Roman" w:cs="Times New Roman"/>
          <w:color w:val="000000" w:themeColor="text1"/>
          <w:sz w:val="24"/>
          <w:szCs w:val="24"/>
        </w:rPr>
        <w:fldChar w:fldCharType="begin" w:fldLock="1"/>
      </w:r>
      <w:r w:rsidR="007161F5">
        <w:rPr>
          <w:rFonts w:ascii="Times New Roman" w:eastAsia="Times New Roman" w:hAnsi="Times New Roman" w:cs="Times New Roman"/>
          <w:color w:val="000000" w:themeColor="text1"/>
          <w:sz w:val="24"/>
          <w:szCs w:val="24"/>
        </w:rPr>
        <w:instrText>ADDIN CSL_CITATION {"citationItems":[{"id":"ITEM-1","itemData":{"DOI":"10.1152/ajpheart.1979.236.3.H498","ISSN":"0002-9513 (Print)","PMID":"426086","abstract":"Mechanical energy (ENG) required by a time-varying elastance model of the ventricle  was compared with oxygen consumption per beat (VO2) of the canine left ventricle contracting under a variety of loading conditions. ENG needed for this model to increase its elastance during systole is shown to be equal to the sum of the potential energy built in the elastance during systole plus the external mechanical stroke work. This ENG is equivalent to the area (PVA) bounded by the end-systolic and end-diastolic P-V curves and the systolic limb of the P-V loop trajectory in the P-V plane. There was a high correlation (r = 0.89) between VO2s documented in the literature and PVAs assessed by the author from the accompanying P-V data from both isovolumic and ejecting contractions in 11 hearts. A linear regression analysis yielded an empirical equation: VO2 (ml O2/beat) = a . PVA (mmHg . ml/beat) + b, where a = 1.37 X 10(-5) and b = 0.027, which can be used to predict VO2 from PVA. A preliminary experimental study in my laboratory confirmed the validity of this empirical equation.","author":[{"dropping-particle":"","family":"Suga","given":"H","non-dropping-particle":"","parse-names":false,"suffix":""}],"container-title":"The American journal of physiology","id":"ITEM-1","issue":"3","issued":{"date-parts":[["1979","3"]]},"language":"eng","page":"H498-505","publisher-place":"United States","title":"Total mechanical energy of a ventricle model and cardiac oxygen consumption.","type":"article-journal","volume":"236"},"uris":["http://www.mendeley.com/documents/?uuid=3b80afa6-86a3-48a5-a118-17719965859e"]},{"id":"ITEM-2","itemData":{"DOI":"10.1161/CIRCEP.118.007224","ISSN":"1941-3084 (Electronic)","PMID":"31023060","abstract":"BACKGROUND: The interaction between regional left ventricular (LV) myocardial work  and metabolism in remodeled hearts has not yet been well established. Our aim was to investigate the effect of inhomogeneous LV work distribution on regional metabolism and remodeling in our animal model with reversible dyssynchrony due to pacing. METHODS: In 12 sheep, 8 weeks of right atrial and right ventricular free wall (DDD) pacing lead to LV dilatation, a thinned septum, and thickened lateral wall. Left bundle branch block-like dyssynchrony caused by DDD pacing could be acutely reverted by right atrial pacing (AAI) only. Invasive hemodynamics and echocardiography were used to assess regional work by stress-strain loop area and compared with regional glucose metabolism measured by (18)F-fluorodeoxyglucose positron emission tomography with and without improved spatial resolution by motion and anatomy correction on gated reconstructions. RESULTS: Glucose metabolism by positron emission tomography with anatomic correction on gated positron emission tomography reconstruction showed a different regional distribution than with clinical reconstructions and correlated best and significantly with regional myocardial work. At baseline, work was homogeneously distributed with normal conduction (AAI pacing), whereas during dyssynchrony (DDD pacing), the lateral wall was more loaded, and the septum was unloaded. After 8 weeks of remodeling under DDD pacing, however, an almost homogeneous work distribution was found with DDD pacing, whereas with AAI pacing, the thin septum showed exaggerated loading and the lateral walls a low load. Our experimental observations were confirmed in 5 patient responders to cardiac resynchronization therapy. CONCLUSIONS: Regional LV glucose metabolism closely correlates with regional work. Our data indicate that regionally different LV remodeling after exposure to inhomogeneous loading conditions, such as during LV dyssynchrony, is an adaptive process that helps to equilibrate work distribution. Correction of the inhomogeneous loading conditions, such as during cardiac resynchronization therapy, then triggers a reverse LV remodeling through the same mechanism.","author":[{"dropping-particle":"","family":"Duchenne","given":"Jürgen","non-dropping-particle":"","parse-names":false,"suffix":""},{"dropping-particle":"","family":"Turco","given":"Anna","non-dropping-particle":"","parse-names":false,"suffix":""},{"dropping-particle":"","family":"Ünlü","given":"Serkan","non-dropping-particle":"","parse-names":false,"suffix":""},{"dropping-particle":"","family":"Pagourelias","given":"Efstathios D","non-dropping-particle":"","parse-names":false,"suffix":""},{"dropping-particle":"","family":"Vunckx","given":"Kathleen","non-dropping-particle":"","parse-names":false,"suffix":""},{"dropping-particle":"","family":"Degtiarova","given":"Ganna","non-dropping-particle":"","parse-names":false,"suffix":""},{"dropping-particle":"","family":"Bézy","given":"Stéphanie","non-dropping-particle":"","parse-names":false,"suffix":""},{"dropping-particle":"","family":"Cvijic","given":"Marta","non-dropping-particle":"","parse-names":false,"suffix":""},{"dropping-particle":"","family":"Nuyts","given":"Johan","non-dropping-particle":"","parse-names":false,"suffix":""},{"dropping-particle":"","family":"Claus","given":"Piet","non-dropping-particle":"","parse-names":false,"suffix":""},{"dropping-particle":"","family":"Rega","given":"Filip","non-dropping-particle":"","parse-names":false,"suffix":""},{"dropping-particle":"","family":"Gheysens","given":"Olivier","non-dropping-particle":"","parse-names":false,"suffix":""},{"dropping-particle":"","family":"Voigt","given":"Jens-Uwe","non-dropping-particle":"","parse-names":false,"suffix":""}],"container-title":"Circulation. Arrhythmia and electrophysiology","id":"ITEM-2","issue":"5","issued":{"date-parts":[["2019","5"]]},"language":"eng","page":"e007224","publisher-place":"United States","title":"Left Ventricular Remodeling Results in Homogenization of Myocardial Work  Distribution.","type":"article-journal","volume":"12"},"uris":["http://www.mendeley.com/documents/?uuid=45864d39-d074-4134-b1f1-b22bbba34d73"]},{"id":"ITEM-3","itemData":{"DOI":"10.1016/j.echo.2020.05.004","ISSN":"1097-6795 (Electronic)","PMID":"32591249","author":[{"dropping-particle":"","family":"Chan","given":"Jonathan","non-dropping-particle":"","parse-names":false,"suffix":""},{"dropping-particle":"","family":"Edwards","given":"Natalie F A","non-dropping-particle":"","parse-names":false,"suffix":""},{"dropping-particle":"","family":"Scalia","given":"Gregory M","non-dropping-particle":"","parse-names":false,"suffix":""},{"dropping-particle":"","family":"Khandheria","given":"Bijoy K","non-dropping-particle":"","parse-names":false,"suffix":""}],"container-title":"Journal of the American Society of Echocardiography : official publication of the  American Society of Echocardiography","id":"ITEM-3","issue":"10","issued":{"date-parts":[["2020","10"]]},"language":"eng","page":"1209-1211","publisher-place":"United States","title":"Myocardial Work: A New Type of Strain Imaging?","type":"article","volume":"33"},"uris":["http://www.mendeley.com/documents/?uuid=e816d3fb-f416-4ef0-9c1b-c381bc0bca73"]}],"mendeley":{"formattedCitation":"[75]–[77]","plainTextFormattedCitation":"[75]–[77]","previouslyFormattedCitation":"[75]–[77]"},"properties":{"noteIndex":0},"schema":"https://github.com/citation-style-language/schema/raw/master/csl-citation.json"}</w:instrText>
      </w:r>
      <w:r w:rsidRPr="0018770A">
        <w:rPr>
          <w:rFonts w:ascii="Times New Roman" w:eastAsia="Times New Roman" w:hAnsi="Times New Roman" w:cs="Times New Roman"/>
          <w:color w:val="000000" w:themeColor="text1"/>
          <w:sz w:val="24"/>
          <w:szCs w:val="24"/>
        </w:rPr>
        <w:fldChar w:fldCharType="separate"/>
      </w:r>
      <w:r w:rsidR="00E220C9" w:rsidRPr="00E220C9">
        <w:rPr>
          <w:rFonts w:ascii="Times New Roman" w:eastAsia="Times New Roman" w:hAnsi="Times New Roman" w:cs="Times New Roman"/>
          <w:noProof/>
          <w:color w:val="000000" w:themeColor="text1"/>
          <w:sz w:val="24"/>
          <w:szCs w:val="24"/>
        </w:rPr>
        <w:t>[75]–[77]</w:t>
      </w:r>
      <w:r w:rsidRPr="0018770A">
        <w:rPr>
          <w:rFonts w:ascii="Times New Roman" w:eastAsia="Times New Roman" w:hAnsi="Times New Roman" w:cs="Times New Roman"/>
          <w:color w:val="000000" w:themeColor="text1"/>
          <w:sz w:val="24"/>
          <w:szCs w:val="24"/>
        </w:rPr>
        <w:fldChar w:fldCharType="end"/>
      </w:r>
      <w:r w:rsidRPr="0018770A">
        <w:rPr>
          <w:rFonts w:ascii="Times New Roman" w:eastAsia="Times New Roman" w:hAnsi="Times New Roman" w:cs="Times New Roman"/>
          <w:color w:val="000000" w:themeColor="text1"/>
          <w:sz w:val="24"/>
          <w:szCs w:val="24"/>
        </w:rPr>
        <w:t xml:space="preserve">. </w:t>
      </w:r>
      <w:r w:rsidR="00542BC2">
        <w:rPr>
          <w:rFonts w:ascii="Times New Roman" w:eastAsia="Times New Roman" w:hAnsi="Times New Roman" w:cs="Times New Roman"/>
          <w:color w:val="000000" w:themeColor="text1"/>
          <w:sz w:val="24"/>
          <w:szCs w:val="24"/>
        </w:rPr>
        <w:t>L</w:t>
      </w:r>
      <w:r w:rsidRPr="0018770A">
        <w:rPr>
          <w:rFonts w:ascii="Times New Roman" w:eastAsia="Times New Roman" w:hAnsi="Times New Roman" w:cs="Times New Roman"/>
          <w:color w:val="000000" w:themeColor="text1"/>
          <w:sz w:val="24"/>
          <w:szCs w:val="24"/>
        </w:rPr>
        <w:t xml:space="preserve">ocal </w:t>
      </w:r>
      <w:r w:rsidR="008260B9">
        <w:rPr>
          <w:rFonts w:ascii="Times New Roman" w:eastAsia="Times New Roman" w:hAnsi="Times New Roman" w:cs="Times New Roman"/>
          <w:color w:val="000000" w:themeColor="text1"/>
          <w:sz w:val="24"/>
          <w:szCs w:val="24"/>
        </w:rPr>
        <w:t>myofiber</w:t>
      </w:r>
      <w:r w:rsidR="008260B9" w:rsidRPr="0018770A">
        <w:rPr>
          <w:rFonts w:ascii="Times New Roman" w:eastAsia="Times New Roman" w:hAnsi="Times New Roman" w:cs="Times New Roman"/>
          <w:color w:val="000000" w:themeColor="text1"/>
          <w:sz w:val="24"/>
          <w:szCs w:val="24"/>
        </w:rPr>
        <w:t xml:space="preserve"> </w:t>
      </w:r>
      <w:r w:rsidRPr="0018770A">
        <w:rPr>
          <w:rFonts w:ascii="Times New Roman" w:eastAsia="Times New Roman" w:hAnsi="Times New Roman" w:cs="Times New Roman"/>
          <w:color w:val="000000" w:themeColor="text1"/>
          <w:sz w:val="24"/>
          <w:szCs w:val="24"/>
        </w:rPr>
        <w:t xml:space="preserve">work density </w:t>
      </w:r>
      <m:oMath>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W</m:t>
            </m:r>
          </m:e>
          <m:sub>
            <m:r>
              <w:rPr>
                <w:rFonts w:ascii="Cambria Math" w:eastAsia="Times New Roman" w:hAnsi="Cambria Math" w:cs="Times New Roman"/>
                <w:color w:val="000000" w:themeColor="text1"/>
                <w:sz w:val="24"/>
                <w:szCs w:val="24"/>
              </w:rPr>
              <m:t>f</m:t>
            </m:r>
          </m:sub>
        </m:sSub>
        <m:r>
          <w:rPr>
            <w:rFonts w:ascii="Cambria Math" w:eastAsia="Times New Roman" w:hAnsi="Cambria Math" w:cs="Times New Roman"/>
            <w:color w:val="000000" w:themeColor="text1"/>
            <w:sz w:val="24"/>
            <w:szCs w:val="24"/>
          </w:rPr>
          <m:t xml:space="preserve"> </m:t>
        </m:r>
      </m:oMath>
      <w:r w:rsidR="00542BC2">
        <w:rPr>
          <w:rFonts w:ascii="Times New Roman" w:eastAsia="Times New Roman" w:hAnsi="Times New Roman" w:cs="Times New Roman"/>
          <w:color w:val="000000" w:themeColor="text1"/>
          <w:sz w:val="24"/>
          <w:szCs w:val="24"/>
        </w:rPr>
        <w:t>is</w:t>
      </w:r>
      <w:r w:rsidR="00542BC2" w:rsidRPr="0018770A">
        <w:rPr>
          <w:rFonts w:ascii="Times New Roman" w:eastAsia="Times New Roman" w:hAnsi="Times New Roman" w:cs="Times New Roman"/>
          <w:color w:val="000000" w:themeColor="text1"/>
          <w:sz w:val="24"/>
          <w:szCs w:val="24"/>
        </w:rPr>
        <w:t xml:space="preserve"> </w:t>
      </w:r>
      <w:r w:rsidRPr="0018770A">
        <w:rPr>
          <w:rFonts w:ascii="Times New Roman" w:eastAsia="Times New Roman" w:hAnsi="Times New Roman" w:cs="Times New Roman"/>
          <w:color w:val="000000" w:themeColor="text1"/>
          <w:sz w:val="24"/>
          <w:szCs w:val="24"/>
        </w:rPr>
        <w:t xml:space="preserve">determined from the area in the average </w:t>
      </w:r>
      <w:r w:rsidR="00542BC2">
        <w:rPr>
          <w:rFonts w:ascii="Times New Roman" w:eastAsia="Times New Roman" w:hAnsi="Times New Roman" w:cs="Times New Roman"/>
          <w:color w:val="000000" w:themeColor="text1"/>
          <w:sz w:val="24"/>
          <w:szCs w:val="24"/>
        </w:rPr>
        <w:t>myo</w:t>
      </w:r>
      <w:r w:rsidRPr="0018770A">
        <w:rPr>
          <w:rFonts w:ascii="Times New Roman" w:eastAsia="Times New Roman" w:hAnsi="Times New Roman" w:cs="Times New Roman"/>
          <w:color w:val="000000" w:themeColor="text1"/>
          <w:sz w:val="24"/>
          <w:szCs w:val="24"/>
        </w:rPr>
        <w:t>fiber stress-strain loop</w:t>
      </w:r>
      <w:r w:rsidR="00201CDB" w:rsidRPr="0018770A">
        <w:rPr>
          <w:rFonts w:ascii="Times New Roman" w:eastAsia="Times New Roman" w:hAnsi="Times New Roman" w:cs="Times New Roman"/>
          <w:color w:val="000000" w:themeColor="text1"/>
          <w:sz w:val="24"/>
          <w:szCs w:val="24"/>
        </w:rPr>
        <w:t xml:space="preserve"> (</w:t>
      </w:r>
      <w:r w:rsidR="002E0E79">
        <w:rPr>
          <w:rFonts w:ascii="Times New Roman" w:eastAsia="Times New Roman" w:hAnsi="Times New Roman" w:cs="Times New Roman"/>
          <w:b/>
          <w:color w:val="000000" w:themeColor="text1"/>
          <w:sz w:val="24"/>
          <w:szCs w:val="24"/>
        </w:rPr>
        <w:t>Fig 6</w:t>
      </w:r>
      <w:r w:rsidR="00201CDB" w:rsidRPr="0018770A">
        <w:rPr>
          <w:rFonts w:ascii="Times New Roman" w:eastAsia="Times New Roman" w:hAnsi="Times New Roman" w:cs="Times New Roman"/>
          <w:color w:val="000000" w:themeColor="text1"/>
          <w:sz w:val="24"/>
          <w:szCs w:val="24"/>
        </w:rPr>
        <w:t>)</w:t>
      </w:r>
      <w:r w:rsidRPr="0018770A">
        <w:rPr>
          <w:rFonts w:ascii="Times New Roman" w:eastAsia="Times New Roman" w:hAnsi="Times New Roman" w:cs="Times New Roman"/>
          <w:color w:val="000000" w:themeColor="text1"/>
          <w:sz w:val="24"/>
          <w:szCs w:val="24"/>
        </w:rPr>
        <w:t>.</w:t>
      </w:r>
      <w:r w:rsidR="00664EAF">
        <w:rPr>
          <w:rFonts w:ascii="Times New Roman" w:eastAsia="Times New Roman" w:hAnsi="Times New Roman" w:cs="Times New Roman"/>
          <w:iCs/>
          <w:color w:val="000000" w:themeColor="text1"/>
          <w:sz w:val="24"/>
          <w:szCs w:val="24"/>
        </w:rPr>
        <w:t xml:space="preserve"> </w:t>
      </w:r>
      <w:r w:rsidR="00DB6979">
        <w:rPr>
          <w:rFonts w:ascii="Times New Roman" w:eastAsia="Times New Roman" w:hAnsi="Times New Roman" w:cs="Times New Roman"/>
          <w:iCs/>
          <w:color w:val="000000" w:themeColor="text1"/>
          <w:sz w:val="24"/>
          <w:szCs w:val="24"/>
        </w:rPr>
        <w:t xml:space="preserve">Without consideration of myofiber disarray, </w:t>
      </w:r>
      <w:r w:rsidR="00DB6979">
        <w:rPr>
          <w:rFonts w:ascii="Times New Roman" w:eastAsia="Times New Roman" w:hAnsi="Times New Roman" w:cs="Times New Roman"/>
          <w:color w:val="000000" w:themeColor="text1"/>
          <w:sz w:val="24"/>
          <w:szCs w:val="24"/>
        </w:rPr>
        <w:t>o</w:t>
      </w:r>
      <w:r w:rsidR="00BD41C4">
        <w:rPr>
          <w:rFonts w:ascii="Times New Roman" w:eastAsia="Times New Roman" w:hAnsi="Times New Roman" w:cs="Times New Roman"/>
          <w:color w:val="000000" w:themeColor="text1"/>
          <w:sz w:val="24"/>
          <w:szCs w:val="24"/>
        </w:rPr>
        <w:t>ur analysis shows that the</w:t>
      </w:r>
      <w:r w:rsidR="00514A2B">
        <w:rPr>
          <w:rFonts w:ascii="Times New Roman" w:eastAsia="Times New Roman" w:hAnsi="Times New Roman" w:cs="Times New Roman"/>
          <w:color w:val="000000" w:themeColor="text1"/>
          <w:sz w:val="24"/>
          <w:szCs w:val="24"/>
        </w:rPr>
        <w:t xml:space="preserve"> control subject ha</w:t>
      </w:r>
      <w:r w:rsidR="00BD41C4">
        <w:rPr>
          <w:rFonts w:ascii="Times New Roman" w:eastAsia="Times New Roman" w:hAnsi="Times New Roman" w:cs="Times New Roman"/>
          <w:color w:val="000000" w:themeColor="text1"/>
          <w:sz w:val="24"/>
          <w:szCs w:val="24"/>
        </w:rPr>
        <w:t>s</w:t>
      </w:r>
      <w:r w:rsidR="00514A2B">
        <w:rPr>
          <w:rFonts w:ascii="Times New Roman" w:eastAsia="Times New Roman" w:hAnsi="Times New Roman" w:cs="Times New Roman"/>
          <w:color w:val="000000" w:themeColor="text1"/>
          <w:sz w:val="24"/>
          <w:szCs w:val="24"/>
        </w:rPr>
        <w:t xml:space="preserve"> the highest </w:t>
      </w:r>
      <w:r w:rsidR="002E0E79">
        <w:rPr>
          <w:rFonts w:ascii="Times New Roman" w:eastAsia="Times New Roman" w:hAnsi="Times New Roman" w:cs="Times New Roman"/>
          <w:color w:val="000000" w:themeColor="text1"/>
          <w:sz w:val="24"/>
          <w:szCs w:val="24"/>
        </w:rPr>
        <w:t xml:space="preserve">mean </w:t>
      </w:r>
      <m:oMath>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W</m:t>
            </m:r>
          </m:e>
          <m:sub>
            <m:r>
              <w:rPr>
                <w:rFonts w:ascii="Cambria Math" w:eastAsia="Times New Roman" w:hAnsi="Cambria Math" w:cs="Times New Roman"/>
                <w:color w:val="000000" w:themeColor="text1"/>
                <w:sz w:val="24"/>
                <w:szCs w:val="24"/>
              </w:rPr>
              <m:t>f</m:t>
            </m:r>
          </m:sub>
        </m:sSub>
        <m:r>
          <w:rPr>
            <w:rFonts w:ascii="Cambria Math" w:eastAsia="Times New Roman" w:hAnsi="Cambria Math" w:cs="Times New Roman"/>
            <w:color w:val="000000" w:themeColor="text1"/>
            <w:sz w:val="24"/>
            <w:szCs w:val="24"/>
          </w:rPr>
          <m:t xml:space="preserve"> </m:t>
        </m:r>
      </m:oMath>
      <w:r w:rsidR="002E0E79">
        <w:rPr>
          <w:rFonts w:ascii="Times New Roman" w:eastAsia="Times New Roman" w:hAnsi="Times New Roman" w:cs="Times New Roman"/>
          <w:color w:val="000000" w:themeColor="text1"/>
          <w:sz w:val="24"/>
          <w:szCs w:val="24"/>
        </w:rPr>
        <w:t>(87.8</w:t>
      </w:r>
      <w:r w:rsidR="00E71D85">
        <w:rPr>
          <w:rFonts w:ascii="Times New Roman" w:eastAsia="Times New Roman" w:hAnsi="Times New Roman" w:cs="Times New Roman"/>
          <w:color w:val="000000" w:themeColor="text1"/>
          <w:sz w:val="24"/>
          <w:szCs w:val="24"/>
        </w:rPr>
        <w:t xml:space="preserve"> </w:t>
      </w:r>
      <w:r w:rsidR="002E0E79">
        <w:rPr>
          <w:rFonts w:ascii="Times New Roman" w:eastAsia="Times New Roman" w:hAnsi="Times New Roman" w:cs="Times New Roman"/>
          <w:color w:val="000000" w:themeColor="text1"/>
          <w:sz w:val="24"/>
          <w:szCs w:val="24"/>
        </w:rPr>
        <w:t>mmHg)</w:t>
      </w:r>
      <w:r w:rsidR="00514A2B">
        <w:rPr>
          <w:rFonts w:ascii="Times New Roman" w:eastAsia="Times New Roman" w:hAnsi="Times New Roman" w:cs="Times New Roman"/>
          <w:color w:val="000000" w:themeColor="text1"/>
          <w:sz w:val="24"/>
          <w:szCs w:val="24"/>
        </w:rPr>
        <w:t>, followed by the non-obstructive HCM subject (</w:t>
      </w:r>
      <w:r w:rsidR="004F2A3A">
        <w:rPr>
          <w:rFonts w:ascii="Times New Roman" w:eastAsia="Times New Roman" w:hAnsi="Times New Roman" w:cs="Times New Roman"/>
          <w:color w:val="000000" w:themeColor="text1"/>
          <w:sz w:val="24"/>
          <w:szCs w:val="24"/>
        </w:rPr>
        <w:t>86.4mmHg</w:t>
      </w:r>
      <w:r w:rsidR="00514A2B">
        <w:rPr>
          <w:rFonts w:ascii="Times New Roman" w:eastAsia="Times New Roman" w:hAnsi="Times New Roman" w:cs="Times New Roman"/>
          <w:color w:val="000000" w:themeColor="text1"/>
          <w:sz w:val="24"/>
          <w:szCs w:val="24"/>
        </w:rPr>
        <w:t xml:space="preserve">), </w:t>
      </w:r>
      <w:r w:rsidR="002E0E79">
        <w:rPr>
          <w:rFonts w:ascii="Times New Roman" w:eastAsia="Times New Roman" w:hAnsi="Times New Roman" w:cs="Times New Roman"/>
          <w:color w:val="000000" w:themeColor="text1"/>
          <w:sz w:val="24"/>
          <w:szCs w:val="24"/>
        </w:rPr>
        <w:t xml:space="preserve">and </w:t>
      </w:r>
      <w:r w:rsidR="00514A2B">
        <w:rPr>
          <w:rFonts w:ascii="Times New Roman" w:eastAsia="Times New Roman" w:hAnsi="Times New Roman" w:cs="Times New Roman"/>
          <w:color w:val="000000" w:themeColor="text1"/>
          <w:sz w:val="24"/>
          <w:szCs w:val="24"/>
        </w:rPr>
        <w:t xml:space="preserve">the obstructive HCM subject </w:t>
      </w:r>
      <w:r w:rsidR="002E0E79">
        <w:rPr>
          <w:rFonts w:ascii="Times New Roman" w:eastAsia="Times New Roman" w:hAnsi="Times New Roman" w:cs="Times New Roman"/>
          <w:color w:val="000000" w:themeColor="text1"/>
          <w:sz w:val="24"/>
          <w:szCs w:val="24"/>
        </w:rPr>
        <w:t>(47.2</w:t>
      </w:r>
      <w:r w:rsidR="00E71D85">
        <w:rPr>
          <w:rFonts w:ascii="Times New Roman" w:eastAsia="Times New Roman" w:hAnsi="Times New Roman" w:cs="Times New Roman"/>
          <w:color w:val="000000" w:themeColor="text1"/>
          <w:sz w:val="24"/>
          <w:szCs w:val="24"/>
        </w:rPr>
        <w:t xml:space="preserve"> </w:t>
      </w:r>
      <w:r w:rsidR="002E0E79">
        <w:rPr>
          <w:rFonts w:ascii="Times New Roman" w:eastAsia="Times New Roman" w:hAnsi="Times New Roman" w:cs="Times New Roman"/>
          <w:color w:val="000000" w:themeColor="text1"/>
          <w:sz w:val="24"/>
          <w:szCs w:val="24"/>
        </w:rPr>
        <w:t xml:space="preserve">mmHg). </w:t>
      </w:r>
      <w:r w:rsidR="00DB6979">
        <w:rPr>
          <w:rFonts w:ascii="Times New Roman" w:eastAsia="Times New Roman" w:hAnsi="Times New Roman" w:cs="Times New Roman"/>
          <w:color w:val="000000" w:themeColor="text1"/>
          <w:sz w:val="24"/>
          <w:szCs w:val="24"/>
        </w:rPr>
        <w:t xml:space="preserve"> With disarray where cardiac muscles are oriented in other directions other than the mean myofiber direction, </w:t>
      </w:r>
      <m:oMath>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W</m:t>
            </m:r>
          </m:e>
          <m:sub>
            <m:r>
              <w:rPr>
                <w:rFonts w:ascii="Cambria Math" w:eastAsia="Times New Roman" w:hAnsi="Cambria Math" w:cs="Times New Roman"/>
                <w:color w:val="000000" w:themeColor="text1"/>
                <w:sz w:val="24"/>
                <w:szCs w:val="24"/>
              </w:rPr>
              <m:t>f</m:t>
            </m:r>
          </m:sub>
        </m:sSub>
      </m:oMath>
      <w:r w:rsidR="00DB6979">
        <w:rPr>
          <w:rFonts w:ascii="Times New Roman" w:eastAsia="Times New Roman" w:hAnsi="Times New Roman" w:cs="Times New Roman"/>
          <w:iCs/>
          <w:color w:val="000000" w:themeColor="text1"/>
          <w:sz w:val="24"/>
          <w:szCs w:val="24"/>
        </w:rPr>
        <w:t xml:space="preserve"> decreases with increasing degree of myofiber disarray in both HCM subjects (</w:t>
      </w:r>
      <w:r w:rsidR="00DB6979">
        <w:rPr>
          <w:rFonts w:ascii="Times New Roman" w:eastAsia="Times New Roman" w:hAnsi="Times New Roman" w:cs="Times New Roman"/>
          <w:b/>
          <w:iCs/>
          <w:color w:val="000000" w:themeColor="text1"/>
          <w:sz w:val="24"/>
          <w:szCs w:val="24"/>
        </w:rPr>
        <w:t>Fig 8</w:t>
      </w:r>
      <w:r w:rsidR="00DB6979">
        <w:rPr>
          <w:rFonts w:ascii="Times New Roman" w:eastAsia="Times New Roman" w:hAnsi="Times New Roman" w:cs="Times New Roman"/>
          <w:iCs/>
          <w:color w:val="000000" w:themeColor="text1"/>
          <w:sz w:val="24"/>
          <w:szCs w:val="24"/>
        </w:rPr>
        <w:t xml:space="preserve">). </w:t>
      </w:r>
      <w:r w:rsidR="00514A2B">
        <w:rPr>
          <w:rFonts w:ascii="Times New Roman" w:eastAsia="Times New Roman" w:hAnsi="Times New Roman" w:cs="Times New Roman"/>
          <w:iCs/>
          <w:color w:val="000000" w:themeColor="text1"/>
          <w:sz w:val="24"/>
          <w:szCs w:val="24"/>
        </w:rPr>
        <w:t>The</w:t>
      </w:r>
      <w:r w:rsidR="00DB6979">
        <w:rPr>
          <w:rFonts w:ascii="Times New Roman" w:eastAsia="Times New Roman" w:hAnsi="Times New Roman" w:cs="Times New Roman"/>
          <w:iCs/>
          <w:color w:val="000000" w:themeColor="text1"/>
          <w:sz w:val="24"/>
          <w:szCs w:val="24"/>
        </w:rPr>
        <w:t>se</w:t>
      </w:r>
      <w:r w:rsidR="00E71D85" w:rsidRPr="00E71D85">
        <w:rPr>
          <w:rFonts w:ascii="Times New Roman" w:eastAsia="Times New Roman" w:hAnsi="Times New Roman" w:cs="Times New Roman"/>
          <w:iCs/>
          <w:color w:val="000000" w:themeColor="text1"/>
          <w:sz w:val="24"/>
          <w:szCs w:val="24"/>
        </w:rPr>
        <w:t xml:space="preserve"> result</w:t>
      </w:r>
      <w:r w:rsidR="00DB6979">
        <w:rPr>
          <w:rFonts w:ascii="Times New Roman" w:eastAsia="Times New Roman" w:hAnsi="Times New Roman" w:cs="Times New Roman"/>
          <w:iCs/>
          <w:color w:val="000000" w:themeColor="text1"/>
          <w:sz w:val="24"/>
          <w:szCs w:val="24"/>
        </w:rPr>
        <w:t>s</w:t>
      </w:r>
      <w:r w:rsidR="00E71D85" w:rsidRPr="00E71D85">
        <w:rPr>
          <w:rFonts w:ascii="Times New Roman" w:eastAsia="Times New Roman" w:hAnsi="Times New Roman" w:cs="Times New Roman"/>
          <w:iCs/>
          <w:color w:val="000000" w:themeColor="text1"/>
          <w:sz w:val="24"/>
          <w:szCs w:val="24"/>
        </w:rPr>
        <w:t xml:space="preserve"> showing a </w:t>
      </w:r>
      <w:r w:rsidR="00DB6979">
        <w:rPr>
          <w:rFonts w:ascii="Times New Roman" w:eastAsia="Times New Roman" w:hAnsi="Times New Roman" w:cs="Times New Roman"/>
          <w:iCs/>
          <w:color w:val="000000" w:themeColor="text1"/>
          <w:sz w:val="24"/>
          <w:szCs w:val="24"/>
        </w:rPr>
        <w:t xml:space="preserve">lower </w:t>
      </w:r>
      <m:oMath>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W</m:t>
            </m:r>
          </m:e>
          <m:sub>
            <m:r>
              <w:rPr>
                <w:rFonts w:ascii="Cambria Math" w:eastAsia="Times New Roman" w:hAnsi="Cambria Math" w:cs="Times New Roman"/>
                <w:color w:val="000000" w:themeColor="text1"/>
                <w:sz w:val="24"/>
                <w:szCs w:val="24"/>
              </w:rPr>
              <m:t>f</m:t>
            </m:r>
          </m:sub>
        </m:sSub>
      </m:oMath>
      <w:r w:rsidR="00E71D85" w:rsidRPr="00E71D85">
        <w:rPr>
          <w:rFonts w:ascii="Times New Roman" w:eastAsia="Times New Roman" w:hAnsi="Times New Roman" w:cs="Times New Roman"/>
          <w:iCs/>
          <w:color w:val="000000" w:themeColor="text1"/>
          <w:sz w:val="24"/>
          <w:szCs w:val="24"/>
        </w:rPr>
        <w:t xml:space="preserve"> in </w:t>
      </w:r>
      <w:r w:rsidR="00DB6979">
        <w:rPr>
          <w:rFonts w:ascii="Times New Roman" w:eastAsia="Times New Roman" w:hAnsi="Times New Roman" w:cs="Times New Roman"/>
          <w:iCs/>
          <w:color w:val="000000" w:themeColor="text1"/>
          <w:sz w:val="24"/>
          <w:szCs w:val="24"/>
        </w:rPr>
        <w:t xml:space="preserve">the </w:t>
      </w:r>
      <w:r w:rsidR="00DB6979" w:rsidRPr="00E71D85">
        <w:rPr>
          <w:rFonts w:ascii="Times New Roman" w:eastAsia="Times New Roman" w:hAnsi="Times New Roman" w:cs="Times New Roman"/>
          <w:iCs/>
          <w:color w:val="000000" w:themeColor="text1"/>
          <w:sz w:val="24"/>
          <w:szCs w:val="24"/>
        </w:rPr>
        <w:t>obstructive HCM</w:t>
      </w:r>
      <w:r w:rsidR="00DB6979">
        <w:rPr>
          <w:rFonts w:ascii="Times New Roman" w:eastAsia="Times New Roman" w:hAnsi="Times New Roman" w:cs="Times New Roman"/>
          <w:iCs/>
          <w:color w:val="000000" w:themeColor="text1"/>
          <w:sz w:val="24"/>
          <w:szCs w:val="24"/>
        </w:rPr>
        <w:t xml:space="preserve"> subject</w:t>
      </w:r>
      <w:r w:rsidR="00DB6979" w:rsidRPr="00E71D85">
        <w:rPr>
          <w:rFonts w:ascii="Times New Roman" w:eastAsia="Times New Roman" w:hAnsi="Times New Roman" w:cs="Times New Roman"/>
          <w:iCs/>
          <w:color w:val="000000" w:themeColor="text1"/>
          <w:sz w:val="24"/>
          <w:szCs w:val="24"/>
        </w:rPr>
        <w:t xml:space="preserve"> </w:t>
      </w:r>
      <w:r w:rsidR="00DB6979">
        <w:rPr>
          <w:rFonts w:ascii="Times New Roman" w:eastAsia="Times New Roman" w:hAnsi="Times New Roman" w:cs="Times New Roman"/>
          <w:iCs/>
          <w:color w:val="000000" w:themeColor="text1"/>
          <w:sz w:val="24"/>
          <w:szCs w:val="24"/>
        </w:rPr>
        <w:t xml:space="preserve">than the </w:t>
      </w:r>
      <w:r w:rsidR="00E71D85" w:rsidRPr="00E71D85">
        <w:rPr>
          <w:rFonts w:ascii="Times New Roman" w:eastAsia="Times New Roman" w:hAnsi="Times New Roman" w:cs="Times New Roman"/>
          <w:iCs/>
          <w:color w:val="000000" w:themeColor="text1"/>
          <w:sz w:val="24"/>
          <w:szCs w:val="24"/>
        </w:rPr>
        <w:t xml:space="preserve">non-obstructive HCM </w:t>
      </w:r>
      <w:r w:rsidR="00DB6979">
        <w:rPr>
          <w:rFonts w:ascii="Times New Roman" w:eastAsia="Times New Roman" w:hAnsi="Times New Roman" w:cs="Times New Roman"/>
          <w:iCs/>
          <w:color w:val="000000" w:themeColor="text1"/>
          <w:sz w:val="24"/>
          <w:szCs w:val="24"/>
        </w:rPr>
        <w:t xml:space="preserve">subject (and the normal) </w:t>
      </w:r>
      <w:r w:rsidR="00E71D85" w:rsidRPr="00E71D85">
        <w:rPr>
          <w:rFonts w:ascii="Times New Roman" w:eastAsia="Times New Roman" w:hAnsi="Times New Roman" w:cs="Times New Roman"/>
          <w:iCs/>
          <w:color w:val="000000" w:themeColor="text1"/>
          <w:sz w:val="24"/>
          <w:szCs w:val="24"/>
        </w:rPr>
        <w:t xml:space="preserve">is consistent with published results of </w:t>
      </w:r>
      <w:r w:rsidR="00E71D85" w:rsidRPr="00E71D85">
        <w:rPr>
          <w:rFonts w:ascii="Times New Roman" w:eastAsia="Times New Roman" w:hAnsi="Times New Roman" w:cs="Times New Roman"/>
          <w:color w:val="000000" w:themeColor="text1"/>
          <w:sz w:val="24"/>
          <w:szCs w:val="24"/>
        </w:rPr>
        <w:t>myocardial work index (pressure-strain loop area) assessed noninvasively using echocardiography and blood pressure measurement in HCM patients</w:t>
      </w:r>
      <w:r w:rsidR="00E71D85" w:rsidRPr="00E71D85">
        <w:rPr>
          <w:rFonts w:ascii="Times New Roman" w:eastAsia="Times New Roman" w:hAnsi="Times New Roman" w:cs="Times New Roman"/>
          <w:iCs/>
          <w:color w:val="000000" w:themeColor="text1"/>
          <w:sz w:val="24"/>
          <w:szCs w:val="24"/>
        </w:rPr>
        <w:t xml:space="preserve"> </w:t>
      </w:r>
      <w:r w:rsidR="00E71D85" w:rsidRPr="00E71D85">
        <w:rPr>
          <w:rFonts w:ascii="Times New Roman" w:eastAsia="Times New Roman" w:hAnsi="Times New Roman" w:cs="Times New Roman"/>
          <w:iCs/>
          <w:color w:val="000000" w:themeColor="text1"/>
          <w:sz w:val="24"/>
          <w:szCs w:val="24"/>
        </w:rPr>
        <w:fldChar w:fldCharType="begin" w:fldLock="1"/>
      </w:r>
      <w:r w:rsidR="007161F5">
        <w:rPr>
          <w:rFonts w:ascii="Times New Roman" w:eastAsia="Times New Roman" w:hAnsi="Times New Roman" w:cs="Times New Roman"/>
          <w:iCs/>
          <w:color w:val="000000" w:themeColor="text1"/>
          <w:sz w:val="24"/>
          <w:szCs w:val="24"/>
        </w:rPr>
        <w:instrText>ADDIN CSL_CITATION {"citationItems":[{"id":"ITEM-1","itemData":{"DOI":"10.1093/ehjci/jeab289.261","ISSN":"2047-2404","abstract":"Type of funding sources: None.Myocardial work is a novel dynamic non‐invasive method for assessing myocardial deformation providing incremental information to left ventricular ejection fraction (LVEF) and strain imaging. The aim of this study was to assess left ventricular myocardial work in hypertrophic cardiomyopathy (HCM) and compare patients with obstructive HCM (oHCM) and nonobstructive HCM (nHCM).Prospective assessment of HCM patients’ myocardial strain parameters with 2D speckle-tracking echocardiography, stratified according to LV segments (basal, midcavity and apical regions). Results were compared between oHCM and nHCM patients.83 patients with HCM, 60\\\\% male, 33\\\\% oHCM (with a LVOT gradient of 89 ± 60 mmHg). There was no significant difference between groups in mean age (56 ± 13 years vs. 55 ± 15 years, p = 0.719), LV mass index (186 ± 75 g/m2 vs. 158 ± 65 g/m2, p = 0.103), maximum wall thickness (21 ± 4 mm vs. 19 ± 5 mm, p = 0.425) or left ventricular ejection fraction (LVEF) (68 ± 8\\\\% vs. 67 ± 11\\\\%, p = 0.584).Regarding global work index (GWI) there was no significant difference between oHCM and nHCM (1206 ± 431 mmHg\\\\% vs. 1384 ± 437 mmHg\\\\%, p = 0.090), although oHCM patients had a significantly inferior GWI in the basal (921 ± 383 mmHg\\\\% vs. 1364 ± 419 mmHg\\\\%, p \\\\&amp;lt; 0.001) and midcavity (1049 ± 456 mmHg\\\\% vs. 1288 ± 492 mmHg\\\\%, p = 0.038) segments (Figure 1). No significant difference was noted in the apical segments (1680 ± 653 mmHg\\\\% vs. 1519 ± 770 mmHg\\\\%, p = 0.335). Myocardial work index in the basal segments showed inverse correlation with resting LVOT gradient (r=-0.242, p = 0.032) and maximum provoked LVOT gradient (r=-0.291, p = 0.010). Furthermore, patients with septal hypertrophy pattern showed significantly impaired basal myocardial work index compared with apical hypertrophy patients (1090 ± 428 mmHg\\\\% vs 1537 ± 389 mmHg\\\\%, p \\\\&amp;lt; 0.001).Global constructive work (GCW) (1443 ± 449 mmHg\\\\% vs. 1604 ± 426 mmHg\\\\%, p = 0.123) and global wasted work (GWW) (197 ± 140 mmHg\\\\% vs. 154 ± 107 mmHg\\\\%, p = 0.137) were not significantly different between groups.Global work efficiency (GWE) was significantly reduced in oHCM patients vs. nHCM (84.1 ± 7\\\\% vs. 88.3 ± 7.3\\\\%, p = 0.017), particularly in the basal (80.2 ± 11.2\\\\% vs. 88.3±.7.2\\\\%, p = 0.033) and midcavity segments (85.4 ± 9.2\\\\% vs. 90.0 ± 8.5\\\\%, p = 0.044) (Figure 2). No significant difference was noted in the apical segments (88.2 ± 9.9\\\\% vs. 87.0 ± 12\\\\%…","author":[{"dropping-particle":"","family":"Garcia Bras","given":"P","non-dropping-particle":"","parse-names":false,"suffix":""},{"dropping-particle":"","family":"Aguiar Rosa","given":"S","non-dropping-particle":"","parse-names":false,"suffix":""},{"dropping-particle":"","family":"Moura Branco","given":"L","non-dropping-particle":"","parse-names":false,"suffix":""},{"dropping-particle":"","family":"Galrinho","given":"A","non-dropping-particle":"","parse-names":false,"suffix":""},{"dropping-particle":"","family":"Cardoso","given":"I","non-dropping-particle":"","parse-names":false,"suffix":""},{"dropping-particle":"","family":"Valentim Goncalves","given":"A","non-dropping-particle":"","parse-names":false,"suffix":""},{"dropping-particle":"","family":"Selas","given":"M","non-dropping-particle":"","parse-names":false,"suffix":""},{"dropping-particle":"","family":"Silva","given":"F","non-dropping-particle":"","parse-names":false,"suffix":""},{"dropping-particle":"","family":"Castelo","given":"A","non-dropping-particle":"","parse-names":false,"suffix":""},{"dropping-particle":"","family":"Ferreira","given":"V","non-dropping-particle":"","parse-names":false,"suffix":""},{"dropping-particle":"","family":"Ferreira","given":"R","non-dropping-particle":"","parse-names":false,"suffix":""}],"container-title":"European Heart Journal - Cardiovascular Imaging","id":"ITEM-1","issue":"Supplement_1","issued":{"date-parts":[["2022"]]},"note":"jeab289.261","title":"Assessment of myocardial work: a promising tool in obstructive and nonobstructive hypertrophic cardiomyopathy","type":"article-journal","volume":"23"},"uris":["http://www.mendeley.com/documents/?uuid=8c9c2368-a659-4489-932c-16fddc630f20"]},{"id":"ITEM-2","itemData":{"DOI":"10.1093/ehjci/jeab289.276","ISSN":"2047-2404","abstract":"Type of funding sources: Other. Main funding source(s): DFGHypertrophic cardiomyopathy (HCM) is the most common genetic cardiac disease. Alcohol septal ablation (PTSMA) is an established treatment option for patients with intracavitary obstruction. In non-obstructive patients, measurement of myocardial work (MW) using pressure strain loops was introduced as a new non-invasive tool to estimate myocardial performance.In this preliminary study, we compared global constructive work (GCW) and global wasted work (GWW) as well as the respective values for the septal- and lateral-basal segments in HOCM after successful PTSMA and non-obstructive HCM.We included 12 patients (4 women, mean age 59.1 ± 17.6 years) with non-obstructive (maximal left ventricular gradient &amp;lt;30 mmHg; mean 10.6 ± 6.2 mmHg) HCM. 7 (58%) patients (subgroup A) had successful gradient reduction by PTSMA ≥3 months before analysis, whereas 5 patients had non-obstructive HCM (subgroup B). Using echocardiographic measurements of longitudinal strain and non-invasive measurements of peripheral- and calculated (PWA) central blood pressure (BP) as left ventricular systolic pressure (LVSP), we estimated and compared GCW and GWW as well as constructive work (CW) and wasted work (WW) of septal-basal and lateral-basal segments.In subgroup B, NTproBNP was significant higher than in subgroup A (2050 ± 1957 vs. 552 ± 845 pg/ml; p &amp;lt; 0.05). There were no differences between both subgroups in maximal septal thickness (20.7 ± 2.9 mm (A) vs. 22.2 ± 3.6 mm) and left atrial volume (91.6 ± 33.0 (A) vs. 114.0 ± 49.8 ml (B)). Using the measured peripheral BP as LVSP, GCW (1653 ± 347 (A) mmHg% vs 1641 ± 698mmHg%) and GWW (171 ± 89mmHg% (A) vs. 200 ± 126 mmHg%) showed no differences between both subgroups. Compared to published data of a healthy population, values of GCW were lower and values of GWW higher in HCM. Comparison in segmental analysis in subgroup A showed lower CW in septal-basal than in lateral-basal segments (1032 ± 385mmHg% vs. 1929 ± 699 mmHg%). In the subgroup B the finding was the same pattern (1024 ± 504mmHg% vs. 2301 ± 1069 mmHg%). In contrast, WW showed no difference between basal-septal and lateral-basal segments in both subgroups.Our preliminary data show decreased GCW and increased GWW in HCM patients without obstruction at rest. As expected, we found lower CW in septal-basal segments than lateral-basal in patients after PTSMA with basal-septal-induced therapeutic infarction. Surprisingly,…","author":[{"dropping-particle":"","family":"Batzner","given":"A","non-dropping-particle":"","parse-names":false,"suffix":""},{"dropping-particle":"","family":"Seggewiss","given":"H","non-dropping-particle":"","parse-names":false,"suffix":""},{"dropping-particle":"","family":"Hahn","given":"P","non-dropping-particle":"","parse-names":false,"suffix":""},{"dropping-particle":"","family":"Sahiti","given":"F","non-dropping-particle":"","parse-names":false,"suffix":""},{"dropping-particle":"","family":"Maack","given":"C","non-dropping-particle":"","parse-names":false,"suffix":""},{"dropping-particle":"","family":"Gerull","given":"B","non-dropping-particle":"","parse-names":false,"suffix":""},{"dropping-particle":"","family":"Stoerk","given":"S","non-dropping-particle":"","parse-names":false,"suffix":""},{"dropping-particle":"","family":"Morbach","given":"C","non-dropping-particle":"","parse-names":false,"suffix":""}],"container-title":"European Heart Journal - Cardiovascular Imaging","id":"ITEM-2","issue":"Supplement_1","issued":{"date-parts":[["2022","2","1"]]},"page":"jeab289.276","title":"Myocardial work in hypertrophic cardiomyopathy - a new non-invasive parameter for segmental myocardial function?","type":"article-journal","volume":"23"},"uris":["http://www.mendeley.com/documents/?uuid=8fce3f85-a753-42b7-8aed-cdefe8abe8e4"]}],"mendeley":{"formattedCitation":"[78], [79]","plainTextFormattedCitation":"[78], [79]","previouslyFormattedCitation":"[78], [79]"},"properties":{"noteIndex":0},"schema":"https://github.com/citation-style-language/schema/raw/master/csl-citation.json"}</w:instrText>
      </w:r>
      <w:r w:rsidR="00E71D85" w:rsidRPr="00E71D85">
        <w:rPr>
          <w:rFonts w:ascii="Times New Roman" w:eastAsia="Times New Roman" w:hAnsi="Times New Roman" w:cs="Times New Roman"/>
          <w:iCs/>
          <w:color w:val="000000" w:themeColor="text1"/>
          <w:sz w:val="24"/>
          <w:szCs w:val="24"/>
        </w:rPr>
        <w:fldChar w:fldCharType="separate"/>
      </w:r>
      <w:r w:rsidR="00E220C9" w:rsidRPr="00E220C9">
        <w:rPr>
          <w:rFonts w:ascii="Times New Roman" w:eastAsia="Times New Roman" w:hAnsi="Times New Roman" w:cs="Times New Roman"/>
          <w:iCs/>
          <w:noProof/>
          <w:color w:val="000000" w:themeColor="text1"/>
          <w:sz w:val="24"/>
          <w:szCs w:val="24"/>
        </w:rPr>
        <w:t>[78], [79]</w:t>
      </w:r>
      <w:r w:rsidR="00E71D85" w:rsidRPr="00E71D85">
        <w:rPr>
          <w:rFonts w:ascii="Times New Roman" w:eastAsia="Times New Roman" w:hAnsi="Times New Roman" w:cs="Times New Roman"/>
          <w:color w:val="000000" w:themeColor="text1"/>
          <w:sz w:val="24"/>
          <w:szCs w:val="24"/>
        </w:rPr>
        <w:fldChar w:fldCharType="end"/>
      </w:r>
      <w:r w:rsidR="00E9207B">
        <w:rPr>
          <w:rFonts w:ascii="Times New Roman" w:eastAsia="Times New Roman" w:hAnsi="Times New Roman" w:cs="Times New Roman"/>
          <w:iCs/>
          <w:color w:val="000000" w:themeColor="text1"/>
          <w:sz w:val="24"/>
          <w:szCs w:val="24"/>
        </w:rPr>
        <w:t xml:space="preserve">. </w:t>
      </w:r>
      <w:r w:rsidR="00910CE5">
        <w:rPr>
          <w:rFonts w:ascii="Times New Roman" w:eastAsia="Times New Roman" w:hAnsi="Times New Roman" w:cs="Times New Roman"/>
          <w:iCs/>
          <w:color w:val="000000" w:themeColor="text1"/>
          <w:sz w:val="24"/>
          <w:szCs w:val="24"/>
        </w:rPr>
        <w:t xml:space="preserve">The findings that septal </w:t>
      </w:r>
      <m:oMath>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W</m:t>
            </m:r>
          </m:e>
          <m:sub>
            <m:r>
              <w:rPr>
                <w:rFonts w:ascii="Cambria Math" w:eastAsia="Times New Roman" w:hAnsi="Cambria Math" w:cs="Times New Roman"/>
                <w:color w:val="000000" w:themeColor="text1"/>
                <w:sz w:val="24"/>
                <w:szCs w:val="24"/>
              </w:rPr>
              <m:t>f</m:t>
            </m:r>
          </m:sub>
        </m:sSub>
      </m:oMath>
      <w:r w:rsidR="00910CE5">
        <w:rPr>
          <w:rFonts w:ascii="Times New Roman" w:eastAsia="Times New Roman" w:hAnsi="Times New Roman" w:cs="Times New Roman"/>
          <w:iCs/>
          <w:color w:val="000000" w:themeColor="text1"/>
          <w:sz w:val="24"/>
          <w:szCs w:val="24"/>
        </w:rPr>
        <w:t xml:space="preserve"> is lower than that in the LVFW is also consistent with these studies</w:t>
      </w:r>
      <w:r w:rsidR="00306478">
        <w:rPr>
          <w:rFonts w:ascii="Times New Roman" w:eastAsia="Times New Roman" w:hAnsi="Times New Roman" w:cs="Times New Roman"/>
          <w:iCs/>
          <w:color w:val="000000" w:themeColor="text1"/>
          <w:sz w:val="24"/>
          <w:szCs w:val="24"/>
        </w:rPr>
        <w:t>, especially when in HCM phenotypes with substantial septal hypertrophy.</w:t>
      </w:r>
      <w:r w:rsidR="00910CE5">
        <w:rPr>
          <w:rFonts w:ascii="Times New Roman" w:eastAsia="Times New Roman" w:hAnsi="Times New Roman" w:cs="Times New Roman"/>
          <w:iCs/>
          <w:color w:val="000000" w:themeColor="text1"/>
          <w:sz w:val="24"/>
          <w:szCs w:val="24"/>
        </w:rPr>
        <w:t xml:space="preserve"> We note that </w:t>
      </w:r>
      <m:oMath>
        <m:sSub>
          <m:sSubPr>
            <m:ctrlPr>
              <w:rPr>
                <w:rFonts w:ascii="Cambria Math" w:eastAsia="Times New Roman" w:hAnsi="Cambria Math" w:cs="Times New Roman"/>
                <w:i/>
                <w:iCs/>
                <w:color w:val="000000" w:themeColor="text1"/>
                <w:sz w:val="24"/>
                <w:szCs w:val="24"/>
              </w:rPr>
            </m:ctrlPr>
          </m:sSubPr>
          <m:e>
            <m:r>
              <w:rPr>
                <w:rFonts w:ascii="Cambria Math" w:eastAsia="Times New Roman" w:hAnsi="Cambria Math" w:cs="Times New Roman"/>
                <w:color w:val="000000" w:themeColor="text1"/>
                <w:sz w:val="24"/>
                <w:szCs w:val="24"/>
              </w:rPr>
              <m:t>W</m:t>
            </m:r>
          </m:e>
          <m:sub>
            <m:r>
              <w:rPr>
                <w:rFonts w:ascii="Cambria Math" w:eastAsia="Times New Roman" w:hAnsi="Cambria Math" w:cs="Times New Roman"/>
                <w:color w:val="000000" w:themeColor="text1"/>
                <w:sz w:val="24"/>
                <w:szCs w:val="24"/>
              </w:rPr>
              <m:t>f</m:t>
            </m:r>
          </m:sub>
        </m:sSub>
        <m:r>
          <w:rPr>
            <w:rFonts w:ascii="Cambria Math" w:eastAsia="Times New Roman" w:hAnsi="Cambria Math" w:cs="Times New Roman"/>
            <w:color w:val="000000" w:themeColor="text1"/>
            <w:sz w:val="24"/>
            <w:szCs w:val="24"/>
          </w:rPr>
          <m:t xml:space="preserve"> </m:t>
        </m:r>
      </m:oMath>
      <w:r w:rsidR="00910CE5">
        <w:rPr>
          <w:rFonts w:ascii="Times New Roman" w:eastAsia="Times New Roman" w:hAnsi="Times New Roman" w:cs="Times New Roman"/>
          <w:iCs/>
          <w:color w:val="000000" w:themeColor="text1"/>
          <w:sz w:val="24"/>
          <w:szCs w:val="24"/>
        </w:rPr>
        <w:t>is defined differently from the myocardial work index measured in the clinic as the latter relies on a global index of stress (i.e., pressure) rather than the local stress of the myofibers.</w:t>
      </w:r>
      <w:r w:rsidR="00306478">
        <w:rPr>
          <w:rFonts w:ascii="Times New Roman" w:eastAsia="Times New Roman" w:hAnsi="Times New Roman" w:cs="Times New Roman"/>
          <w:iCs/>
          <w:color w:val="000000" w:themeColor="text1"/>
          <w:sz w:val="24"/>
          <w:szCs w:val="24"/>
        </w:rPr>
        <w:t xml:space="preserve"> Nevertheless, both of these indices are metric of the total work of the myofiber over a cardiac cycle.</w:t>
      </w:r>
      <w:r w:rsidR="00910CE5">
        <w:rPr>
          <w:rFonts w:ascii="Times New Roman" w:eastAsia="Times New Roman" w:hAnsi="Times New Roman" w:cs="Times New Roman"/>
          <w:iCs/>
          <w:color w:val="000000" w:themeColor="text1"/>
          <w:sz w:val="24"/>
          <w:szCs w:val="24"/>
        </w:rPr>
        <w:t xml:space="preserve"> </w:t>
      </w:r>
      <w:r w:rsidR="00306478">
        <w:rPr>
          <w:rFonts w:ascii="Times New Roman" w:eastAsia="Times New Roman" w:hAnsi="Times New Roman" w:cs="Times New Roman"/>
          <w:iCs/>
          <w:color w:val="000000" w:themeColor="text1"/>
          <w:sz w:val="24"/>
          <w:szCs w:val="24"/>
        </w:rPr>
        <w:t xml:space="preserve">Our finding suggests that the development of myofiber disarray </w:t>
      </w:r>
      <w:r w:rsidR="004D7D31">
        <w:rPr>
          <w:rFonts w:ascii="Times New Roman" w:eastAsia="Times New Roman" w:hAnsi="Times New Roman" w:cs="Times New Roman"/>
          <w:iCs/>
          <w:color w:val="000000" w:themeColor="text1"/>
          <w:sz w:val="24"/>
          <w:szCs w:val="24"/>
        </w:rPr>
        <w:t>further worsens the</w:t>
      </w:r>
      <w:r w:rsidR="00306478">
        <w:rPr>
          <w:rFonts w:ascii="Times New Roman" w:eastAsia="Times New Roman" w:hAnsi="Times New Roman" w:cs="Times New Roman"/>
          <w:iCs/>
          <w:color w:val="000000" w:themeColor="text1"/>
          <w:sz w:val="24"/>
          <w:szCs w:val="24"/>
        </w:rPr>
        <w:t xml:space="preserve"> </w:t>
      </w:r>
      <w:r w:rsidR="004D7D31">
        <w:rPr>
          <w:rFonts w:ascii="Times New Roman" w:eastAsia="Times New Roman" w:hAnsi="Times New Roman" w:cs="Times New Roman"/>
          <w:iCs/>
          <w:color w:val="000000" w:themeColor="text1"/>
          <w:sz w:val="24"/>
          <w:szCs w:val="24"/>
        </w:rPr>
        <w:t xml:space="preserve">already lower </w:t>
      </w:r>
      <w:r w:rsidR="00306478">
        <w:rPr>
          <w:rFonts w:ascii="Times New Roman" w:eastAsia="Times New Roman" w:hAnsi="Times New Roman" w:cs="Times New Roman"/>
          <w:iCs/>
          <w:color w:val="000000" w:themeColor="text1"/>
          <w:sz w:val="24"/>
          <w:szCs w:val="24"/>
        </w:rPr>
        <w:t xml:space="preserve">myofiber work </w:t>
      </w:r>
      <w:r w:rsidR="004D7D31">
        <w:rPr>
          <w:rFonts w:ascii="Times New Roman" w:eastAsia="Times New Roman" w:hAnsi="Times New Roman" w:cs="Times New Roman"/>
          <w:iCs/>
          <w:color w:val="000000" w:themeColor="text1"/>
          <w:sz w:val="24"/>
          <w:szCs w:val="24"/>
        </w:rPr>
        <w:t xml:space="preserve">in the HCM subjects, further suggesting that this feature is a contributor to the lower </w:t>
      </w:r>
      <w:r w:rsidR="004D7D31" w:rsidRPr="00E71D85">
        <w:rPr>
          <w:rFonts w:ascii="Times New Roman" w:eastAsia="Times New Roman" w:hAnsi="Times New Roman" w:cs="Times New Roman"/>
          <w:color w:val="000000" w:themeColor="text1"/>
          <w:sz w:val="24"/>
          <w:szCs w:val="24"/>
        </w:rPr>
        <w:t xml:space="preserve">myocardial work index </w:t>
      </w:r>
      <w:r w:rsidR="004D7D31">
        <w:rPr>
          <w:rFonts w:ascii="Times New Roman" w:eastAsia="Times New Roman" w:hAnsi="Times New Roman" w:cs="Times New Roman"/>
          <w:iCs/>
          <w:color w:val="000000" w:themeColor="text1"/>
          <w:sz w:val="24"/>
          <w:szCs w:val="24"/>
        </w:rPr>
        <w:t>found clinically in HCM patients.</w:t>
      </w:r>
      <w:r w:rsidR="00C122EA">
        <w:rPr>
          <w:rFonts w:ascii="Times New Roman" w:eastAsia="Times New Roman" w:hAnsi="Times New Roman" w:cs="Times New Roman"/>
          <w:iCs/>
          <w:color w:val="000000" w:themeColor="text1"/>
          <w:sz w:val="24"/>
          <w:szCs w:val="24"/>
        </w:rPr>
        <w:t xml:space="preserve"> The lower work arises because myofibers are disoriented and not contributing efficiently to the overall contraction of the heart (e.g., myofibers oriented in the radial directions are not performing work when the wall thickens during contraction)</w:t>
      </w:r>
      <w:r w:rsidR="00100CC8">
        <w:rPr>
          <w:rFonts w:ascii="Times New Roman" w:eastAsia="Times New Roman" w:hAnsi="Times New Roman" w:cs="Times New Roman"/>
          <w:iCs/>
          <w:color w:val="000000" w:themeColor="text1"/>
          <w:sz w:val="24"/>
          <w:szCs w:val="24"/>
        </w:rPr>
        <w:t xml:space="preserve">. Therefore, myofiber disarray is one of the key </w:t>
      </w:r>
      <w:proofErr w:type="gramStart"/>
      <w:r w:rsidR="00100CC8">
        <w:rPr>
          <w:rFonts w:ascii="Times New Roman" w:eastAsia="Times New Roman" w:hAnsi="Times New Roman" w:cs="Times New Roman"/>
          <w:iCs/>
          <w:color w:val="000000" w:themeColor="text1"/>
          <w:sz w:val="24"/>
          <w:szCs w:val="24"/>
        </w:rPr>
        <w:t>contributor</w:t>
      </w:r>
      <w:proofErr w:type="gramEnd"/>
      <w:r w:rsidR="00100CC8">
        <w:rPr>
          <w:rFonts w:ascii="Times New Roman" w:eastAsia="Times New Roman" w:hAnsi="Times New Roman" w:cs="Times New Roman"/>
          <w:iCs/>
          <w:color w:val="000000" w:themeColor="text1"/>
          <w:sz w:val="24"/>
          <w:szCs w:val="24"/>
        </w:rPr>
        <w:t xml:space="preserve"> to the worsening of myocardial work in HCM patients (in addition to other features such as mechanical </w:t>
      </w:r>
      <w:commentRangeStart w:id="17"/>
      <w:proofErr w:type="spellStart"/>
      <w:r w:rsidR="00100CC8">
        <w:rPr>
          <w:rFonts w:ascii="Times New Roman" w:eastAsia="Times New Roman" w:hAnsi="Times New Roman" w:cs="Times New Roman"/>
          <w:iCs/>
          <w:color w:val="000000" w:themeColor="text1"/>
          <w:sz w:val="24"/>
          <w:szCs w:val="24"/>
        </w:rPr>
        <w:t>dyssynchrony</w:t>
      </w:r>
      <w:commentRangeEnd w:id="17"/>
      <w:proofErr w:type="spellEnd"/>
      <w:r w:rsidR="00882F67">
        <w:rPr>
          <w:rStyle w:val="CommentReference"/>
          <w:rFonts w:ascii="Liberation Serif" w:eastAsia="Noto Sans CJK SC Regular" w:hAnsi="Liberation Serif" w:cs="Mangal"/>
          <w:kern w:val="3"/>
          <w:lang w:eastAsia="zh-CN" w:bidi="hi-IN"/>
        </w:rPr>
        <w:commentReference w:id="17"/>
      </w:r>
      <w:r w:rsidR="00100CC8">
        <w:rPr>
          <w:rFonts w:ascii="Times New Roman" w:eastAsia="Times New Roman" w:hAnsi="Times New Roman" w:cs="Times New Roman"/>
          <w:iCs/>
          <w:color w:val="000000" w:themeColor="text1"/>
          <w:sz w:val="24"/>
          <w:szCs w:val="24"/>
        </w:rPr>
        <w:t>).</w:t>
      </w:r>
    </w:p>
    <w:p w14:paraId="2D16FEE3" w14:textId="1FE38672" w:rsidR="008B0B0C" w:rsidRDefault="008B0B0C" w:rsidP="00D474D2">
      <w:pPr>
        <w:spacing w:line="240" w:lineRule="auto"/>
        <w:jc w:val="both"/>
        <w:rPr>
          <w:rFonts w:ascii="Times New Roman" w:hAnsi="Times New Roman" w:cs="Times New Roman"/>
          <w:color w:val="000000" w:themeColor="text1"/>
          <w:sz w:val="24"/>
          <w:szCs w:val="24"/>
        </w:rPr>
      </w:pPr>
    </w:p>
    <w:p w14:paraId="76A97E01" w14:textId="5D7A8C60" w:rsidR="00171B39" w:rsidRDefault="00DA529B" w:rsidP="00D474D2">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Limitation:</w:t>
      </w:r>
    </w:p>
    <w:p w14:paraId="00AED91B" w14:textId="5BC2BEBF" w:rsidR="00E66E15" w:rsidRPr="00915813" w:rsidRDefault="004B3F4F" w:rsidP="00607D19">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There are some limitations associated with this study. </w:t>
      </w:r>
      <w:r w:rsidRPr="00F463F2">
        <w:rPr>
          <w:rFonts w:ascii="Times New Roman" w:hAnsi="Times New Roman" w:cs="Times New Roman"/>
          <w:b/>
          <w:i/>
          <w:color w:val="000000" w:themeColor="text1"/>
          <w:sz w:val="24"/>
          <w:szCs w:val="24"/>
        </w:rPr>
        <w:t>First</w:t>
      </w:r>
      <w:r>
        <w:rPr>
          <w:rFonts w:ascii="Times New Roman" w:hAnsi="Times New Roman" w:cs="Times New Roman"/>
          <w:color w:val="000000" w:themeColor="text1"/>
          <w:sz w:val="24"/>
          <w:szCs w:val="24"/>
        </w:rPr>
        <w:t xml:space="preserve">, </w:t>
      </w:r>
      <w:r w:rsidR="006C3FF8">
        <w:rPr>
          <w:rFonts w:ascii="Times New Roman" w:hAnsi="Times New Roman" w:cs="Times New Roman"/>
          <w:color w:val="000000" w:themeColor="text1"/>
          <w:sz w:val="24"/>
          <w:szCs w:val="24"/>
        </w:rPr>
        <w:t xml:space="preserve">this is a pilot study using </w:t>
      </w:r>
      <w:r w:rsidR="00607D19">
        <w:rPr>
          <w:rFonts w:ascii="Times New Roman" w:hAnsi="Times New Roman" w:cs="Times New Roman"/>
          <w:color w:val="000000" w:themeColor="text1"/>
          <w:sz w:val="24"/>
          <w:szCs w:val="24"/>
        </w:rPr>
        <w:t>only 2</w:t>
      </w:r>
      <w:r>
        <w:rPr>
          <w:rFonts w:ascii="Times New Roman" w:hAnsi="Times New Roman" w:cs="Times New Roman"/>
          <w:color w:val="000000" w:themeColor="text1"/>
          <w:sz w:val="24"/>
          <w:szCs w:val="24"/>
        </w:rPr>
        <w:t xml:space="preserve"> </w:t>
      </w:r>
      <w:r w:rsidR="00607D19">
        <w:rPr>
          <w:rFonts w:ascii="Times New Roman" w:hAnsi="Times New Roman" w:cs="Times New Roman"/>
          <w:color w:val="000000" w:themeColor="text1"/>
          <w:sz w:val="24"/>
          <w:szCs w:val="24"/>
        </w:rPr>
        <w:t xml:space="preserve">HCM </w:t>
      </w:r>
      <w:r>
        <w:rPr>
          <w:rFonts w:ascii="Times New Roman" w:hAnsi="Times New Roman" w:cs="Times New Roman"/>
          <w:color w:val="000000" w:themeColor="text1"/>
          <w:sz w:val="24"/>
          <w:szCs w:val="24"/>
        </w:rPr>
        <w:t>subjects</w:t>
      </w:r>
      <w:r w:rsidR="006C3FF8">
        <w:rPr>
          <w:rFonts w:ascii="Times New Roman" w:hAnsi="Times New Roman" w:cs="Times New Roman"/>
          <w:color w:val="000000" w:themeColor="text1"/>
          <w:sz w:val="24"/>
          <w:szCs w:val="24"/>
        </w:rPr>
        <w:t xml:space="preserve"> with 2 broadly different phenotypes (i.e., obstructive and non-obstructive HCM)</w:t>
      </w:r>
      <w:r w:rsidR="00250C2A">
        <w:rPr>
          <w:rFonts w:ascii="Times New Roman" w:hAnsi="Times New Roman" w:cs="Times New Roman"/>
          <w:color w:val="000000" w:themeColor="text1"/>
          <w:sz w:val="24"/>
          <w:szCs w:val="24"/>
        </w:rPr>
        <w:t>.</w:t>
      </w:r>
      <w:r w:rsidR="006C3FF8">
        <w:rPr>
          <w:rFonts w:ascii="Times New Roman" w:hAnsi="Times New Roman" w:cs="Times New Roman"/>
          <w:color w:val="000000" w:themeColor="text1"/>
          <w:sz w:val="24"/>
          <w:szCs w:val="24"/>
        </w:rPr>
        <w:t xml:space="preserve"> </w:t>
      </w:r>
      <w:r w:rsidR="00BE0256">
        <w:rPr>
          <w:rFonts w:ascii="Times New Roman" w:hAnsi="Times New Roman" w:cs="Times New Roman"/>
          <w:color w:val="000000" w:themeColor="text1"/>
          <w:sz w:val="24"/>
          <w:szCs w:val="24"/>
        </w:rPr>
        <w:t>As such, the results can only provide some indications on the mechanics as well as the relationship between myofiber disarray on myofiber contractility in HCM. N</w:t>
      </w:r>
      <w:r w:rsidR="006C3FF8">
        <w:rPr>
          <w:rFonts w:ascii="Times New Roman" w:hAnsi="Times New Roman" w:cs="Times New Roman"/>
          <w:color w:val="000000" w:themeColor="text1"/>
          <w:sz w:val="24"/>
          <w:szCs w:val="24"/>
        </w:rPr>
        <w:t xml:space="preserve">evertheless, the study can be extended </w:t>
      </w:r>
      <w:r w:rsidR="00BE0256">
        <w:rPr>
          <w:rFonts w:ascii="Times New Roman" w:hAnsi="Times New Roman" w:cs="Times New Roman"/>
          <w:color w:val="000000" w:themeColor="text1"/>
          <w:sz w:val="24"/>
          <w:szCs w:val="24"/>
        </w:rPr>
        <w:t xml:space="preserve">in future </w:t>
      </w:r>
      <w:r w:rsidR="006C3FF8">
        <w:rPr>
          <w:rFonts w:ascii="Times New Roman" w:hAnsi="Times New Roman" w:cs="Times New Roman"/>
          <w:color w:val="000000" w:themeColor="text1"/>
          <w:sz w:val="24"/>
          <w:szCs w:val="24"/>
        </w:rPr>
        <w:t>to consider</w:t>
      </w:r>
      <w:r w:rsidR="00250C2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the broad range of disease</w:t>
      </w:r>
      <w:r w:rsidR="00250C2A">
        <w:rPr>
          <w:rFonts w:ascii="Times New Roman" w:hAnsi="Times New Roman" w:cs="Times New Roman"/>
          <w:color w:val="000000" w:themeColor="text1"/>
          <w:sz w:val="24"/>
          <w:szCs w:val="24"/>
        </w:rPr>
        <w:t xml:space="preserve"> pattern and variation </w:t>
      </w:r>
      <w:r w:rsidR="00BE0256">
        <w:rPr>
          <w:rFonts w:ascii="Times New Roman" w:hAnsi="Times New Roman" w:cs="Times New Roman"/>
          <w:color w:val="000000" w:themeColor="text1"/>
          <w:sz w:val="24"/>
          <w:szCs w:val="24"/>
        </w:rPr>
        <w:t xml:space="preserve">of </w:t>
      </w:r>
      <w:r w:rsidR="00250C2A">
        <w:rPr>
          <w:rFonts w:ascii="Times New Roman" w:hAnsi="Times New Roman" w:cs="Times New Roman"/>
          <w:color w:val="000000" w:themeColor="text1"/>
          <w:sz w:val="24"/>
          <w:szCs w:val="24"/>
        </w:rPr>
        <w:t>morphological</w:t>
      </w:r>
      <w:r>
        <w:rPr>
          <w:rFonts w:ascii="Times New Roman" w:hAnsi="Times New Roman" w:cs="Times New Roman"/>
          <w:color w:val="000000" w:themeColor="text1"/>
          <w:sz w:val="24"/>
          <w:szCs w:val="24"/>
        </w:rPr>
        <w:t xml:space="preserve"> phenotypes</w:t>
      </w:r>
      <w:r w:rsidR="006C3FF8">
        <w:rPr>
          <w:rFonts w:ascii="Times New Roman" w:hAnsi="Times New Roman" w:cs="Times New Roman"/>
          <w:color w:val="000000" w:themeColor="text1"/>
          <w:sz w:val="24"/>
          <w:szCs w:val="24"/>
        </w:rPr>
        <w:t xml:space="preserve"> </w:t>
      </w:r>
      <w:r w:rsidR="006C3FF8">
        <w:rPr>
          <w:rFonts w:ascii="Times New Roman" w:hAnsi="Times New Roman" w:cs="Times New Roman"/>
          <w:color w:val="000000" w:themeColor="text1"/>
          <w:sz w:val="24"/>
          <w:szCs w:val="24"/>
        </w:rPr>
        <w:lastRenderedPageBreak/>
        <w:t>(such as</w:t>
      </w:r>
      <w:r w:rsidR="00250C2A">
        <w:rPr>
          <w:rFonts w:ascii="Times New Roman" w:hAnsi="Times New Roman" w:cs="Times New Roman"/>
          <w:color w:val="000000" w:themeColor="text1"/>
          <w:sz w:val="24"/>
          <w:szCs w:val="24"/>
        </w:rPr>
        <w:t xml:space="preserve"> apical hypertrophy</w:t>
      </w:r>
      <w:r w:rsidR="00BE0256">
        <w:rPr>
          <w:rFonts w:ascii="Times New Roman" w:hAnsi="Times New Roman" w:cs="Times New Roman"/>
          <w:color w:val="000000" w:themeColor="text1"/>
          <w:sz w:val="24"/>
          <w:szCs w:val="24"/>
        </w:rPr>
        <w:t>) found in HCM patients</w:t>
      </w:r>
      <w:r w:rsidR="00250C2A">
        <w:rPr>
          <w:rFonts w:ascii="Times New Roman" w:hAnsi="Times New Roman" w:cs="Times New Roman"/>
          <w:color w:val="000000" w:themeColor="text1"/>
          <w:sz w:val="24"/>
          <w:szCs w:val="24"/>
        </w:rPr>
        <w:t xml:space="preserve">. </w:t>
      </w:r>
      <w:r w:rsidR="00BE0256" w:rsidRPr="00F463F2">
        <w:rPr>
          <w:rFonts w:ascii="Times New Roman" w:hAnsi="Times New Roman" w:cs="Times New Roman"/>
          <w:b/>
          <w:i/>
          <w:color w:val="000000" w:themeColor="text1"/>
          <w:sz w:val="24"/>
          <w:szCs w:val="24"/>
        </w:rPr>
        <w:t>Second,</w:t>
      </w:r>
      <w:r w:rsidR="00BE0256">
        <w:rPr>
          <w:rFonts w:ascii="Times New Roman" w:hAnsi="Times New Roman" w:cs="Times New Roman"/>
          <w:color w:val="000000" w:themeColor="text1"/>
          <w:sz w:val="24"/>
          <w:szCs w:val="24"/>
        </w:rPr>
        <w:t xml:space="preserve"> we assumed a conical dispersion of the myofiber </w:t>
      </w:r>
      <w:r w:rsidR="00E66E15">
        <w:rPr>
          <w:rFonts w:ascii="Times New Roman" w:hAnsi="Times New Roman" w:cs="Times New Roman"/>
          <w:color w:val="000000" w:themeColor="text1"/>
          <w:sz w:val="24"/>
          <w:szCs w:val="24"/>
        </w:rPr>
        <w:t xml:space="preserve">along a mean direction, </w:t>
      </w:r>
      <w:r w:rsidR="00BE0256">
        <w:rPr>
          <w:rFonts w:ascii="Times New Roman" w:hAnsi="Times New Roman" w:cs="Times New Roman"/>
          <w:color w:val="000000" w:themeColor="text1"/>
          <w:sz w:val="24"/>
          <w:szCs w:val="24"/>
        </w:rPr>
        <w:t xml:space="preserve">and did not consider </w:t>
      </w:r>
      <w:r w:rsidR="00250C2A">
        <w:rPr>
          <w:rFonts w:ascii="Times New Roman" w:hAnsi="Times New Roman" w:cs="Times New Roman"/>
          <w:color w:val="000000" w:themeColor="text1"/>
          <w:sz w:val="24"/>
          <w:szCs w:val="24"/>
        </w:rPr>
        <w:t xml:space="preserve">diffused and regional myofiber disarray </w:t>
      </w:r>
      <w:r w:rsidR="00BE0256">
        <w:rPr>
          <w:rFonts w:ascii="Times New Roman" w:hAnsi="Times New Roman" w:cs="Times New Roman"/>
          <w:color w:val="000000" w:themeColor="text1"/>
          <w:sz w:val="24"/>
          <w:szCs w:val="24"/>
        </w:rPr>
        <w:t xml:space="preserve">that may be present </w:t>
      </w:r>
      <w:r w:rsidR="00250C2A">
        <w:rPr>
          <w:rFonts w:ascii="Times New Roman" w:hAnsi="Times New Roman" w:cs="Times New Roman"/>
          <w:color w:val="000000" w:themeColor="text1"/>
          <w:sz w:val="24"/>
          <w:szCs w:val="24"/>
        </w:rPr>
        <w:t xml:space="preserve">in HCM </w:t>
      </w:r>
      <w:r w:rsidR="00BE0256">
        <w:rPr>
          <w:rFonts w:ascii="Times New Roman" w:hAnsi="Times New Roman" w:cs="Times New Roman"/>
          <w:color w:val="000000" w:themeColor="text1"/>
          <w:sz w:val="24"/>
          <w:szCs w:val="24"/>
        </w:rPr>
        <w:t>patients</w:t>
      </w:r>
      <w:r w:rsidR="00250C2A">
        <w:rPr>
          <w:rFonts w:ascii="Times New Roman" w:hAnsi="Times New Roman" w:cs="Times New Roman"/>
          <w:color w:val="000000" w:themeColor="text1"/>
          <w:sz w:val="24"/>
          <w:szCs w:val="24"/>
        </w:rPr>
        <w:t>.</w:t>
      </w:r>
      <w:r w:rsidR="00BE0256">
        <w:rPr>
          <w:rFonts w:ascii="Times New Roman" w:hAnsi="Times New Roman" w:cs="Times New Roman"/>
          <w:color w:val="000000" w:themeColor="text1"/>
          <w:sz w:val="24"/>
          <w:szCs w:val="24"/>
        </w:rPr>
        <w:t xml:space="preserve"> Local DTMRI measurements of myofiber disarray in HCM patients can be incorporated into the model in future studies.  </w:t>
      </w:r>
      <w:r w:rsidR="00E66E15" w:rsidRPr="00F463F2">
        <w:rPr>
          <w:rFonts w:ascii="Times New Roman" w:hAnsi="Times New Roman" w:cs="Times New Roman"/>
          <w:b/>
          <w:i/>
          <w:color w:val="000000" w:themeColor="text1"/>
          <w:sz w:val="24"/>
          <w:szCs w:val="24"/>
        </w:rPr>
        <w:t>Third</w:t>
      </w:r>
      <w:r w:rsidR="00F37083" w:rsidRPr="00F463F2">
        <w:rPr>
          <w:rFonts w:ascii="Times New Roman" w:hAnsi="Times New Roman" w:cs="Times New Roman"/>
          <w:b/>
          <w:i/>
          <w:color w:val="000000" w:themeColor="text1"/>
          <w:sz w:val="24"/>
          <w:szCs w:val="24"/>
        </w:rPr>
        <w:t>,</w:t>
      </w:r>
      <w:r w:rsidR="00F37083">
        <w:rPr>
          <w:rFonts w:ascii="Times New Roman" w:hAnsi="Times New Roman" w:cs="Times New Roman"/>
          <w:color w:val="000000" w:themeColor="text1"/>
          <w:sz w:val="24"/>
          <w:szCs w:val="24"/>
        </w:rPr>
        <w:t xml:space="preserve"> </w:t>
      </w:r>
      <w:r w:rsidR="00E66E15">
        <w:rPr>
          <w:rFonts w:ascii="Times New Roman" w:hAnsi="Times New Roman" w:cs="Times New Roman"/>
          <w:color w:val="000000" w:themeColor="text1"/>
          <w:sz w:val="24"/>
          <w:szCs w:val="24"/>
        </w:rPr>
        <w:t xml:space="preserve">we did not consider the presence of local or diffuse </w:t>
      </w:r>
      <w:r w:rsidR="00F37083">
        <w:rPr>
          <w:rFonts w:ascii="Times New Roman" w:hAnsi="Times New Roman" w:cs="Times New Roman"/>
          <w:color w:val="000000" w:themeColor="text1"/>
          <w:sz w:val="24"/>
          <w:szCs w:val="24"/>
        </w:rPr>
        <w:t>fibrosis in HCM</w:t>
      </w:r>
      <w:r w:rsidR="00E66E15">
        <w:rPr>
          <w:rFonts w:ascii="Times New Roman" w:hAnsi="Times New Roman" w:cs="Times New Roman"/>
          <w:color w:val="000000" w:themeColor="text1"/>
          <w:sz w:val="24"/>
          <w:szCs w:val="24"/>
        </w:rPr>
        <w:t xml:space="preserve">. </w:t>
      </w:r>
      <w:r w:rsidR="00915813">
        <w:rPr>
          <w:rFonts w:ascii="Times New Roman" w:hAnsi="Times New Roman" w:cs="Times New Roman"/>
          <w:color w:val="000000" w:themeColor="text1"/>
          <w:sz w:val="24"/>
          <w:szCs w:val="24"/>
        </w:rPr>
        <w:t>P</w:t>
      </w:r>
      <w:r w:rsidR="00E66E15">
        <w:rPr>
          <w:rFonts w:ascii="Times New Roman" w:hAnsi="Times New Roman" w:cs="Times New Roman"/>
          <w:color w:val="000000" w:themeColor="text1"/>
          <w:sz w:val="24"/>
          <w:szCs w:val="24"/>
        </w:rPr>
        <w:t xml:space="preserve">atient-specific cardiac magnetic resonance </w:t>
      </w:r>
      <w:r w:rsidR="00915813">
        <w:rPr>
          <w:rFonts w:ascii="Times New Roman" w:hAnsi="Times New Roman" w:cs="Times New Roman"/>
          <w:color w:val="000000" w:themeColor="text1"/>
          <w:sz w:val="24"/>
          <w:szCs w:val="24"/>
        </w:rPr>
        <w:t>imaging</w:t>
      </w:r>
      <w:r w:rsidR="00E66E15">
        <w:rPr>
          <w:rFonts w:ascii="Times New Roman" w:hAnsi="Times New Roman" w:cs="Times New Roman"/>
          <w:color w:val="000000" w:themeColor="text1"/>
          <w:sz w:val="24"/>
          <w:szCs w:val="24"/>
        </w:rPr>
        <w:t xml:space="preserve"> with </w:t>
      </w:r>
      <w:r w:rsidR="00E66E15" w:rsidRPr="00E66E15">
        <w:rPr>
          <w:rFonts w:ascii="Times New Roman" w:hAnsi="Times New Roman" w:cs="Times New Roman"/>
          <w:color w:val="000000" w:themeColor="text1"/>
          <w:sz w:val="24"/>
          <w:szCs w:val="24"/>
        </w:rPr>
        <w:t>late gadolinium enhancement</w:t>
      </w:r>
      <w:r w:rsidR="00E66E15">
        <w:rPr>
          <w:rFonts w:ascii="Times New Roman" w:hAnsi="Times New Roman" w:cs="Times New Roman"/>
          <w:color w:val="000000" w:themeColor="text1"/>
          <w:sz w:val="24"/>
          <w:szCs w:val="24"/>
        </w:rPr>
        <w:t xml:space="preserve"> can</w:t>
      </w:r>
      <w:r w:rsidR="00915813">
        <w:rPr>
          <w:rFonts w:ascii="Times New Roman" w:hAnsi="Times New Roman" w:cs="Times New Roman"/>
          <w:color w:val="000000" w:themeColor="text1"/>
          <w:sz w:val="24"/>
          <w:szCs w:val="24"/>
        </w:rPr>
        <w:t xml:space="preserve"> be used to quantify local fibrosis, that in turn, can be applied into the model.</w:t>
      </w:r>
      <w:r w:rsidR="00E66E15">
        <w:rPr>
          <w:rFonts w:ascii="Times New Roman" w:hAnsi="Times New Roman" w:cs="Times New Roman"/>
          <w:color w:val="000000" w:themeColor="text1"/>
          <w:sz w:val="24"/>
          <w:szCs w:val="24"/>
        </w:rPr>
        <w:t xml:space="preserve"> </w:t>
      </w:r>
      <w:r w:rsidR="00915813" w:rsidRPr="00F463F2">
        <w:rPr>
          <w:rFonts w:ascii="Times New Roman" w:hAnsi="Times New Roman" w:cs="Times New Roman"/>
          <w:b/>
          <w:i/>
          <w:color w:val="000000" w:themeColor="text1"/>
          <w:sz w:val="24"/>
          <w:szCs w:val="24"/>
        </w:rPr>
        <w:t>Last,</w:t>
      </w:r>
      <w:r w:rsidR="00915813">
        <w:rPr>
          <w:rFonts w:ascii="Times New Roman" w:hAnsi="Times New Roman" w:cs="Times New Roman"/>
          <w:i/>
          <w:color w:val="000000" w:themeColor="text1"/>
          <w:sz w:val="24"/>
          <w:szCs w:val="24"/>
        </w:rPr>
        <w:t xml:space="preserve"> </w:t>
      </w:r>
      <w:r w:rsidR="00915813">
        <w:rPr>
          <w:rFonts w:ascii="Times New Roman" w:hAnsi="Times New Roman" w:cs="Times New Roman"/>
          <w:color w:val="000000" w:themeColor="text1"/>
          <w:sz w:val="24"/>
          <w:szCs w:val="24"/>
        </w:rPr>
        <w:t>we assumed that homogeneous contraction of the heart in this study, and did not consider the presence of mechanical dyssynchrony that can occur in HCM</w:t>
      </w:r>
      <w:r w:rsidR="009B757B">
        <w:rPr>
          <w:rFonts w:ascii="Times New Roman" w:hAnsi="Times New Roman" w:cs="Times New Roman"/>
          <w:color w:val="000000" w:themeColor="text1"/>
          <w:sz w:val="24"/>
          <w:szCs w:val="24"/>
        </w:rPr>
        <w:t xml:space="preserve"> </w:t>
      </w:r>
      <w:r w:rsidR="00923A37">
        <w:rPr>
          <w:rFonts w:ascii="Times New Roman" w:hAnsi="Times New Roman" w:cs="Times New Roman"/>
          <w:color w:val="000000" w:themeColor="text1"/>
          <w:sz w:val="24"/>
          <w:szCs w:val="24"/>
        </w:rPr>
        <w:fldChar w:fldCharType="begin" w:fldLock="1"/>
      </w:r>
      <w:r w:rsidR="007161F5">
        <w:rPr>
          <w:rFonts w:ascii="Times New Roman" w:hAnsi="Times New Roman" w:cs="Times New Roman"/>
          <w:color w:val="000000" w:themeColor="text1"/>
          <w:sz w:val="24"/>
          <w:szCs w:val="24"/>
        </w:rPr>
        <w:instrText>ADDIN CSL_CITATION {"citationItems":[{"id":"ITEM-1","itemData":{"DOI":"10.1111/j.1540-8175.2007.00458.x","ISSN":"0742-2822 (Print)","PMID":"17651095","abstract":"OBJECTIVE: To evaluate left ventricular (LV) dyssynchrony in patients with left  ventricular hypertrophy (LVH), and to compare abnormalities associated with hypertrophic cardiomyopathy (HCM) and hypertensive heart disease (HHD) using 2D speckle tracking imaging. METHODS: Basal, middle, and apical 2D LV short-axis images were acquired in 43 patients with LVH including 20 with HCM and 23 with HHD, and in 15 age-matched controls. Radial strain, circumferential strain, time interval from the R-wave to peak radial strain (Trs), and time to peak circumferential strain (Tcs) were measured in six equidistant segments at each level of the 3 LV short-axis views using 2D speckle tracking analysis. To assess LV dyssynchrony, Trs(cs)-18SD, the standard deviation (SD) of Trs(cs) in all 18 segments, was calculated. RESULTS: Regional radial strain in the middle and apical short-axis segments was significantly less in patients with HCM than in those with HHD. Regional circumferential strain in the apical short-axis segments was also less in HCM. Trs-18SD and Tcs-18SD were significantly longer in patients with HCM than in age-matched controls and patients with HHD (Trs-18SD: HCM: 88 +/- 32 ms, HHD: 51 +/- 20 ms, control: 45 +/- 12 ms P &lt; 0.001, Tcs-18SD: HCM: 71 +/- 27 ms, HHD: 46 +/- 14 ms, control: 45 +/- 14 ms P &lt; 0.001). CONCLUSIONS: The presence of LVH is thus not always associated with LV dyssynchrony. However, the greater reduction of regional strain and severe LV dyssynchrony in HCM may contribute to the adverse cardiovascular outcomes associated with this disease.","author":[{"dropping-particle":"","family":"Nagakura","given":"Toshiki","non-dropping-particle":"","parse-names":false,"suffix":""},{"dropping-particle":"","family":"Takeuchi","given":"Masaaki","non-dropping-particle":"","parse-names":false,"suffix":""},{"dropping-particle":"","family":"Yoshitani","given":"Hidetoshi","non-dropping-particle":"","parse-names":false,"suffix":""},{"dropping-particle":"","family":"Nakai","given":"Hiromi","non-dropping-particle":"","parse-names":false,"suffix":""},{"dropping-particle":"","family":"Nishikage","given":"Tomoko","non-dropping-particle":"","parse-names":false,"suffix":""},{"dropping-particle":"","family":"Kokumai","given":"Michiko","non-dropping-particle":"","parse-names":false,"suffix":""},{"dropping-particle":"","family":"Otani","given":"Shinichiro","non-dropping-particle":"","parse-names":false,"suffix":""},{"dropping-particle":"","family":"Yoshiyama","given":"Minoru","non-dropping-particle":"","parse-names":false,"suffix":""},{"dropping-particle":"","family":"Yoshikawa","given":"Junichi","non-dropping-particle":"","parse-names":false,"suffix":""}],"container-title":"Echocardiography (Mount Kisco, N.Y.)","id":"ITEM-1","issue":"7","issued":{"date-parts":[["2007","8"]]},"language":"eng","page":"677-684","publisher-place":"United States","title":"Hypertrophic cardiomyopathy is associated with more severe left ventricular  dyssynchrony than is hypertensive left ventricular hypertrophy.","type":"article-journal","volume":"24"},"uris":["http://www.mendeley.com/documents/?uuid=547ab35f-0ced-4d5a-a1e7-5b8e5933df05"]}],"mendeley":{"formattedCitation":"[80]","plainTextFormattedCitation":"[80]","previouslyFormattedCitation":"[80]"},"properties":{"noteIndex":0},"schema":"https://github.com/citation-style-language/schema/raw/master/csl-citation.json"}</w:instrText>
      </w:r>
      <w:r w:rsidR="00923A37">
        <w:rPr>
          <w:rFonts w:ascii="Times New Roman" w:hAnsi="Times New Roman" w:cs="Times New Roman"/>
          <w:color w:val="000000" w:themeColor="text1"/>
          <w:sz w:val="24"/>
          <w:szCs w:val="24"/>
        </w:rPr>
        <w:fldChar w:fldCharType="separate"/>
      </w:r>
      <w:r w:rsidR="00E220C9" w:rsidRPr="00E220C9">
        <w:rPr>
          <w:rFonts w:ascii="Times New Roman" w:hAnsi="Times New Roman" w:cs="Times New Roman"/>
          <w:noProof/>
          <w:color w:val="000000" w:themeColor="text1"/>
          <w:sz w:val="24"/>
          <w:szCs w:val="24"/>
        </w:rPr>
        <w:t>[80]</w:t>
      </w:r>
      <w:r w:rsidR="00923A37">
        <w:rPr>
          <w:rFonts w:ascii="Times New Roman" w:hAnsi="Times New Roman" w:cs="Times New Roman"/>
          <w:color w:val="000000" w:themeColor="text1"/>
          <w:sz w:val="24"/>
          <w:szCs w:val="24"/>
        </w:rPr>
        <w:fldChar w:fldCharType="end"/>
      </w:r>
      <w:r w:rsidR="00915813">
        <w:rPr>
          <w:rFonts w:ascii="Times New Roman" w:hAnsi="Times New Roman" w:cs="Times New Roman"/>
          <w:color w:val="000000" w:themeColor="text1"/>
          <w:sz w:val="24"/>
          <w:szCs w:val="24"/>
        </w:rPr>
        <w:t xml:space="preserve">. </w:t>
      </w:r>
      <w:r w:rsidR="00A0286F">
        <w:rPr>
          <w:rFonts w:ascii="Times New Roman" w:hAnsi="Times New Roman" w:cs="Times New Roman"/>
          <w:color w:val="000000" w:themeColor="text1"/>
          <w:sz w:val="24"/>
          <w:szCs w:val="24"/>
        </w:rPr>
        <w:t>Mechanical dyssynchrony can be considered in future studies using an electromechanics model</w:t>
      </w:r>
      <w:r w:rsidR="00201349">
        <w:rPr>
          <w:rFonts w:ascii="Times New Roman" w:hAnsi="Times New Roman" w:cs="Times New Roman"/>
          <w:color w:val="000000" w:themeColor="text1"/>
          <w:sz w:val="24"/>
          <w:szCs w:val="24"/>
        </w:rPr>
        <w:t xml:space="preserve"> </w:t>
      </w:r>
      <w:r w:rsidR="00201349">
        <w:rPr>
          <w:rFonts w:ascii="Times New Roman" w:hAnsi="Times New Roman" w:cs="Times New Roman"/>
          <w:color w:val="000000" w:themeColor="text1"/>
          <w:sz w:val="24"/>
          <w:szCs w:val="24"/>
        </w:rPr>
        <w:fldChar w:fldCharType="begin" w:fldLock="1"/>
      </w:r>
      <w:r w:rsidR="007161F5">
        <w:rPr>
          <w:rFonts w:ascii="Times New Roman" w:hAnsi="Times New Roman" w:cs="Times New Roman"/>
          <w:color w:val="000000" w:themeColor="text1"/>
          <w:sz w:val="24"/>
          <w:szCs w:val="24"/>
        </w:rPr>
        <w:instrText>ADDIN CSL_CITATION {"citationItems":[{"id":"ITEM-1","itemData":{"DOI":"10.1016/j.compbiomed.2021.105050","ISSN":"1879-0534 (Electronic)","PMID":"34823858","abstract":"Cardiac resynchronization therapy (CRT) is an established treatment for left bundle  branch block (LBBB) resulting in mechanical dyssynchrony. Approximately 1/3 of patients with CRT, however, are non-responders. To understand factors affecting CRT response, an electromechanics-perfusion computational model based on animal-specific left ventricular (LV) geometry and coronary vascular networks located in the septum and LV free wall is developed. The model considers contractility-flow and preload-activation time relationships, and is calibrated to simultaneously match the experimental measurements in terms of the LV pressure, volume waveforms and total coronary flow in the left anterior descending and left circumflex territories from 2 swine models under right atrium and right ventricular pacing. The model is then applied to investigate the responses of CRT indexed by peak LV pressure and (dP/dt)(max) at multiple pacing sites with different degrees of perfusion in the LV free wall. Without the presence of ischemia, the model predicts that basal-lateral endocardial region is the optimal pacing site that can best improve (dP/dt)(max) by 20%, and is associated with the shortest activation time. In the presence of ischemia, a non-ischemic region becomes the optimal pacing site when coronary flow in the ischemic region fell below 30% of its original value. Pacing at the ischemic region produces little response at that perfusion level. The optimal pacing site is associated with one that optimizes the LV activation time. These findings suggest that CRT response is affected by both pacing site and coronary perfusion, which may have clinical implication in improving CRT responder rates.","author":[{"dropping-particle":"","family":"Fan","given":"Lei","non-dropping-particle":"","parse-names":false,"suffix":""},{"dropping-particle":"","family":"Choy","given":"Jenny S","non-dropping-particle":"","parse-names":false,"suffix":""},{"dropping-particle":"","family":"Raissi","given":"Farshad","non-dropping-particle":"","parse-names":false,"suffix":""},{"dropping-particle":"","family":"Kassab","given":"Ghassan S","non-dropping-particle":"","parse-names":false,"suffix":""},{"dropping-particle":"","family":"Lee","given":"Lik Chuan","non-dropping-particle":"","parse-names":false,"suffix":""}],"container-title":"Computers in biology and medicine","id":"ITEM-1","issued":{"date-parts":[["2021","11"]]},"language":"eng","page":"105050","publisher-place":"United States","title":"Optimization of cardiac resynchronization therapy based on a cardiac  electromechanics-perfusion computational model.","type":"article-journal"},"uris":["http://www.mendeley.com/documents/?uuid=8efb1bb5-312c-4610-b61a-730a464d6501"]},{"id":"ITEM-2","itemData":{"DOI":"10.1038/s41598-019-48670-8","ISSN":"2045-2322","abstract":"Based on recent single-cell experiments showing that longitudinal myocyte stretch produces both parallel and serial addition of sarcomeres, we developed an anisotropic growth constitutive model with elastic myofiber stretch as the growth stimuli to simulate long-term changes in biventricular geometry associated with alterations in cardiac electromechanics. The constitutive model is developed based on the volumetric growth framework. In the model, local growth evolutions of the myocyte's longitudinal and transverse directions are driven by the deviations of maximum elastic myofiber stretch over a cardiac cycle from its corresponding local homeostatic set point, but with different sensitivities. Local homeostatic set point is determined from a simulation with normal activation pattern. The growth constitutive model is coupled to an electromechanics model and calibrated based on both global and local ventricular geometrical changes associated with chronic left ventricular free wall pacing found in previous animal experiments. We show that the coupled electromechanics-growth model can quantitatively reproduce the following: (1) Thinning and thickening of the ventricular wall respectively at early and late activated regions and (2) Global left ventricular dilation as measured in experiments. These findings reinforce the role of elastic myofiber stretch as a growth stimulant at both cellular level and tissue-level.","author":[{"dropping-particle":"","family":"Arumugam","given":"Jayavel","non-dropping-particle":"","parse-names":false,"suffix":""},{"dropping-particle":"","family":"Mojumder","given":"Joy","non-dropping-particle":"","parse-names":false,"suffix":""},{"dropping-particle":"","family":"Kassab","given":"Ghassan","non-dropping-particle":"","parse-names":false,"suffix":""},{"dropping-particle":"","family":"Lee","given":"Lik Chuan","non-dropping-particle":"","parse-names":false,"suffix":""}],"container-title":"Scientific Reports","id":"ITEM-2","issue":"1","issued":{"date-parts":[["2019"]]},"title":"Model of Anisotropic Reverse Cardiac Growth in Mechanical Dyssynchrony","type":"article-journal","volume":"9"},"uris":["http://www.mendeley.com/documents/?uuid=a535e363-c882-4607-9618-997f26a3d498"]}],"mendeley":{"formattedCitation":"[42], [43]","plainTextFormattedCitation":"[42], [43]","previouslyFormattedCitation":"[42], [43]"},"properties":{"noteIndex":0},"schema":"https://github.com/citation-style-language/schema/raw/master/csl-citation.json"}</w:instrText>
      </w:r>
      <w:r w:rsidR="00201349">
        <w:rPr>
          <w:rFonts w:ascii="Times New Roman" w:hAnsi="Times New Roman" w:cs="Times New Roman"/>
          <w:color w:val="000000" w:themeColor="text1"/>
          <w:sz w:val="24"/>
          <w:szCs w:val="24"/>
        </w:rPr>
        <w:fldChar w:fldCharType="separate"/>
      </w:r>
      <w:r w:rsidR="00E220C9" w:rsidRPr="00E220C9">
        <w:rPr>
          <w:rFonts w:ascii="Times New Roman" w:hAnsi="Times New Roman" w:cs="Times New Roman"/>
          <w:noProof/>
          <w:color w:val="000000" w:themeColor="text1"/>
          <w:sz w:val="24"/>
          <w:szCs w:val="24"/>
        </w:rPr>
        <w:t>[42], [43]</w:t>
      </w:r>
      <w:r w:rsidR="00201349">
        <w:rPr>
          <w:rFonts w:ascii="Times New Roman" w:hAnsi="Times New Roman" w:cs="Times New Roman"/>
          <w:color w:val="000000" w:themeColor="text1"/>
          <w:sz w:val="24"/>
          <w:szCs w:val="24"/>
        </w:rPr>
        <w:fldChar w:fldCharType="end"/>
      </w:r>
      <w:r w:rsidR="00A0286F">
        <w:rPr>
          <w:rFonts w:ascii="Times New Roman" w:hAnsi="Times New Roman" w:cs="Times New Roman"/>
          <w:color w:val="000000" w:themeColor="text1"/>
          <w:sz w:val="24"/>
          <w:szCs w:val="24"/>
        </w:rPr>
        <w:t>.</w:t>
      </w:r>
    </w:p>
    <w:p w14:paraId="164A6FCE" w14:textId="77777777" w:rsidR="000E2C89" w:rsidRDefault="000E2C89" w:rsidP="00D474D2">
      <w:pPr>
        <w:spacing w:line="240" w:lineRule="auto"/>
        <w:jc w:val="both"/>
        <w:rPr>
          <w:rFonts w:ascii="Times New Roman" w:hAnsi="Times New Roman" w:cs="Times New Roman"/>
          <w:color w:val="000000" w:themeColor="text1"/>
          <w:sz w:val="24"/>
          <w:szCs w:val="24"/>
        </w:rPr>
      </w:pPr>
    </w:p>
    <w:p w14:paraId="7C78475E" w14:textId="1D81C40A" w:rsidR="00F37083" w:rsidRDefault="00F37083" w:rsidP="00D474D2">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Conclusion:</w:t>
      </w:r>
    </w:p>
    <w:p w14:paraId="486C20E3" w14:textId="7DA32FE7" w:rsidR="00A224CC" w:rsidRDefault="00F37083" w:rsidP="00634DAA">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We have </w:t>
      </w:r>
      <w:r w:rsidR="009B757B">
        <w:rPr>
          <w:rFonts w:ascii="Times New Roman" w:hAnsi="Times New Roman" w:cs="Times New Roman"/>
          <w:color w:val="000000" w:themeColor="text1"/>
          <w:sz w:val="24"/>
          <w:szCs w:val="24"/>
        </w:rPr>
        <w:t>developed patient</w:t>
      </w:r>
      <w:r>
        <w:rPr>
          <w:rFonts w:ascii="Times New Roman" w:hAnsi="Times New Roman" w:cs="Times New Roman"/>
          <w:color w:val="000000" w:themeColor="text1"/>
          <w:sz w:val="24"/>
          <w:szCs w:val="24"/>
        </w:rPr>
        <w:t xml:space="preserve">-specific computational </w:t>
      </w:r>
      <w:r w:rsidR="00634DAA">
        <w:rPr>
          <w:rFonts w:ascii="Times New Roman" w:hAnsi="Times New Roman" w:cs="Times New Roman"/>
          <w:color w:val="000000" w:themeColor="text1"/>
          <w:sz w:val="24"/>
          <w:szCs w:val="24"/>
        </w:rPr>
        <w:t xml:space="preserve">models </w:t>
      </w:r>
      <w:r w:rsidR="00B4264C">
        <w:rPr>
          <w:rFonts w:ascii="Times New Roman" w:hAnsi="Times New Roman" w:cs="Times New Roman"/>
          <w:color w:val="000000" w:themeColor="text1"/>
          <w:sz w:val="24"/>
          <w:szCs w:val="24"/>
        </w:rPr>
        <w:t xml:space="preserve">based on clinical data acquired in 2 HCM (obstructive and non-obstructive) and a control subject </w:t>
      </w:r>
      <w:r w:rsidR="00634DAA">
        <w:rPr>
          <w:rFonts w:ascii="Times New Roman" w:hAnsi="Times New Roman" w:cs="Times New Roman"/>
          <w:color w:val="000000" w:themeColor="text1"/>
          <w:sz w:val="24"/>
          <w:szCs w:val="24"/>
        </w:rPr>
        <w:t xml:space="preserve">to investigate </w:t>
      </w:r>
      <w:r w:rsidR="009B757B">
        <w:rPr>
          <w:rFonts w:ascii="Times New Roman" w:hAnsi="Times New Roman" w:cs="Times New Roman"/>
          <w:color w:val="000000" w:themeColor="text1"/>
          <w:sz w:val="24"/>
          <w:szCs w:val="24"/>
        </w:rPr>
        <w:t>LV</w:t>
      </w:r>
      <w:r w:rsidR="00634DAA">
        <w:rPr>
          <w:rFonts w:ascii="Times New Roman" w:hAnsi="Times New Roman" w:cs="Times New Roman"/>
          <w:color w:val="000000" w:themeColor="text1"/>
          <w:sz w:val="24"/>
          <w:szCs w:val="24"/>
        </w:rPr>
        <w:t xml:space="preserve"> mechanics and the relationship between</w:t>
      </w:r>
      <w:r>
        <w:rPr>
          <w:rFonts w:ascii="Times New Roman" w:hAnsi="Times New Roman" w:cs="Times New Roman"/>
          <w:color w:val="000000" w:themeColor="text1"/>
          <w:sz w:val="24"/>
          <w:szCs w:val="24"/>
        </w:rPr>
        <w:t xml:space="preserve"> myofiber disarray and </w:t>
      </w:r>
      <w:r w:rsidR="00634DAA">
        <w:rPr>
          <w:rFonts w:ascii="Times New Roman" w:hAnsi="Times New Roman" w:cs="Times New Roman"/>
          <w:color w:val="000000" w:themeColor="text1"/>
          <w:sz w:val="24"/>
          <w:szCs w:val="24"/>
        </w:rPr>
        <w:t xml:space="preserve">myofiber contractility in </w:t>
      </w:r>
      <w:r w:rsidR="00B4264C">
        <w:rPr>
          <w:rFonts w:ascii="Times New Roman" w:hAnsi="Times New Roman" w:cs="Times New Roman"/>
          <w:color w:val="000000" w:themeColor="text1"/>
          <w:sz w:val="24"/>
          <w:szCs w:val="24"/>
        </w:rPr>
        <w:t>this disease</w:t>
      </w:r>
      <w:r>
        <w:rPr>
          <w:rFonts w:ascii="Times New Roman" w:hAnsi="Times New Roman" w:cs="Times New Roman"/>
          <w:color w:val="000000" w:themeColor="text1"/>
          <w:sz w:val="24"/>
          <w:szCs w:val="24"/>
        </w:rPr>
        <w:t xml:space="preserve">. </w:t>
      </w:r>
      <w:r w:rsidR="00A224CC">
        <w:rPr>
          <w:rFonts w:ascii="Times New Roman" w:hAnsi="Times New Roman" w:cs="Times New Roman"/>
          <w:color w:val="000000" w:themeColor="text1"/>
          <w:sz w:val="24"/>
          <w:szCs w:val="24"/>
        </w:rPr>
        <w:t>Using the</w:t>
      </w:r>
      <w:r w:rsidR="00B4264C">
        <w:rPr>
          <w:rFonts w:ascii="Times New Roman" w:hAnsi="Times New Roman" w:cs="Times New Roman"/>
          <w:color w:val="000000" w:themeColor="text1"/>
          <w:sz w:val="24"/>
          <w:szCs w:val="24"/>
        </w:rPr>
        <w:t>se</w:t>
      </w:r>
      <w:r w:rsidR="00A224CC">
        <w:rPr>
          <w:rFonts w:ascii="Times New Roman" w:hAnsi="Times New Roman" w:cs="Times New Roman"/>
          <w:color w:val="000000" w:themeColor="text1"/>
          <w:sz w:val="24"/>
          <w:szCs w:val="24"/>
        </w:rPr>
        <w:t xml:space="preserve"> model</w:t>
      </w:r>
      <w:r w:rsidR="00B4264C">
        <w:rPr>
          <w:rFonts w:ascii="Times New Roman" w:hAnsi="Times New Roman" w:cs="Times New Roman"/>
          <w:color w:val="000000" w:themeColor="text1"/>
          <w:sz w:val="24"/>
          <w:szCs w:val="24"/>
        </w:rPr>
        <w:t>s</w:t>
      </w:r>
      <w:r w:rsidR="00A224CC">
        <w:rPr>
          <w:rFonts w:ascii="Times New Roman" w:hAnsi="Times New Roman" w:cs="Times New Roman"/>
          <w:color w:val="000000" w:themeColor="text1"/>
          <w:sz w:val="24"/>
          <w:szCs w:val="24"/>
        </w:rPr>
        <w:t xml:space="preserve">, we show that myofiber contractility must increase to compensate for an increase in myofiber disarray associated with HCM in order </w:t>
      </w:r>
      <w:r w:rsidR="00B4264C">
        <w:rPr>
          <w:rFonts w:ascii="Times New Roman" w:hAnsi="Times New Roman" w:cs="Times New Roman"/>
          <w:color w:val="000000" w:themeColor="text1"/>
          <w:sz w:val="24"/>
          <w:szCs w:val="24"/>
        </w:rPr>
        <w:t>to</w:t>
      </w:r>
      <w:r w:rsidR="00A224CC">
        <w:rPr>
          <w:rFonts w:ascii="Times New Roman" w:hAnsi="Times New Roman" w:cs="Times New Roman"/>
          <w:color w:val="000000" w:themeColor="text1"/>
          <w:sz w:val="24"/>
          <w:szCs w:val="24"/>
        </w:rPr>
        <w:t xml:space="preserve"> </w:t>
      </w:r>
      <w:r w:rsidR="00B4264C">
        <w:rPr>
          <w:rFonts w:ascii="Times New Roman" w:hAnsi="Times New Roman" w:cs="Times New Roman"/>
          <w:color w:val="000000" w:themeColor="text1"/>
          <w:sz w:val="24"/>
          <w:szCs w:val="24"/>
        </w:rPr>
        <w:t>maintain</w:t>
      </w:r>
      <w:r w:rsidR="00A224CC">
        <w:rPr>
          <w:rFonts w:ascii="Times New Roman" w:hAnsi="Times New Roman" w:cs="Times New Roman"/>
          <w:color w:val="000000" w:themeColor="text1"/>
          <w:sz w:val="24"/>
          <w:szCs w:val="24"/>
        </w:rPr>
        <w:t xml:space="preserve"> same LV function.</w:t>
      </w:r>
      <w:r w:rsidR="00634DAA">
        <w:rPr>
          <w:rFonts w:ascii="Times New Roman" w:hAnsi="Times New Roman" w:cs="Times New Roman"/>
          <w:color w:val="000000" w:themeColor="text1"/>
          <w:sz w:val="24"/>
          <w:szCs w:val="24"/>
        </w:rPr>
        <w:t xml:space="preserve"> </w:t>
      </w:r>
      <w:r w:rsidR="00A224CC">
        <w:rPr>
          <w:rFonts w:ascii="Times New Roman" w:hAnsi="Times New Roman" w:cs="Times New Roman"/>
          <w:color w:val="000000" w:themeColor="text1"/>
          <w:sz w:val="24"/>
          <w:szCs w:val="24"/>
        </w:rPr>
        <w:t>For the range of myofiber disarray measured in HCM</w:t>
      </w:r>
      <w:r w:rsidR="00B4264C">
        <w:rPr>
          <w:rFonts w:ascii="Times New Roman" w:hAnsi="Times New Roman" w:cs="Times New Roman"/>
          <w:color w:val="000000" w:themeColor="text1"/>
          <w:sz w:val="24"/>
          <w:szCs w:val="24"/>
        </w:rPr>
        <w:t xml:space="preserve"> patients</w:t>
      </w:r>
      <w:r w:rsidR="00A224CC">
        <w:rPr>
          <w:rFonts w:ascii="Times New Roman" w:hAnsi="Times New Roman" w:cs="Times New Roman"/>
          <w:color w:val="000000" w:themeColor="text1"/>
          <w:sz w:val="24"/>
          <w:szCs w:val="24"/>
        </w:rPr>
        <w:t>, however, we found that the</w:t>
      </w:r>
      <w:r w:rsidR="00B4264C">
        <w:rPr>
          <w:rFonts w:ascii="Times New Roman" w:hAnsi="Times New Roman" w:cs="Times New Roman"/>
          <w:color w:val="000000" w:themeColor="text1"/>
          <w:sz w:val="24"/>
          <w:szCs w:val="24"/>
        </w:rPr>
        <w:t xml:space="preserve"> myofiber contractility in the obstructive HCM subject is still reduced compared to the control subject at the highest degree of myofiber disarray. Myofiber contractility of the non-</w:t>
      </w:r>
      <w:r w:rsidR="00352923">
        <w:rPr>
          <w:rFonts w:ascii="Times New Roman" w:hAnsi="Times New Roman" w:cs="Times New Roman"/>
          <w:color w:val="000000" w:themeColor="text1"/>
          <w:sz w:val="24"/>
          <w:szCs w:val="24"/>
        </w:rPr>
        <w:t>obstructive</w:t>
      </w:r>
      <w:r w:rsidR="00B4264C">
        <w:rPr>
          <w:rFonts w:ascii="Times New Roman" w:hAnsi="Times New Roman" w:cs="Times New Roman"/>
          <w:color w:val="000000" w:themeColor="text1"/>
          <w:sz w:val="24"/>
          <w:szCs w:val="24"/>
        </w:rPr>
        <w:t xml:space="preserve"> HCM </w:t>
      </w:r>
      <w:r w:rsidR="00352923">
        <w:rPr>
          <w:rFonts w:ascii="Times New Roman" w:hAnsi="Times New Roman" w:cs="Times New Roman"/>
          <w:color w:val="000000" w:themeColor="text1"/>
          <w:sz w:val="24"/>
          <w:szCs w:val="24"/>
        </w:rPr>
        <w:t>subject is close to that of the control subject only when myofiber disarray</w:t>
      </w:r>
      <w:r w:rsidR="00A224CC">
        <w:rPr>
          <w:rFonts w:ascii="Times New Roman" w:hAnsi="Times New Roman" w:cs="Times New Roman"/>
          <w:color w:val="000000" w:themeColor="text1"/>
          <w:sz w:val="24"/>
          <w:szCs w:val="24"/>
        </w:rPr>
        <w:t xml:space="preserve"> </w:t>
      </w:r>
      <w:r w:rsidR="00352923">
        <w:rPr>
          <w:rFonts w:ascii="Times New Roman" w:hAnsi="Times New Roman" w:cs="Times New Roman"/>
          <w:color w:val="000000" w:themeColor="text1"/>
          <w:sz w:val="24"/>
          <w:szCs w:val="24"/>
        </w:rPr>
        <w:t>is substantial wi</w:t>
      </w:r>
      <w:r w:rsidR="00201349">
        <w:rPr>
          <w:rFonts w:ascii="Times New Roman" w:hAnsi="Times New Roman" w:cs="Times New Roman"/>
          <w:color w:val="000000" w:themeColor="text1"/>
          <w:sz w:val="24"/>
          <w:szCs w:val="24"/>
        </w:rPr>
        <w:t>th a fractional anisotropy of 0.75</w:t>
      </w:r>
      <w:r w:rsidR="00352923">
        <w:rPr>
          <w:rFonts w:ascii="Times New Roman" w:hAnsi="Times New Roman" w:cs="Times New Roman"/>
          <w:color w:val="000000" w:themeColor="text1"/>
          <w:sz w:val="24"/>
          <w:szCs w:val="24"/>
        </w:rPr>
        <w:t>.</w:t>
      </w:r>
      <w:r w:rsidR="001A40ED">
        <w:rPr>
          <w:rFonts w:ascii="Times New Roman" w:hAnsi="Times New Roman" w:cs="Times New Roman"/>
          <w:color w:val="000000" w:themeColor="text1"/>
          <w:sz w:val="24"/>
          <w:szCs w:val="24"/>
        </w:rPr>
        <w:t xml:space="preserve"> An increase in myofiber disarray also led to a reduction in myofiber work in the HCM subjects. </w:t>
      </w:r>
      <w:r w:rsidR="00352923">
        <w:rPr>
          <w:rFonts w:ascii="Times New Roman" w:hAnsi="Times New Roman" w:cs="Times New Roman"/>
          <w:color w:val="000000" w:themeColor="text1"/>
          <w:sz w:val="24"/>
          <w:szCs w:val="24"/>
        </w:rPr>
        <w:t xml:space="preserve"> </w:t>
      </w:r>
      <w:commentRangeStart w:id="18"/>
      <w:r w:rsidR="00352923">
        <w:rPr>
          <w:rFonts w:ascii="Times New Roman" w:hAnsi="Times New Roman" w:cs="Times New Roman"/>
          <w:color w:val="000000" w:themeColor="text1"/>
          <w:sz w:val="24"/>
          <w:szCs w:val="24"/>
        </w:rPr>
        <w:t xml:space="preserve">These findings </w:t>
      </w:r>
      <w:r w:rsidR="001A40ED">
        <w:rPr>
          <w:rFonts w:ascii="Times New Roman" w:hAnsi="Times New Roman" w:cs="Times New Roman"/>
          <w:color w:val="000000" w:themeColor="text1"/>
          <w:sz w:val="24"/>
          <w:szCs w:val="24"/>
        </w:rPr>
        <w:t>suggest</w:t>
      </w:r>
      <w:r w:rsidR="00352923">
        <w:rPr>
          <w:rFonts w:ascii="Times New Roman" w:hAnsi="Times New Roman" w:cs="Times New Roman"/>
          <w:color w:val="000000" w:themeColor="text1"/>
          <w:sz w:val="24"/>
          <w:szCs w:val="24"/>
        </w:rPr>
        <w:t xml:space="preserve"> that myofiber contractility is reduced in HCM patients</w:t>
      </w:r>
      <w:commentRangeEnd w:id="18"/>
      <w:r w:rsidR="00CE090E">
        <w:rPr>
          <w:rStyle w:val="CommentReference"/>
          <w:rFonts w:ascii="Liberation Serif" w:eastAsia="Noto Sans CJK SC Regular" w:hAnsi="Liberation Serif" w:cs="Mangal"/>
          <w:kern w:val="3"/>
          <w:lang w:eastAsia="zh-CN" w:bidi="hi-IN"/>
        </w:rPr>
        <w:commentReference w:id="18"/>
      </w:r>
      <w:r w:rsidR="001A40ED">
        <w:rPr>
          <w:rFonts w:ascii="Times New Roman" w:hAnsi="Times New Roman" w:cs="Times New Roman"/>
          <w:color w:val="000000" w:themeColor="text1"/>
          <w:sz w:val="24"/>
          <w:szCs w:val="24"/>
        </w:rPr>
        <w:t>, and the reduction in myofiber work seen in HCM patients may be due in part to myofiber disarray.</w:t>
      </w:r>
    </w:p>
    <w:p w14:paraId="7871AB6C" w14:textId="1BA4CA3E" w:rsidR="007B2071" w:rsidRPr="007B2071" w:rsidRDefault="007B2071" w:rsidP="00634DAA">
      <w:pPr>
        <w:spacing w:line="240" w:lineRule="auto"/>
        <w:jc w:val="both"/>
        <w:rPr>
          <w:rFonts w:ascii="Times New Roman" w:hAnsi="Times New Roman" w:cs="Times New Roman"/>
          <w:b/>
          <w:color w:val="000000" w:themeColor="text1"/>
          <w:sz w:val="24"/>
          <w:szCs w:val="24"/>
        </w:rPr>
      </w:pPr>
    </w:p>
    <w:p w14:paraId="1BEF60AD" w14:textId="3DF90462" w:rsidR="007B2071" w:rsidRDefault="007B2071" w:rsidP="00634DAA">
      <w:pPr>
        <w:spacing w:line="240" w:lineRule="auto"/>
        <w:jc w:val="both"/>
        <w:rPr>
          <w:rFonts w:ascii="Times New Roman" w:hAnsi="Times New Roman" w:cs="Times New Roman"/>
          <w:b/>
          <w:color w:val="000000" w:themeColor="text1"/>
          <w:sz w:val="24"/>
          <w:szCs w:val="24"/>
        </w:rPr>
      </w:pPr>
      <w:r w:rsidRPr="007B2071">
        <w:rPr>
          <w:rFonts w:ascii="Times New Roman" w:hAnsi="Times New Roman" w:cs="Times New Roman"/>
          <w:b/>
          <w:color w:val="000000" w:themeColor="text1"/>
          <w:sz w:val="24"/>
          <w:szCs w:val="24"/>
        </w:rPr>
        <w:t>Acknowledgement</w:t>
      </w:r>
      <w:r>
        <w:rPr>
          <w:rFonts w:ascii="Times New Roman" w:hAnsi="Times New Roman" w:cs="Times New Roman"/>
          <w:b/>
          <w:color w:val="000000" w:themeColor="text1"/>
          <w:sz w:val="24"/>
          <w:szCs w:val="24"/>
        </w:rPr>
        <w:t>:</w:t>
      </w:r>
    </w:p>
    <w:p w14:paraId="152A0A08" w14:textId="4436A188" w:rsidR="007B2071" w:rsidRPr="007B2071" w:rsidRDefault="007B2071" w:rsidP="00634DAA">
      <w:pPr>
        <w:spacing w:line="240" w:lineRule="auto"/>
        <w:jc w:val="both"/>
        <w:rPr>
          <w:rFonts w:ascii="Times New Roman" w:hAnsi="Times New Roman" w:cs="Times New Roman"/>
          <w:color w:val="000000" w:themeColor="text1"/>
          <w:sz w:val="24"/>
          <w:szCs w:val="24"/>
        </w:rPr>
      </w:pPr>
      <w:r w:rsidRPr="007B2071">
        <w:rPr>
          <w:rFonts w:ascii="Times New Roman" w:hAnsi="Times New Roman" w:cs="Times New Roman"/>
          <w:color w:val="000000" w:themeColor="text1"/>
          <w:sz w:val="24"/>
          <w:szCs w:val="24"/>
        </w:rPr>
        <w:t>This work was supported by the National Institute of Health (U01HL133359).</w:t>
      </w:r>
    </w:p>
    <w:p w14:paraId="52A42642" w14:textId="77777777" w:rsidR="007B2071" w:rsidRDefault="007B2071" w:rsidP="00634DAA">
      <w:pPr>
        <w:spacing w:line="240" w:lineRule="auto"/>
        <w:jc w:val="both"/>
        <w:rPr>
          <w:rFonts w:ascii="Times New Roman" w:hAnsi="Times New Roman" w:cs="Times New Roman"/>
          <w:color w:val="000000" w:themeColor="text1"/>
          <w:sz w:val="24"/>
          <w:szCs w:val="24"/>
        </w:rPr>
      </w:pPr>
    </w:p>
    <w:p w14:paraId="6430AAA3" w14:textId="7559B2BE" w:rsidR="00171B39" w:rsidRDefault="00171B39" w:rsidP="00D474D2">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References: </w:t>
      </w:r>
    </w:p>
    <w:p w14:paraId="7AED6CCA" w14:textId="664508B9"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b/>
          <w:color w:val="000000" w:themeColor="text1"/>
          <w:sz w:val="24"/>
          <w:szCs w:val="24"/>
        </w:rPr>
        <w:fldChar w:fldCharType="begin" w:fldLock="1"/>
      </w:r>
      <w:r>
        <w:rPr>
          <w:rFonts w:ascii="Times New Roman" w:hAnsi="Times New Roman" w:cs="Times New Roman"/>
          <w:b/>
          <w:color w:val="000000" w:themeColor="text1"/>
          <w:sz w:val="24"/>
          <w:szCs w:val="24"/>
        </w:rPr>
        <w:instrText xml:space="preserve">ADDIN Mendeley Bibliography CSL_BIBLIOGRAPHY </w:instrText>
      </w:r>
      <w:r>
        <w:rPr>
          <w:rFonts w:ascii="Times New Roman" w:hAnsi="Times New Roman" w:cs="Times New Roman"/>
          <w:b/>
          <w:color w:val="000000" w:themeColor="text1"/>
          <w:sz w:val="24"/>
          <w:szCs w:val="24"/>
        </w:rPr>
        <w:fldChar w:fldCharType="separate"/>
      </w:r>
      <w:r w:rsidRPr="007161F5">
        <w:rPr>
          <w:rFonts w:ascii="Times New Roman" w:hAnsi="Times New Roman" w:cs="Times New Roman"/>
          <w:noProof/>
          <w:sz w:val="24"/>
          <w:szCs w:val="24"/>
        </w:rPr>
        <w:t>[1]</w:t>
      </w:r>
      <w:r w:rsidRPr="007161F5">
        <w:rPr>
          <w:rFonts w:ascii="Times New Roman" w:hAnsi="Times New Roman" w:cs="Times New Roman"/>
          <w:noProof/>
          <w:sz w:val="24"/>
          <w:szCs w:val="24"/>
        </w:rPr>
        <w:tab/>
        <w:t xml:space="preserve">C. Y. Ho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“Genotype and lifetime burden of disease in hypertrophic cardiomyopathy insights from the sarcomeric human cardiomyopathy registry (SHaRe),” </w:t>
      </w:r>
      <w:r w:rsidRPr="007161F5">
        <w:rPr>
          <w:rFonts w:ascii="Times New Roman" w:hAnsi="Times New Roman" w:cs="Times New Roman"/>
          <w:i/>
          <w:iCs/>
          <w:noProof/>
          <w:sz w:val="24"/>
          <w:szCs w:val="24"/>
        </w:rPr>
        <w:t>Circulation</w:t>
      </w:r>
      <w:r w:rsidRPr="007161F5">
        <w:rPr>
          <w:rFonts w:ascii="Times New Roman" w:hAnsi="Times New Roman" w:cs="Times New Roman"/>
          <w:noProof/>
          <w:sz w:val="24"/>
          <w:szCs w:val="24"/>
        </w:rPr>
        <w:t>, 2018.</w:t>
      </w:r>
    </w:p>
    <w:p w14:paraId="017368DD"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[2]</w:t>
      </w:r>
      <w:r w:rsidRPr="007161F5">
        <w:rPr>
          <w:rFonts w:ascii="Times New Roman" w:hAnsi="Times New Roman" w:cs="Times New Roman"/>
          <w:noProof/>
          <w:sz w:val="24"/>
          <w:szCs w:val="24"/>
        </w:rPr>
        <w:tab/>
        <w:t xml:space="preserve">M. B.J., “Hypertrophic cardiomyopathy: A systematic review,” </w:t>
      </w:r>
      <w:r w:rsidRPr="007161F5">
        <w:rPr>
          <w:rFonts w:ascii="Times New Roman" w:hAnsi="Times New Roman" w:cs="Times New Roman"/>
          <w:i/>
          <w:iCs/>
          <w:noProof/>
          <w:sz w:val="24"/>
          <w:szCs w:val="24"/>
        </w:rPr>
        <w:t>J. Am. Med. Assoc.</w:t>
      </w:r>
      <w:r w:rsidRPr="007161F5">
        <w:rPr>
          <w:rFonts w:ascii="Times New Roman" w:hAnsi="Times New Roman" w:cs="Times New Roman"/>
          <w:noProof/>
          <w:sz w:val="24"/>
          <w:szCs w:val="24"/>
        </w:rPr>
        <w:t>, 2002.</w:t>
      </w:r>
    </w:p>
    <w:p w14:paraId="438A93EB"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[3]</w:t>
      </w:r>
      <w:r w:rsidRPr="007161F5">
        <w:rPr>
          <w:rFonts w:ascii="Times New Roman" w:hAnsi="Times New Roman" w:cs="Times New Roman"/>
          <w:noProof/>
          <w:sz w:val="24"/>
          <w:szCs w:val="24"/>
        </w:rPr>
        <w:tab/>
        <w:t xml:space="preserve">B. J. Maron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“Epidemiology of hypertrophic cardiomyopathy-related death: Revisited in a large non-referral-based patient population,” </w:t>
      </w:r>
      <w:r w:rsidRPr="007161F5">
        <w:rPr>
          <w:rFonts w:ascii="Times New Roman" w:hAnsi="Times New Roman" w:cs="Times New Roman"/>
          <w:i/>
          <w:iCs/>
          <w:noProof/>
          <w:sz w:val="24"/>
          <w:szCs w:val="24"/>
        </w:rPr>
        <w:t>Circulation</w:t>
      </w:r>
      <w:r w:rsidRPr="007161F5">
        <w:rPr>
          <w:rFonts w:ascii="Times New Roman" w:hAnsi="Times New Roman" w:cs="Times New Roman"/>
          <w:noProof/>
          <w:sz w:val="24"/>
          <w:szCs w:val="24"/>
        </w:rPr>
        <w:t>, 2000.</w:t>
      </w:r>
    </w:p>
    <w:p w14:paraId="3659699A"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[4]</w:t>
      </w:r>
      <w:r w:rsidRPr="007161F5">
        <w:rPr>
          <w:rFonts w:ascii="Times New Roman" w:hAnsi="Times New Roman" w:cs="Times New Roman"/>
          <w:noProof/>
          <w:sz w:val="24"/>
          <w:szCs w:val="24"/>
        </w:rPr>
        <w:tab/>
        <w:t xml:space="preserve">B. J. Maron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“American College of Cardiology/European Society of Cardiology clinical expert  consensus document on hypertrophic cardiomyopathy. A report of the American College of Cardiology Foundation Task Force on Clinical Expert Consensus Documents and the European ,” </w:t>
      </w:r>
      <w:r w:rsidRPr="007161F5">
        <w:rPr>
          <w:rFonts w:ascii="Times New Roman" w:hAnsi="Times New Roman" w:cs="Times New Roman"/>
          <w:i/>
          <w:iCs/>
          <w:noProof/>
          <w:sz w:val="24"/>
          <w:szCs w:val="24"/>
        </w:rPr>
        <w:t>J. Am. Coll. Cardiol.</w:t>
      </w:r>
      <w:r w:rsidRPr="007161F5">
        <w:rPr>
          <w:rFonts w:ascii="Times New Roman" w:hAnsi="Times New Roman" w:cs="Times New Roman"/>
          <w:noProof/>
          <w:sz w:val="24"/>
          <w:szCs w:val="24"/>
        </w:rPr>
        <w:t>, vol. 42, no. 9, pp. 1687–1713, Nov. 2003.</w:t>
      </w:r>
    </w:p>
    <w:p w14:paraId="1F3505F9"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lastRenderedPageBreak/>
        <w:t>[5]</w:t>
      </w:r>
      <w:r w:rsidRPr="007161F5">
        <w:rPr>
          <w:rFonts w:ascii="Times New Roman" w:hAnsi="Times New Roman" w:cs="Times New Roman"/>
          <w:noProof/>
          <w:sz w:val="24"/>
          <w:szCs w:val="24"/>
        </w:rPr>
        <w:tab/>
        <w:t xml:space="preserve">P. Jordà and A. García-Álvarez, “Hypertrophic cardiomyopathy: Sudden cardiac death risk stratification in adults,” </w:t>
      </w:r>
      <w:r w:rsidRPr="007161F5">
        <w:rPr>
          <w:rFonts w:ascii="Times New Roman" w:hAnsi="Times New Roman" w:cs="Times New Roman"/>
          <w:i/>
          <w:iCs/>
          <w:noProof/>
          <w:sz w:val="24"/>
          <w:szCs w:val="24"/>
        </w:rPr>
        <w:t>Glob. Cardiol. Sci. Pract.</w:t>
      </w:r>
      <w:r w:rsidRPr="007161F5">
        <w:rPr>
          <w:rFonts w:ascii="Times New Roman" w:hAnsi="Times New Roman" w:cs="Times New Roman"/>
          <w:noProof/>
          <w:sz w:val="24"/>
          <w:szCs w:val="24"/>
        </w:rPr>
        <w:t>, vol. 2018, no. 3, p. 25, Aug. 2018.</w:t>
      </w:r>
    </w:p>
    <w:p w14:paraId="5032F0CE"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[6]</w:t>
      </w:r>
      <w:r w:rsidRPr="007161F5">
        <w:rPr>
          <w:rFonts w:ascii="Times New Roman" w:hAnsi="Times New Roman" w:cs="Times New Roman"/>
          <w:noProof/>
          <w:sz w:val="24"/>
          <w:szCs w:val="24"/>
        </w:rPr>
        <w:tab/>
        <w:t xml:space="preserve">A. L. Cirino and C. Ho, </w:t>
      </w:r>
      <w:r w:rsidRPr="007161F5">
        <w:rPr>
          <w:rFonts w:ascii="Times New Roman" w:hAnsi="Times New Roman" w:cs="Times New Roman"/>
          <w:i/>
          <w:iCs/>
          <w:noProof/>
          <w:sz w:val="24"/>
          <w:szCs w:val="24"/>
        </w:rPr>
        <w:t>Hypertrophic Cardiomyopathy Overview</w:t>
      </w:r>
      <w:r w:rsidRPr="007161F5">
        <w:rPr>
          <w:rFonts w:ascii="Times New Roman" w:hAnsi="Times New Roman" w:cs="Times New Roman"/>
          <w:noProof/>
          <w:sz w:val="24"/>
          <w:szCs w:val="24"/>
        </w:rPr>
        <w:t>. 1993.</w:t>
      </w:r>
    </w:p>
    <w:p w14:paraId="4D4CF663"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[7]</w:t>
      </w:r>
      <w:r w:rsidRPr="007161F5">
        <w:rPr>
          <w:rFonts w:ascii="Times New Roman" w:hAnsi="Times New Roman" w:cs="Times New Roman"/>
          <w:noProof/>
          <w:sz w:val="24"/>
          <w:szCs w:val="24"/>
        </w:rPr>
        <w:tab/>
        <w:t xml:space="preserve">D. Mosqueira, J. G. W. Smith, J. R. Bhagwan, and C. Denning, “Modeling Hypertrophic Cardiomyopathy: Mechanistic Insights and Pharmacological  Intervention.,” </w:t>
      </w:r>
      <w:r w:rsidRPr="007161F5">
        <w:rPr>
          <w:rFonts w:ascii="Times New Roman" w:hAnsi="Times New Roman" w:cs="Times New Roman"/>
          <w:i/>
          <w:iCs/>
          <w:noProof/>
          <w:sz w:val="24"/>
          <w:szCs w:val="24"/>
        </w:rPr>
        <w:t>Trends Mol. Med.</w:t>
      </w:r>
      <w:r w:rsidRPr="007161F5">
        <w:rPr>
          <w:rFonts w:ascii="Times New Roman" w:hAnsi="Times New Roman" w:cs="Times New Roman"/>
          <w:noProof/>
          <w:sz w:val="24"/>
          <w:szCs w:val="24"/>
        </w:rPr>
        <w:t>, vol. 25, no. 9, pp. 775–790, Sep. 2019.</w:t>
      </w:r>
    </w:p>
    <w:p w14:paraId="1C950EDB"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[8]</w:t>
      </w:r>
      <w:r w:rsidRPr="007161F5">
        <w:rPr>
          <w:rFonts w:ascii="Times New Roman" w:hAnsi="Times New Roman" w:cs="Times New Roman"/>
          <w:noProof/>
          <w:sz w:val="24"/>
          <w:szCs w:val="24"/>
        </w:rPr>
        <w:tab/>
        <w:t xml:space="preserve">S. R. Ommen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“2020 AHA/ACC Guideline for the Diagnosis and Treatment of Patients With Hypertrophic  Cardiomyopathy: A Report of the American College of Cardiology/American Heart Association Joint Committee on Clinical Practice Guidelines.,” </w:t>
      </w:r>
      <w:r w:rsidRPr="007161F5">
        <w:rPr>
          <w:rFonts w:ascii="Times New Roman" w:hAnsi="Times New Roman" w:cs="Times New Roman"/>
          <w:i/>
          <w:iCs/>
          <w:noProof/>
          <w:sz w:val="24"/>
          <w:szCs w:val="24"/>
        </w:rPr>
        <w:t>Circulation</w:t>
      </w:r>
      <w:r w:rsidRPr="007161F5">
        <w:rPr>
          <w:rFonts w:ascii="Times New Roman" w:hAnsi="Times New Roman" w:cs="Times New Roman"/>
          <w:noProof/>
          <w:sz w:val="24"/>
          <w:szCs w:val="24"/>
        </w:rPr>
        <w:t>, vol. 142, no. 25, pp. e558–e631, Dec. 2020.</w:t>
      </w:r>
    </w:p>
    <w:p w14:paraId="1D67A7B3"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[9]</w:t>
      </w:r>
      <w:r w:rsidRPr="007161F5">
        <w:rPr>
          <w:rFonts w:ascii="Times New Roman" w:hAnsi="Times New Roman" w:cs="Times New Roman"/>
          <w:noProof/>
          <w:sz w:val="24"/>
          <w:szCs w:val="24"/>
        </w:rPr>
        <w:tab/>
        <w:t xml:space="preserve">E. BRAUNWALD, C. T. LAMBREW, S. D. ROCKOFF, J. ROSS, and A. G. MORROW, “Idiopathic Hypertrophic Subaortic Stenosis: I. A Description of the Disease Based Upon an Analysis of 64 Patients,” </w:t>
      </w:r>
      <w:r w:rsidRPr="007161F5">
        <w:rPr>
          <w:rFonts w:ascii="Times New Roman" w:hAnsi="Times New Roman" w:cs="Times New Roman"/>
          <w:i/>
          <w:iCs/>
          <w:noProof/>
          <w:sz w:val="24"/>
          <w:szCs w:val="24"/>
        </w:rPr>
        <w:t>Circulation</w:t>
      </w:r>
      <w:r w:rsidRPr="007161F5">
        <w:rPr>
          <w:rFonts w:ascii="Times New Roman" w:hAnsi="Times New Roman" w:cs="Times New Roman"/>
          <w:noProof/>
          <w:sz w:val="24"/>
          <w:szCs w:val="24"/>
        </w:rPr>
        <w:t>, vol. 29, no. 5s4, pp. IV-3-IV–119, Nov. 1964.</w:t>
      </w:r>
    </w:p>
    <w:p w14:paraId="2C994416"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[10]</w:t>
      </w:r>
      <w:r w:rsidRPr="007161F5">
        <w:rPr>
          <w:rFonts w:ascii="Times New Roman" w:hAnsi="Times New Roman" w:cs="Times New Roman"/>
          <w:noProof/>
          <w:sz w:val="24"/>
          <w:szCs w:val="24"/>
        </w:rPr>
        <w:tab/>
        <w:t xml:space="preserve">L. M. Shapiro and W. J. McKenna, “Distribution of left ventricular hypertrophy in hypertrophic cardiomyopathy: A two-dimensional echocardiographic study,” </w:t>
      </w:r>
      <w:r w:rsidRPr="007161F5">
        <w:rPr>
          <w:rFonts w:ascii="Times New Roman" w:hAnsi="Times New Roman" w:cs="Times New Roman"/>
          <w:i/>
          <w:iCs/>
          <w:noProof/>
          <w:sz w:val="24"/>
          <w:szCs w:val="24"/>
        </w:rPr>
        <w:t>J. Am. Coll. Cardiol.</w:t>
      </w:r>
      <w:r w:rsidRPr="007161F5">
        <w:rPr>
          <w:rFonts w:ascii="Times New Roman" w:hAnsi="Times New Roman" w:cs="Times New Roman"/>
          <w:noProof/>
          <w:sz w:val="24"/>
          <w:szCs w:val="24"/>
        </w:rPr>
        <w:t>, vol. 2, no. 3, pp. 437–444, 1983.</w:t>
      </w:r>
    </w:p>
    <w:p w14:paraId="0ED5D377"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[11]</w:t>
      </w:r>
      <w:r w:rsidRPr="007161F5">
        <w:rPr>
          <w:rFonts w:ascii="Times New Roman" w:hAnsi="Times New Roman" w:cs="Times New Roman"/>
          <w:noProof/>
          <w:sz w:val="24"/>
          <w:szCs w:val="24"/>
        </w:rPr>
        <w:tab/>
        <w:t xml:space="preserve">G. T. Lamke, R. D. Allen, W. D. Edwards, H. D. Tazelaar, and G. K. Danielson, “Surgical pathology of subaortic septal myectomy associated with hypertrophic cardiomyopathy: A study of 204 cases (1996-2000),” </w:t>
      </w:r>
      <w:r w:rsidRPr="007161F5">
        <w:rPr>
          <w:rFonts w:ascii="Times New Roman" w:hAnsi="Times New Roman" w:cs="Times New Roman"/>
          <w:i/>
          <w:iCs/>
          <w:noProof/>
          <w:sz w:val="24"/>
          <w:szCs w:val="24"/>
        </w:rPr>
        <w:t>Cardiovasc. Pathol.</w:t>
      </w:r>
      <w:r w:rsidRPr="007161F5">
        <w:rPr>
          <w:rFonts w:ascii="Times New Roman" w:hAnsi="Times New Roman" w:cs="Times New Roman"/>
          <w:noProof/>
          <w:sz w:val="24"/>
          <w:szCs w:val="24"/>
        </w:rPr>
        <w:t>, 2003.</w:t>
      </w:r>
    </w:p>
    <w:p w14:paraId="3C1E3D0B"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[12]</w:t>
      </w:r>
      <w:r w:rsidRPr="007161F5">
        <w:rPr>
          <w:rFonts w:ascii="Times New Roman" w:hAnsi="Times New Roman" w:cs="Times New Roman"/>
          <w:noProof/>
          <w:sz w:val="24"/>
          <w:szCs w:val="24"/>
        </w:rPr>
        <w:tab/>
        <w:t xml:space="preserve">M. G. St John Sutton, J. T. Lie, K. R. Anderson, P. C. O’Brien, and R. L. Frye, “Histopathological specificity of hypertrophic obstructive cardiomyopathy. Myocardial fibre disarray and myocardial fibrosis,” </w:t>
      </w:r>
      <w:r w:rsidRPr="007161F5">
        <w:rPr>
          <w:rFonts w:ascii="Times New Roman" w:hAnsi="Times New Roman" w:cs="Times New Roman"/>
          <w:i/>
          <w:iCs/>
          <w:noProof/>
          <w:sz w:val="24"/>
          <w:szCs w:val="24"/>
        </w:rPr>
        <w:t>Br. Heart J.</w:t>
      </w:r>
      <w:r w:rsidRPr="007161F5">
        <w:rPr>
          <w:rFonts w:ascii="Times New Roman" w:hAnsi="Times New Roman" w:cs="Times New Roman"/>
          <w:noProof/>
          <w:sz w:val="24"/>
          <w:szCs w:val="24"/>
        </w:rPr>
        <w:t>, 1980.</w:t>
      </w:r>
    </w:p>
    <w:p w14:paraId="6F18AD67"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[13]</w:t>
      </w:r>
      <w:r w:rsidRPr="007161F5">
        <w:rPr>
          <w:rFonts w:ascii="Times New Roman" w:hAnsi="Times New Roman" w:cs="Times New Roman"/>
          <w:noProof/>
          <w:sz w:val="24"/>
          <w:szCs w:val="24"/>
        </w:rPr>
        <w:tab/>
        <w:t xml:space="preserve">B. J. Maron, N. Sato, W. C. Roberts, J. E. Edwards, and R. S. Chandra, “Quantitative analysis of cardiac muscle cell disorganization in the ventricular septum. Comparison of fetuses and infants with and without congenital heart disease and patients with hypertrophic cardiomyopathy,” </w:t>
      </w:r>
      <w:r w:rsidRPr="007161F5">
        <w:rPr>
          <w:rFonts w:ascii="Times New Roman" w:hAnsi="Times New Roman" w:cs="Times New Roman"/>
          <w:i/>
          <w:iCs/>
          <w:noProof/>
          <w:sz w:val="24"/>
          <w:szCs w:val="24"/>
        </w:rPr>
        <w:t>Circulation</w:t>
      </w:r>
      <w:r w:rsidRPr="007161F5">
        <w:rPr>
          <w:rFonts w:ascii="Times New Roman" w:hAnsi="Times New Roman" w:cs="Times New Roman"/>
          <w:noProof/>
          <w:sz w:val="24"/>
          <w:szCs w:val="24"/>
        </w:rPr>
        <w:t>, 1979.</w:t>
      </w:r>
    </w:p>
    <w:p w14:paraId="20C14387"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[14]</w:t>
      </w:r>
      <w:r w:rsidRPr="007161F5">
        <w:rPr>
          <w:rFonts w:ascii="Times New Roman" w:hAnsi="Times New Roman" w:cs="Times New Roman"/>
          <w:noProof/>
          <w:sz w:val="24"/>
          <w:szCs w:val="24"/>
        </w:rPr>
        <w:tab/>
        <w:t xml:space="preserve">B. J. Maron and W. C. Roberts, “Quantitative analysis of cardiac muscle cell disorganization in the ventricular septum of patients with hypertrophic cardiomyopathy,” </w:t>
      </w:r>
      <w:r w:rsidRPr="007161F5">
        <w:rPr>
          <w:rFonts w:ascii="Times New Roman" w:hAnsi="Times New Roman" w:cs="Times New Roman"/>
          <w:i/>
          <w:iCs/>
          <w:noProof/>
          <w:sz w:val="24"/>
          <w:szCs w:val="24"/>
        </w:rPr>
        <w:t>Circulation</w:t>
      </w:r>
      <w:r w:rsidRPr="007161F5">
        <w:rPr>
          <w:rFonts w:ascii="Times New Roman" w:hAnsi="Times New Roman" w:cs="Times New Roman"/>
          <w:noProof/>
          <w:sz w:val="24"/>
          <w:szCs w:val="24"/>
        </w:rPr>
        <w:t>, 1979.</w:t>
      </w:r>
    </w:p>
    <w:p w14:paraId="3148564E"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[15]</w:t>
      </w:r>
      <w:r w:rsidRPr="007161F5">
        <w:rPr>
          <w:rFonts w:ascii="Times New Roman" w:hAnsi="Times New Roman" w:cs="Times New Roman"/>
          <w:noProof/>
          <w:sz w:val="24"/>
          <w:szCs w:val="24"/>
        </w:rPr>
        <w:tab/>
        <w:t xml:space="preserve">S. P. Harris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“Hypertrophic cardiomyopathy in cardiac myosin binding protein-C knockout mice,” </w:t>
      </w:r>
      <w:r w:rsidRPr="007161F5">
        <w:rPr>
          <w:rFonts w:ascii="Times New Roman" w:hAnsi="Times New Roman" w:cs="Times New Roman"/>
          <w:i/>
          <w:iCs/>
          <w:noProof/>
          <w:sz w:val="24"/>
          <w:szCs w:val="24"/>
        </w:rPr>
        <w:t>Circ. Res.</w:t>
      </w:r>
      <w:r w:rsidRPr="007161F5">
        <w:rPr>
          <w:rFonts w:ascii="Times New Roman" w:hAnsi="Times New Roman" w:cs="Times New Roman"/>
          <w:noProof/>
          <w:sz w:val="24"/>
          <w:szCs w:val="24"/>
        </w:rPr>
        <w:t>, 2002.</w:t>
      </w:r>
    </w:p>
    <w:p w14:paraId="3F23B405"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[16]</w:t>
      </w:r>
      <w:r w:rsidRPr="007161F5">
        <w:rPr>
          <w:rFonts w:ascii="Times New Roman" w:hAnsi="Times New Roman" w:cs="Times New Roman"/>
          <w:noProof/>
          <w:sz w:val="24"/>
          <w:szCs w:val="24"/>
        </w:rPr>
        <w:tab/>
        <w:t xml:space="preserve">F. S. Korte, K. S. McDonald, S. P. Harris, and R. L. Moss, “Loaded Shortening, Power Output, and Rate of Force Redevelopment Are Increased With Knockout of Cardiac Myosin Binding Protein-C,” </w:t>
      </w:r>
      <w:r w:rsidRPr="007161F5">
        <w:rPr>
          <w:rFonts w:ascii="Times New Roman" w:hAnsi="Times New Roman" w:cs="Times New Roman"/>
          <w:i/>
          <w:iCs/>
          <w:noProof/>
          <w:sz w:val="24"/>
          <w:szCs w:val="24"/>
        </w:rPr>
        <w:t>Circ. Res.</w:t>
      </w:r>
      <w:r w:rsidRPr="007161F5">
        <w:rPr>
          <w:rFonts w:ascii="Times New Roman" w:hAnsi="Times New Roman" w:cs="Times New Roman"/>
          <w:noProof/>
          <w:sz w:val="24"/>
          <w:szCs w:val="24"/>
        </w:rPr>
        <w:t>, 2003.</w:t>
      </w:r>
    </w:p>
    <w:p w14:paraId="57BDFACF"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[17]</w:t>
      </w:r>
      <w:r w:rsidRPr="007161F5">
        <w:rPr>
          <w:rFonts w:ascii="Times New Roman" w:hAnsi="Times New Roman" w:cs="Times New Roman"/>
          <w:noProof/>
          <w:sz w:val="24"/>
          <w:szCs w:val="24"/>
        </w:rPr>
        <w:tab/>
        <w:t xml:space="preserve">L. Carrier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“Asymmetric septal hypertrophy in heterozygous cMyBP-C null mice,” </w:t>
      </w:r>
      <w:r w:rsidRPr="007161F5">
        <w:rPr>
          <w:rFonts w:ascii="Times New Roman" w:hAnsi="Times New Roman" w:cs="Times New Roman"/>
          <w:i/>
          <w:iCs/>
          <w:noProof/>
          <w:sz w:val="24"/>
          <w:szCs w:val="24"/>
        </w:rPr>
        <w:t>Cardiovasc. Res.</w:t>
      </w:r>
      <w:r w:rsidRPr="007161F5">
        <w:rPr>
          <w:rFonts w:ascii="Times New Roman" w:hAnsi="Times New Roman" w:cs="Times New Roman"/>
          <w:noProof/>
          <w:sz w:val="24"/>
          <w:szCs w:val="24"/>
        </w:rPr>
        <w:t>, 2004.</w:t>
      </w:r>
    </w:p>
    <w:p w14:paraId="2E4BAC9E"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[18]</w:t>
      </w:r>
      <w:r w:rsidRPr="007161F5">
        <w:rPr>
          <w:rFonts w:ascii="Times New Roman" w:hAnsi="Times New Roman" w:cs="Times New Roman"/>
          <w:noProof/>
          <w:sz w:val="24"/>
          <w:szCs w:val="24"/>
        </w:rPr>
        <w:tab/>
        <w:t xml:space="preserve">S. Brickson, D. P. Fitzsimons, L. Pereira, T. Hacker, H. Valdivia, and R. L. Moss, “In vivo left ventricular functional capacity is compromised in cMyBP-C null mice,” </w:t>
      </w:r>
      <w:r w:rsidRPr="007161F5">
        <w:rPr>
          <w:rFonts w:ascii="Times New Roman" w:hAnsi="Times New Roman" w:cs="Times New Roman"/>
          <w:i/>
          <w:iCs/>
          <w:noProof/>
          <w:sz w:val="24"/>
          <w:szCs w:val="24"/>
        </w:rPr>
        <w:t>Am. J. Physiol. - Hear. Circ. Physiol.</w:t>
      </w:r>
      <w:r w:rsidRPr="007161F5">
        <w:rPr>
          <w:rFonts w:ascii="Times New Roman" w:hAnsi="Times New Roman" w:cs="Times New Roman"/>
          <w:noProof/>
          <w:sz w:val="24"/>
          <w:szCs w:val="24"/>
        </w:rPr>
        <w:t>, 2007.</w:t>
      </w:r>
    </w:p>
    <w:p w14:paraId="282A05F0"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lastRenderedPageBreak/>
        <w:t>[19]</w:t>
      </w:r>
      <w:r w:rsidRPr="007161F5">
        <w:rPr>
          <w:rFonts w:ascii="Times New Roman" w:hAnsi="Times New Roman" w:cs="Times New Roman"/>
          <w:noProof/>
          <w:sz w:val="24"/>
          <w:szCs w:val="24"/>
        </w:rPr>
        <w:tab/>
        <w:t xml:space="preserve">P. K. Luther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“Understanding the Organisation and Role of Myosin Binding Protein C in Normal Striated Muscle by Comparison with MyBP-C Knockout Cardiac Muscle,” </w:t>
      </w:r>
      <w:r w:rsidRPr="007161F5">
        <w:rPr>
          <w:rFonts w:ascii="Times New Roman" w:hAnsi="Times New Roman" w:cs="Times New Roman"/>
          <w:i/>
          <w:iCs/>
          <w:noProof/>
          <w:sz w:val="24"/>
          <w:szCs w:val="24"/>
        </w:rPr>
        <w:t>J. Mol. Biol.</w:t>
      </w:r>
      <w:r w:rsidRPr="007161F5">
        <w:rPr>
          <w:rFonts w:ascii="Times New Roman" w:hAnsi="Times New Roman" w:cs="Times New Roman"/>
          <w:noProof/>
          <w:sz w:val="24"/>
          <w:szCs w:val="24"/>
        </w:rPr>
        <w:t>, 2008.</w:t>
      </w:r>
    </w:p>
    <w:p w14:paraId="6F32882C"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[20]</w:t>
      </w:r>
      <w:r w:rsidRPr="007161F5">
        <w:rPr>
          <w:rFonts w:ascii="Times New Roman" w:hAnsi="Times New Roman" w:cs="Times New Roman"/>
          <w:noProof/>
          <w:sz w:val="24"/>
          <w:szCs w:val="24"/>
        </w:rPr>
        <w:tab/>
        <w:t xml:space="preserve">P. Garcia-Canadilla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“Myoarchitectural disarray of hypertrophic cardiomyopathy begins pre-birth,” </w:t>
      </w:r>
      <w:r w:rsidRPr="007161F5">
        <w:rPr>
          <w:rFonts w:ascii="Times New Roman" w:hAnsi="Times New Roman" w:cs="Times New Roman"/>
          <w:i/>
          <w:iCs/>
          <w:noProof/>
          <w:sz w:val="24"/>
          <w:szCs w:val="24"/>
        </w:rPr>
        <w:t>J. Anat.</w:t>
      </w:r>
      <w:r w:rsidRPr="007161F5">
        <w:rPr>
          <w:rFonts w:ascii="Times New Roman" w:hAnsi="Times New Roman" w:cs="Times New Roman"/>
          <w:noProof/>
          <w:sz w:val="24"/>
          <w:szCs w:val="24"/>
        </w:rPr>
        <w:t>, 2019.</w:t>
      </w:r>
    </w:p>
    <w:p w14:paraId="009F04D6"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[21]</w:t>
      </w:r>
      <w:r w:rsidRPr="007161F5">
        <w:rPr>
          <w:rFonts w:ascii="Times New Roman" w:hAnsi="Times New Roman" w:cs="Times New Roman"/>
          <w:noProof/>
          <w:sz w:val="24"/>
          <w:szCs w:val="24"/>
        </w:rPr>
        <w:tab/>
        <w:t xml:space="preserve">A. Tower-Rader, D. Mohananey, A. To, H. M. Lever, Z. B. Popovic, and M. Y. Desai, “Prognostic Value of Global Longitudinal Strain in Hypertrophic Cardiomyopathy: A  Systematic Review of Existing Literature.,” </w:t>
      </w:r>
      <w:r w:rsidRPr="007161F5">
        <w:rPr>
          <w:rFonts w:ascii="Times New Roman" w:hAnsi="Times New Roman" w:cs="Times New Roman"/>
          <w:i/>
          <w:iCs/>
          <w:noProof/>
          <w:sz w:val="24"/>
          <w:szCs w:val="24"/>
        </w:rPr>
        <w:t>JACC. Cardiovasc. Imaging</w:t>
      </w:r>
      <w:r w:rsidRPr="007161F5">
        <w:rPr>
          <w:rFonts w:ascii="Times New Roman" w:hAnsi="Times New Roman" w:cs="Times New Roman"/>
          <w:noProof/>
          <w:sz w:val="24"/>
          <w:szCs w:val="24"/>
        </w:rPr>
        <w:t>, vol. 12, no. 10, pp. 1930–1942, Oct. 2019.</w:t>
      </w:r>
    </w:p>
    <w:p w14:paraId="6F893B2A"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[22]</w:t>
      </w:r>
      <w:r w:rsidRPr="007161F5">
        <w:rPr>
          <w:rFonts w:ascii="Times New Roman" w:hAnsi="Times New Roman" w:cs="Times New Roman"/>
          <w:noProof/>
          <w:sz w:val="24"/>
          <w:szCs w:val="24"/>
        </w:rPr>
        <w:tab/>
        <w:t xml:space="preserve">J. P. Sun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“Differentiation of Hypertrophic Cardiomyopathy and Cardiac Amyloidosis from Other Causes of Ventricular Wall Thickening by Two-Dimensional Strain Imaging Echocardiography,” </w:t>
      </w:r>
      <w:r w:rsidRPr="007161F5">
        <w:rPr>
          <w:rFonts w:ascii="Times New Roman" w:hAnsi="Times New Roman" w:cs="Times New Roman"/>
          <w:i/>
          <w:iCs/>
          <w:noProof/>
          <w:sz w:val="24"/>
          <w:szCs w:val="24"/>
        </w:rPr>
        <w:t>Am. J. Cardiol.</w:t>
      </w:r>
      <w:r w:rsidRPr="007161F5">
        <w:rPr>
          <w:rFonts w:ascii="Times New Roman" w:hAnsi="Times New Roman" w:cs="Times New Roman"/>
          <w:noProof/>
          <w:sz w:val="24"/>
          <w:szCs w:val="24"/>
        </w:rPr>
        <w:t>, 2009.</w:t>
      </w:r>
    </w:p>
    <w:p w14:paraId="7EAFA7A7"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[23]</w:t>
      </w:r>
      <w:r w:rsidRPr="007161F5">
        <w:rPr>
          <w:rFonts w:ascii="Times New Roman" w:hAnsi="Times New Roman" w:cs="Times New Roman"/>
          <w:noProof/>
          <w:sz w:val="24"/>
          <w:szCs w:val="24"/>
        </w:rPr>
        <w:tab/>
        <w:t xml:space="preserve">G. Piella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“Characterizing Myocardial Deformation in Patients With Left Ventricular Hypertrophy of Different Etiologies Using the Strain Distribution Obtained by Magnetic Resonance Imaging,” </w:t>
      </w:r>
      <w:r w:rsidRPr="007161F5">
        <w:rPr>
          <w:rFonts w:ascii="Times New Roman" w:hAnsi="Times New Roman" w:cs="Times New Roman"/>
          <w:i/>
          <w:iCs/>
          <w:noProof/>
          <w:sz w:val="24"/>
          <w:szCs w:val="24"/>
        </w:rPr>
        <w:t>Rev. Española Cardiol. (English Ed.</w:t>
      </w:r>
      <w:r w:rsidRPr="007161F5">
        <w:rPr>
          <w:rFonts w:ascii="Times New Roman" w:hAnsi="Times New Roman" w:cs="Times New Roman"/>
          <w:noProof/>
          <w:sz w:val="24"/>
          <w:szCs w:val="24"/>
        </w:rPr>
        <w:t>, 2010.</w:t>
      </w:r>
    </w:p>
    <w:p w14:paraId="33BF9E8A"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[24]</w:t>
      </w:r>
      <w:r w:rsidRPr="007161F5">
        <w:rPr>
          <w:rFonts w:ascii="Times New Roman" w:hAnsi="Times New Roman" w:cs="Times New Roman"/>
          <w:noProof/>
          <w:sz w:val="24"/>
          <w:szCs w:val="24"/>
        </w:rPr>
        <w:tab/>
        <w:t xml:space="preserve">R. Coppini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“Late sodium current inhibition reverses electromechanical dysfunction in human  hypertrophic cardiomyopathy.,” </w:t>
      </w:r>
      <w:r w:rsidRPr="007161F5">
        <w:rPr>
          <w:rFonts w:ascii="Times New Roman" w:hAnsi="Times New Roman" w:cs="Times New Roman"/>
          <w:i/>
          <w:iCs/>
          <w:noProof/>
          <w:sz w:val="24"/>
          <w:szCs w:val="24"/>
        </w:rPr>
        <w:t>Circulation</w:t>
      </w:r>
      <w:r w:rsidRPr="007161F5">
        <w:rPr>
          <w:rFonts w:ascii="Times New Roman" w:hAnsi="Times New Roman" w:cs="Times New Roman"/>
          <w:noProof/>
          <w:sz w:val="24"/>
          <w:szCs w:val="24"/>
        </w:rPr>
        <w:t>, vol. 127, no. 5, pp. 575–584, Feb. 2013.</w:t>
      </w:r>
    </w:p>
    <w:p w14:paraId="5931EB20"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[25]</w:t>
      </w:r>
      <w:r w:rsidRPr="007161F5">
        <w:rPr>
          <w:rFonts w:ascii="Times New Roman" w:hAnsi="Times New Roman" w:cs="Times New Roman"/>
          <w:noProof/>
          <w:sz w:val="24"/>
          <w:szCs w:val="24"/>
        </w:rPr>
        <w:tab/>
        <w:t xml:space="preserve">P. J. M. Wijnker, V. Sequeira, D. W. D. Kuster, and J. van der Velden, “Hypertrophic Cardiomyopathy: A Vicious Cycle Triggered by Sarcomere Mutations and  Secondary Disease Hits.,” </w:t>
      </w:r>
      <w:r w:rsidRPr="007161F5">
        <w:rPr>
          <w:rFonts w:ascii="Times New Roman" w:hAnsi="Times New Roman" w:cs="Times New Roman"/>
          <w:i/>
          <w:iCs/>
          <w:noProof/>
          <w:sz w:val="24"/>
          <w:szCs w:val="24"/>
        </w:rPr>
        <w:t>Antioxid. Redox Signal.</w:t>
      </w:r>
      <w:r w:rsidRPr="007161F5">
        <w:rPr>
          <w:rFonts w:ascii="Times New Roman" w:hAnsi="Times New Roman" w:cs="Times New Roman"/>
          <w:noProof/>
          <w:sz w:val="24"/>
          <w:szCs w:val="24"/>
        </w:rPr>
        <w:t>, vol. 31, no. 4, pp. 318–358, Aug. 2019.</w:t>
      </w:r>
    </w:p>
    <w:p w14:paraId="6B16000A"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[26]</w:t>
      </w:r>
      <w:r w:rsidRPr="007161F5">
        <w:rPr>
          <w:rFonts w:ascii="Times New Roman" w:hAnsi="Times New Roman" w:cs="Times New Roman"/>
          <w:noProof/>
          <w:sz w:val="24"/>
          <w:szCs w:val="24"/>
        </w:rPr>
        <w:tab/>
        <w:t xml:space="preserve">Y. L. Hiemstra, P. van der Bijl, M. el Mahdiui, J. J. Bax, V. Delgado, and N. A. Marsan, “Myocardial Work in Nonobstructive Hypertrophic Cardiomyopathy: Implications for Outcome,” </w:t>
      </w:r>
      <w:r w:rsidRPr="007161F5">
        <w:rPr>
          <w:rFonts w:ascii="Times New Roman" w:hAnsi="Times New Roman" w:cs="Times New Roman"/>
          <w:i/>
          <w:iCs/>
          <w:noProof/>
          <w:sz w:val="24"/>
          <w:szCs w:val="24"/>
        </w:rPr>
        <w:t>J. Am. Soc. Echocardiogr.</w:t>
      </w:r>
      <w:r w:rsidRPr="007161F5">
        <w:rPr>
          <w:rFonts w:ascii="Times New Roman" w:hAnsi="Times New Roman" w:cs="Times New Roman"/>
          <w:noProof/>
          <w:sz w:val="24"/>
          <w:szCs w:val="24"/>
        </w:rPr>
        <w:t>, vol. 33, no. 10, pp. 1201–1208, 2020.</w:t>
      </w:r>
    </w:p>
    <w:p w14:paraId="460C8288"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[27]</w:t>
      </w:r>
      <w:r w:rsidRPr="007161F5">
        <w:rPr>
          <w:rFonts w:ascii="Times New Roman" w:hAnsi="Times New Roman" w:cs="Times New Roman"/>
          <w:noProof/>
          <w:sz w:val="24"/>
          <w:szCs w:val="24"/>
        </w:rPr>
        <w:tab/>
        <w:t xml:space="preserve">R. Ariga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“Identification of Myocardial Disarray in Patients With Hypertrophic Cardiomyopathy and Ventricular Arrhythmias,” </w:t>
      </w:r>
      <w:r w:rsidRPr="007161F5">
        <w:rPr>
          <w:rFonts w:ascii="Times New Roman" w:hAnsi="Times New Roman" w:cs="Times New Roman"/>
          <w:i/>
          <w:iCs/>
          <w:noProof/>
          <w:sz w:val="24"/>
          <w:szCs w:val="24"/>
        </w:rPr>
        <w:t>J. Am. Coll. Cardiol.</w:t>
      </w:r>
      <w:r w:rsidRPr="007161F5">
        <w:rPr>
          <w:rFonts w:ascii="Times New Roman" w:hAnsi="Times New Roman" w:cs="Times New Roman"/>
          <w:noProof/>
          <w:sz w:val="24"/>
          <w:szCs w:val="24"/>
        </w:rPr>
        <w:t>, 2019.</w:t>
      </w:r>
    </w:p>
    <w:p w14:paraId="68F881D5"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[28]</w:t>
      </w:r>
      <w:r w:rsidRPr="007161F5">
        <w:rPr>
          <w:rFonts w:ascii="Times New Roman" w:hAnsi="Times New Roman" w:cs="Times New Roman"/>
          <w:noProof/>
          <w:sz w:val="24"/>
          <w:szCs w:val="24"/>
        </w:rPr>
        <w:tab/>
        <w:t xml:space="preserve">S. G. Campbell and A. D. McCulloch, “Multi-scale computational models of familial hypertrophic cardiomyopathy: genotype to phenotype,” </w:t>
      </w:r>
      <w:r w:rsidRPr="007161F5">
        <w:rPr>
          <w:rFonts w:ascii="Times New Roman" w:hAnsi="Times New Roman" w:cs="Times New Roman"/>
          <w:i/>
          <w:iCs/>
          <w:noProof/>
          <w:sz w:val="24"/>
          <w:szCs w:val="24"/>
        </w:rPr>
        <w:t>J. R. Soc. Interface</w:t>
      </w:r>
      <w:r w:rsidRPr="007161F5">
        <w:rPr>
          <w:rFonts w:ascii="Times New Roman" w:hAnsi="Times New Roman" w:cs="Times New Roman"/>
          <w:noProof/>
          <w:sz w:val="24"/>
          <w:szCs w:val="24"/>
        </w:rPr>
        <w:t>, vol. 8, no. 64, pp. 1550–1561, Nov. 2011.</w:t>
      </w:r>
    </w:p>
    <w:p w14:paraId="2099ADD6"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[29]</w:t>
      </w:r>
      <w:r w:rsidRPr="007161F5">
        <w:rPr>
          <w:rFonts w:ascii="Times New Roman" w:hAnsi="Times New Roman" w:cs="Times New Roman"/>
          <w:noProof/>
          <w:sz w:val="24"/>
          <w:szCs w:val="24"/>
        </w:rPr>
        <w:tab/>
        <w:t xml:space="preserve">E. Kovacheva, T. Gerach, S. Schuler, M. Ochs, O. Dössel, and A. Loewe, “Causes of altered ventricular mechanics in hypertrophic cardiomyopathy: an in-silico study,” </w:t>
      </w:r>
      <w:r w:rsidRPr="007161F5">
        <w:rPr>
          <w:rFonts w:ascii="Times New Roman" w:hAnsi="Times New Roman" w:cs="Times New Roman"/>
          <w:i/>
          <w:iCs/>
          <w:noProof/>
          <w:sz w:val="24"/>
          <w:szCs w:val="24"/>
        </w:rPr>
        <w:t>Biomed. Eng. Online</w:t>
      </w:r>
      <w:r w:rsidRPr="007161F5">
        <w:rPr>
          <w:rFonts w:ascii="Times New Roman" w:hAnsi="Times New Roman" w:cs="Times New Roman"/>
          <w:noProof/>
          <w:sz w:val="24"/>
          <w:szCs w:val="24"/>
        </w:rPr>
        <w:t>, vol. 20, no. 1, p. 69, 2021.</w:t>
      </w:r>
    </w:p>
    <w:p w14:paraId="42AE9BF8"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[30]</w:t>
      </w:r>
      <w:r w:rsidRPr="007161F5">
        <w:rPr>
          <w:rFonts w:ascii="Times New Roman" w:hAnsi="Times New Roman" w:cs="Times New Roman"/>
          <w:noProof/>
          <w:sz w:val="24"/>
          <w:szCs w:val="24"/>
        </w:rPr>
        <w:tab/>
        <w:t xml:space="preserve">T. P. Usyk, J. H. Omens, and A. D. McCulloch, “Regional septal dysfunction in a three-dimensional computational model of focal myofiber disarray,” </w:t>
      </w:r>
      <w:r w:rsidRPr="007161F5">
        <w:rPr>
          <w:rFonts w:ascii="Times New Roman" w:hAnsi="Times New Roman" w:cs="Times New Roman"/>
          <w:i/>
          <w:iCs/>
          <w:noProof/>
          <w:sz w:val="24"/>
          <w:szCs w:val="24"/>
        </w:rPr>
        <w:t>Am. J. Physiol. - Hear. Circ. Physiol.</w:t>
      </w:r>
      <w:r w:rsidRPr="007161F5">
        <w:rPr>
          <w:rFonts w:ascii="Times New Roman" w:hAnsi="Times New Roman" w:cs="Times New Roman"/>
          <w:noProof/>
          <w:sz w:val="24"/>
          <w:szCs w:val="24"/>
        </w:rPr>
        <w:t>, 2001.</w:t>
      </w:r>
    </w:p>
    <w:p w14:paraId="3FA25FE5"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[31]</w:t>
      </w:r>
      <w:r w:rsidRPr="007161F5">
        <w:rPr>
          <w:rFonts w:ascii="Times New Roman" w:hAnsi="Times New Roman" w:cs="Times New Roman"/>
          <w:noProof/>
          <w:sz w:val="24"/>
          <w:szCs w:val="24"/>
        </w:rPr>
        <w:tab/>
        <w:t xml:space="preserve">R. P. O’Hara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“Personalized computational heart models with T1-mapped fibrotic remodeling predict  sudden death risk in patients with hypertrophic cardiomyopathy.,” </w:t>
      </w:r>
      <w:r w:rsidRPr="007161F5">
        <w:rPr>
          <w:rFonts w:ascii="Times New Roman" w:hAnsi="Times New Roman" w:cs="Times New Roman"/>
          <w:i/>
          <w:iCs/>
          <w:noProof/>
          <w:sz w:val="24"/>
          <w:szCs w:val="24"/>
        </w:rPr>
        <w:t>Elife</w:t>
      </w:r>
      <w:r w:rsidRPr="007161F5">
        <w:rPr>
          <w:rFonts w:ascii="Times New Roman" w:hAnsi="Times New Roman" w:cs="Times New Roman"/>
          <w:noProof/>
          <w:sz w:val="24"/>
          <w:szCs w:val="24"/>
        </w:rPr>
        <w:t>, vol. 11, Jan. 2022.</w:t>
      </w:r>
    </w:p>
    <w:p w14:paraId="5345B61F"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[32]</w:t>
      </w:r>
      <w:r w:rsidRPr="007161F5">
        <w:rPr>
          <w:rFonts w:ascii="Times New Roman" w:hAnsi="Times New Roman" w:cs="Times New Roman"/>
          <w:noProof/>
          <w:sz w:val="24"/>
          <w:szCs w:val="24"/>
        </w:rPr>
        <w:tab/>
        <w:t xml:space="preserve">L. Deng, H. Zuo, A. Li, C. Yang, and X. Huang, “Numerical Simulation Study on the </w:t>
      </w:r>
      <w:r w:rsidRPr="007161F5">
        <w:rPr>
          <w:rFonts w:ascii="Times New Roman" w:hAnsi="Times New Roman" w:cs="Times New Roman"/>
          <w:noProof/>
          <w:sz w:val="24"/>
          <w:szCs w:val="24"/>
        </w:rPr>
        <w:lastRenderedPageBreak/>
        <w:t xml:space="preserve">Mechanism of Formation of Apical Aneurysm in Hypertrophic Cardiomyopathy With Midventricular Obstruction,” </w:t>
      </w:r>
      <w:r w:rsidRPr="007161F5">
        <w:rPr>
          <w:rFonts w:ascii="Times New Roman" w:hAnsi="Times New Roman" w:cs="Times New Roman"/>
          <w:i/>
          <w:iCs/>
          <w:noProof/>
          <w:sz w:val="24"/>
          <w:szCs w:val="24"/>
        </w:rPr>
        <w:t>Front. Physiol.</w:t>
      </w:r>
      <w:r w:rsidRPr="007161F5">
        <w:rPr>
          <w:rFonts w:ascii="Times New Roman" w:hAnsi="Times New Roman" w:cs="Times New Roman"/>
          <w:noProof/>
          <w:sz w:val="24"/>
          <w:szCs w:val="24"/>
        </w:rPr>
        <w:t>, vol. 12, 2021.</w:t>
      </w:r>
    </w:p>
    <w:p w14:paraId="3468AC9D"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[33]</w:t>
      </w:r>
      <w:r w:rsidRPr="007161F5">
        <w:rPr>
          <w:rFonts w:ascii="Times New Roman" w:hAnsi="Times New Roman" w:cs="Times New Roman"/>
          <w:noProof/>
          <w:sz w:val="24"/>
          <w:szCs w:val="24"/>
        </w:rPr>
        <w:tab/>
        <w:t xml:space="preserve">X. Huang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“Comparisons of simulation results between passive and active fluid structure interaction models for left ventricle in hypertrophic obstructive cardiomyopathy,” </w:t>
      </w:r>
      <w:r w:rsidRPr="007161F5">
        <w:rPr>
          <w:rFonts w:ascii="Times New Roman" w:hAnsi="Times New Roman" w:cs="Times New Roman"/>
          <w:i/>
          <w:iCs/>
          <w:noProof/>
          <w:sz w:val="24"/>
          <w:szCs w:val="24"/>
        </w:rPr>
        <w:t>Biomed. Eng. Online</w:t>
      </w:r>
      <w:r w:rsidRPr="007161F5">
        <w:rPr>
          <w:rFonts w:ascii="Times New Roman" w:hAnsi="Times New Roman" w:cs="Times New Roman"/>
          <w:noProof/>
          <w:sz w:val="24"/>
          <w:szCs w:val="24"/>
        </w:rPr>
        <w:t>, vol. 20, no. 1, p. 9, 2021.</w:t>
      </w:r>
    </w:p>
    <w:p w14:paraId="2EB2C559"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[34]</w:t>
      </w:r>
      <w:r w:rsidRPr="007161F5">
        <w:rPr>
          <w:rFonts w:ascii="Times New Roman" w:hAnsi="Times New Roman" w:cs="Times New Roman"/>
          <w:noProof/>
          <w:sz w:val="24"/>
          <w:szCs w:val="24"/>
        </w:rPr>
        <w:tab/>
        <w:t xml:space="preserve">R. A. Nishimura and B. A. Carabello, “Hemodynamics in the cardiac catheterization laboratory of the 21st century.,” </w:t>
      </w:r>
      <w:r w:rsidRPr="007161F5">
        <w:rPr>
          <w:rFonts w:ascii="Times New Roman" w:hAnsi="Times New Roman" w:cs="Times New Roman"/>
          <w:i/>
          <w:iCs/>
          <w:noProof/>
          <w:sz w:val="24"/>
          <w:szCs w:val="24"/>
        </w:rPr>
        <w:t>Circulation</w:t>
      </w:r>
      <w:r w:rsidRPr="007161F5">
        <w:rPr>
          <w:rFonts w:ascii="Times New Roman" w:hAnsi="Times New Roman" w:cs="Times New Roman"/>
          <w:noProof/>
          <w:sz w:val="24"/>
          <w:szCs w:val="24"/>
        </w:rPr>
        <w:t>, vol. 125, no. 17, pp. 2138–2150, May 2012.</w:t>
      </w:r>
    </w:p>
    <w:p w14:paraId="1B49B7A8"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[35]</w:t>
      </w:r>
      <w:r w:rsidRPr="007161F5">
        <w:rPr>
          <w:rFonts w:ascii="Times New Roman" w:hAnsi="Times New Roman" w:cs="Times New Roman"/>
          <w:noProof/>
          <w:sz w:val="24"/>
          <w:szCs w:val="24"/>
        </w:rPr>
        <w:tab/>
        <w:t xml:space="preserve">J. D. Bayer, R. C. Blake, G. Plank, and N. A. Trayanova, “A novel rule-based algorithm for assigning myocardial fiber orientation to computational heart models,” </w:t>
      </w:r>
      <w:r w:rsidRPr="007161F5">
        <w:rPr>
          <w:rFonts w:ascii="Times New Roman" w:hAnsi="Times New Roman" w:cs="Times New Roman"/>
          <w:i/>
          <w:iCs/>
          <w:noProof/>
          <w:sz w:val="24"/>
          <w:szCs w:val="24"/>
        </w:rPr>
        <w:t>Ann. Biomed. Eng.</w:t>
      </w:r>
      <w:r w:rsidRPr="007161F5">
        <w:rPr>
          <w:rFonts w:ascii="Times New Roman" w:hAnsi="Times New Roman" w:cs="Times New Roman"/>
          <w:noProof/>
          <w:sz w:val="24"/>
          <w:szCs w:val="24"/>
        </w:rPr>
        <w:t>, 2012.</w:t>
      </w:r>
    </w:p>
    <w:p w14:paraId="76177714"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[36]</w:t>
      </w:r>
      <w:r w:rsidRPr="007161F5">
        <w:rPr>
          <w:rFonts w:ascii="Times New Roman" w:hAnsi="Times New Roman" w:cs="Times New Roman"/>
          <w:noProof/>
          <w:sz w:val="24"/>
          <w:szCs w:val="24"/>
        </w:rPr>
        <w:tab/>
        <w:t xml:space="preserve">S. M. Shavik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“Computational Modeling Studies of the Roles of Left Ventricular Geometry, Afterload, and Muscle Contractility on Myocardial Strains in Heart Failure with Preserved Ejection Fraction,” </w:t>
      </w:r>
      <w:r w:rsidRPr="007161F5">
        <w:rPr>
          <w:rFonts w:ascii="Times New Roman" w:hAnsi="Times New Roman" w:cs="Times New Roman"/>
          <w:i/>
          <w:iCs/>
          <w:noProof/>
          <w:sz w:val="24"/>
          <w:szCs w:val="24"/>
        </w:rPr>
        <w:t>J. Cardiovasc. Transl. Res.</w:t>
      </w:r>
      <w:r w:rsidRPr="007161F5">
        <w:rPr>
          <w:rFonts w:ascii="Times New Roman" w:hAnsi="Times New Roman" w:cs="Times New Roman"/>
          <w:noProof/>
          <w:sz w:val="24"/>
          <w:szCs w:val="24"/>
        </w:rPr>
        <w:t>, 2021.</w:t>
      </w:r>
    </w:p>
    <w:p w14:paraId="7D402C4E"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[37]</w:t>
      </w:r>
      <w:r w:rsidRPr="007161F5">
        <w:rPr>
          <w:rFonts w:ascii="Times New Roman" w:hAnsi="Times New Roman" w:cs="Times New Roman"/>
          <w:noProof/>
          <w:sz w:val="24"/>
          <w:szCs w:val="24"/>
        </w:rPr>
        <w:tab/>
        <w:t xml:space="preserve">S. M. Shavik, S. T. Wall, J. Sundnes, D. Burkhoff, and L. C. Lee, “Organ-level validation of a cross-bridge cycling descriptor in a left ventricular finite element model: Effects of ventricular loading on myocardial strains,” </w:t>
      </w:r>
      <w:r w:rsidRPr="007161F5">
        <w:rPr>
          <w:rFonts w:ascii="Times New Roman" w:hAnsi="Times New Roman" w:cs="Times New Roman"/>
          <w:i/>
          <w:iCs/>
          <w:noProof/>
          <w:sz w:val="24"/>
          <w:szCs w:val="24"/>
        </w:rPr>
        <w:t>Physiol. Rep.</w:t>
      </w:r>
      <w:r w:rsidRPr="007161F5">
        <w:rPr>
          <w:rFonts w:ascii="Times New Roman" w:hAnsi="Times New Roman" w:cs="Times New Roman"/>
          <w:noProof/>
          <w:sz w:val="24"/>
          <w:szCs w:val="24"/>
        </w:rPr>
        <w:t>, 2017.</w:t>
      </w:r>
    </w:p>
    <w:p w14:paraId="21F097DC"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[38]</w:t>
      </w:r>
      <w:r w:rsidRPr="007161F5">
        <w:rPr>
          <w:rFonts w:ascii="Times New Roman" w:hAnsi="Times New Roman" w:cs="Times New Roman"/>
          <w:noProof/>
          <w:sz w:val="24"/>
          <w:szCs w:val="24"/>
        </w:rPr>
        <w:tab/>
        <w:t xml:space="preserve">L. Fan, R. Namani, J. S. Choy, G. S. Kassab, and L. C. Lee, “Transmural Distribution of Coronary Perfusion and Myocardial Work Density Due to Alterations in Ventricular Loading, Geometry and Contractility,” </w:t>
      </w:r>
      <w:r w:rsidRPr="007161F5">
        <w:rPr>
          <w:rFonts w:ascii="Times New Roman" w:hAnsi="Times New Roman" w:cs="Times New Roman"/>
          <w:i/>
          <w:iCs/>
          <w:noProof/>
          <w:sz w:val="24"/>
          <w:szCs w:val="24"/>
        </w:rPr>
        <w:t>Front. Physiol.</w:t>
      </w:r>
      <w:r w:rsidRPr="007161F5">
        <w:rPr>
          <w:rFonts w:ascii="Times New Roman" w:hAnsi="Times New Roman" w:cs="Times New Roman"/>
          <w:noProof/>
          <w:sz w:val="24"/>
          <w:szCs w:val="24"/>
        </w:rPr>
        <w:t>, vol. 12, 2021.</w:t>
      </w:r>
    </w:p>
    <w:p w14:paraId="25FE9F93"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[39]</w:t>
      </w:r>
      <w:r w:rsidRPr="007161F5">
        <w:rPr>
          <w:rFonts w:ascii="Times New Roman" w:hAnsi="Times New Roman" w:cs="Times New Roman"/>
          <w:noProof/>
          <w:sz w:val="24"/>
          <w:szCs w:val="24"/>
        </w:rPr>
        <w:tab/>
        <w:t xml:space="preserve">W. P. Santamore and D. Burkhoff, “Hemodynamic consequences of ventricular interaction as assessed by model analysis.,” </w:t>
      </w:r>
      <w:r w:rsidRPr="007161F5">
        <w:rPr>
          <w:rFonts w:ascii="Times New Roman" w:hAnsi="Times New Roman" w:cs="Times New Roman"/>
          <w:i/>
          <w:iCs/>
          <w:noProof/>
          <w:sz w:val="24"/>
          <w:szCs w:val="24"/>
        </w:rPr>
        <w:t>Am. J. Physiol.</w:t>
      </w:r>
      <w:r w:rsidRPr="007161F5">
        <w:rPr>
          <w:rFonts w:ascii="Times New Roman" w:hAnsi="Times New Roman" w:cs="Times New Roman"/>
          <w:noProof/>
          <w:sz w:val="24"/>
          <w:szCs w:val="24"/>
        </w:rPr>
        <w:t>, vol. 260, no. 1 Pt 2, pp. H146-57, Jan. 1991.</w:t>
      </w:r>
    </w:p>
    <w:p w14:paraId="343C9D46"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[40]</w:t>
      </w:r>
      <w:r w:rsidRPr="007161F5">
        <w:rPr>
          <w:rFonts w:ascii="Times New Roman" w:hAnsi="Times New Roman" w:cs="Times New Roman"/>
          <w:noProof/>
          <w:sz w:val="24"/>
          <w:szCs w:val="24"/>
        </w:rPr>
        <w:tab/>
        <w:t xml:space="preserve">C. M. Witzenburg and J. W. Holmes, “Predicting the Time Course of Ventricular Dilation and Thickening Using a Rapid  Compartmental Model.,” </w:t>
      </w:r>
      <w:r w:rsidRPr="007161F5">
        <w:rPr>
          <w:rFonts w:ascii="Times New Roman" w:hAnsi="Times New Roman" w:cs="Times New Roman"/>
          <w:i/>
          <w:iCs/>
          <w:noProof/>
          <w:sz w:val="24"/>
          <w:szCs w:val="24"/>
        </w:rPr>
        <w:t>J. Cardiovasc. Transl. Res.</w:t>
      </w:r>
      <w:r w:rsidRPr="007161F5">
        <w:rPr>
          <w:rFonts w:ascii="Times New Roman" w:hAnsi="Times New Roman" w:cs="Times New Roman"/>
          <w:noProof/>
          <w:sz w:val="24"/>
          <w:szCs w:val="24"/>
        </w:rPr>
        <w:t>, vol. 11, no. 2, pp. 109–122, Apr. 2018.</w:t>
      </w:r>
    </w:p>
    <w:p w14:paraId="146A5C3A"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[41]</w:t>
      </w:r>
      <w:r w:rsidRPr="007161F5">
        <w:rPr>
          <w:rFonts w:ascii="Times New Roman" w:hAnsi="Times New Roman" w:cs="Times New Roman"/>
          <w:noProof/>
          <w:sz w:val="24"/>
          <w:szCs w:val="24"/>
        </w:rPr>
        <w:tab/>
        <w:t xml:space="preserve">S. M. Shavik, Z. Jiang, S. Baek, and L. C. Lee, “High spatial resolution multi-organ finite element modeling of ventricular-arterial coupling,” </w:t>
      </w:r>
      <w:r w:rsidRPr="007161F5">
        <w:rPr>
          <w:rFonts w:ascii="Times New Roman" w:hAnsi="Times New Roman" w:cs="Times New Roman"/>
          <w:i/>
          <w:iCs/>
          <w:noProof/>
          <w:sz w:val="24"/>
          <w:szCs w:val="24"/>
        </w:rPr>
        <w:t>Front. Physiol.</w:t>
      </w:r>
      <w:r w:rsidRPr="007161F5">
        <w:rPr>
          <w:rFonts w:ascii="Times New Roman" w:hAnsi="Times New Roman" w:cs="Times New Roman"/>
          <w:noProof/>
          <w:sz w:val="24"/>
          <w:szCs w:val="24"/>
        </w:rPr>
        <w:t>, 2018.</w:t>
      </w:r>
    </w:p>
    <w:p w14:paraId="4F60CFB9"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[42]</w:t>
      </w:r>
      <w:r w:rsidRPr="007161F5">
        <w:rPr>
          <w:rFonts w:ascii="Times New Roman" w:hAnsi="Times New Roman" w:cs="Times New Roman"/>
          <w:noProof/>
          <w:sz w:val="24"/>
          <w:szCs w:val="24"/>
        </w:rPr>
        <w:tab/>
        <w:t xml:space="preserve">J. Arumugam, J. Mojumder, G. Kassab, and L. C. Lee, “Model of Anisotropic Reverse Cardiac Growth in Mechanical Dyssynchrony,” </w:t>
      </w:r>
      <w:r w:rsidRPr="007161F5">
        <w:rPr>
          <w:rFonts w:ascii="Times New Roman" w:hAnsi="Times New Roman" w:cs="Times New Roman"/>
          <w:i/>
          <w:iCs/>
          <w:noProof/>
          <w:sz w:val="24"/>
          <w:szCs w:val="24"/>
        </w:rPr>
        <w:t>Sci. Rep.</w:t>
      </w:r>
      <w:r w:rsidRPr="007161F5">
        <w:rPr>
          <w:rFonts w:ascii="Times New Roman" w:hAnsi="Times New Roman" w:cs="Times New Roman"/>
          <w:noProof/>
          <w:sz w:val="24"/>
          <w:szCs w:val="24"/>
        </w:rPr>
        <w:t>, vol. 9, no. 1, 2019.</w:t>
      </w:r>
    </w:p>
    <w:p w14:paraId="500DBDF4"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[43]</w:t>
      </w:r>
      <w:r w:rsidRPr="007161F5">
        <w:rPr>
          <w:rFonts w:ascii="Times New Roman" w:hAnsi="Times New Roman" w:cs="Times New Roman"/>
          <w:noProof/>
          <w:sz w:val="24"/>
          <w:szCs w:val="24"/>
        </w:rPr>
        <w:tab/>
        <w:t xml:space="preserve">L. Fan, J. S. Choy, F. Raissi, G. S. Kassab, and L. C. Lee, “Optimization of cardiac resynchronization therapy based on a cardiac  electromechanics-perfusion computational model.,” </w:t>
      </w:r>
      <w:r w:rsidRPr="007161F5">
        <w:rPr>
          <w:rFonts w:ascii="Times New Roman" w:hAnsi="Times New Roman" w:cs="Times New Roman"/>
          <w:i/>
          <w:iCs/>
          <w:noProof/>
          <w:sz w:val="24"/>
          <w:szCs w:val="24"/>
        </w:rPr>
        <w:t>Comput. Biol. Med.</w:t>
      </w:r>
      <w:r w:rsidRPr="007161F5">
        <w:rPr>
          <w:rFonts w:ascii="Times New Roman" w:hAnsi="Times New Roman" w:cs="Times New Roman"/>
          <w:noProof/>
          <w:sz w:val="24"/>
          <w:szCs w:val="24"/>
        </w:rPr>
        <w:t>, p. 105050, Nov. 2021.</w:t>
      </w:r>
    </w:p>
    <w:p w14:paraId="3A3D1A00"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[44]</w:t>
      </w:r>
      <w:r w:rsidRPr="007161F5">
        <w:rPr>
          <w:rFonts w:ascii="Times New Roman" w:hAnsi="Times New Roman" w:cs="Times New Roman"/>
          <w:noProof/>
          <w:sz w:val="24"/>
          <w:szCs w:val="24"/>
        </w:rPr>
        <w:tab/>
        <w:t xml:space="preserve">J. Mojumder, J. S. Choy, S. Leng, L. Zhong, G. S. Kassab, and L. C. Lee, “Mechanical stimuli for left ventricular growth during pressure overload.,” </w:t>
      </w:r>
      <w:r w:rsidRPr="007161F5">
        <w:rPr>
          <w:rFonts w:ascii="Times New Roman" w:hAnsi="Times New Roman" w:cs="Times New Roman"/>
          <w:i/>
          <w:iCs/>
          <w:noProof/>
          <w:sz w:val="24"/>
          <w:szCs w:val="24"/>
        </w:rPr>
        <w:t>Exp. Mech.</w:t>
      </w:r>
      <w:r w:rsidRPr="007161F5">
        <w:rPr>
          <w:rFonts w:ascii="Times New Roman" w:hAnsi="Times New Roman" w:cs="Times New Roman"/>
          <w:noProof/>
          <w:sz w:val="24"/>
          <w:szCs w:val="24"/>
        </w:rPr>
        <w:t>, vol. 61, no. 1, pp. 131–146, Jan. 2021.</w:t>
      </w:r>
    </w:p>
    <w:p w14:paraId="551B3C1A"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[45]</w:t>
      </w:r>
      <w:r w:rsidRPr="007161F5">
        <w:rPr>
          <w:rFonts w:ascii="Times New Roman" w:hAnsi="Times New Roman" w:cs="Times New Roman"/>
          <w:noProof/>
          <w:sz w:val="24"/>
          <w:szCs w:val="24"/>
        </w:rPr>
        <w:tab/>
        <w:t xml:space="preserve">S. Pezzuto and D. Ambrosi, “Active contraction of the cardiac ventricle and distortion of the microstructural architecture,” </w:t>
      </w:r>
      <w:r w:rsidRPr="007161F5">
        <w:rPr>
          <w:rFonts w:ascii="Times New Roman" w:hAnsi="Times New Roman" w:cs="Times New Roman"/>
          <w:i/>
          <w:iCs/>
          <w:noProof/>
          <w:sz w:val="24"/>
          <w:szCs w:val="24"/>
        </w:rPr>
        <w:t>Int. j. numer. method. biomed. eng.</w:t>
      </w:r>
      <w:r w:rsidRPr="007161F5">
        <w:rPr>
          <w:rFonts w:ascii="Times New Roman" w:hAnsi="Times New Roman" w:cs="Times New Roman"/>
          <w:noProof/>
          <w:sz w:val="24"/>
          <w:szCs w:val="24"/>
        </w:rPr>
        <w:t>, 2014.</w:t>
      </w:r>
    </w:p>
    <w:p w14:paraId="10DDA3F0"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[46]</w:t>
      </w:r>
      <w:r w:rsidRPr="007161F5">
        <w:rPr>
          <w:rFonts w:ascii="Times New Roman" w:hAnsi="Times New Roman" w:cs="Times New Roman"/>
          <w:noProof/>
          <w:sz w:val="24"/>
          <w:szCs w:val="24"/>
        </w:rPr>
        <w:tab/>
        <w:t xml:space="preserve">S. Pezzuto, D. Ambrosi, and A. Quarteroni, “An orthotropic active-strain model for the </w:t>
      </w:r>
      <w:r w:rsidRPr="007161F5">
        <w:rPr>
          <w:rFonts w:ascii="Times New Roman" w:hAnsi="Times New Roman" w:cs="Times New Roman"/>
          <w:noProof/>
          <w:sz w:val="24"/>
          <w:szCs w:val="24"/>
        </w:rPr>
        <w:lastRenderedPageBreak/>
        <w:t xml:space="preserve">myocardium mechanics and its numerical approximation,” </w:t>
      </w:r>
      <w:r w:rsidRPr="007161F5">
        <w:rPr>
          <w:rFonts w:ascii="Times New Roman" w:hAnsi="Times New Roman" w:cs="Times New Roman"/>
          <w:i/>
          <w:iCs/>
          <w:noProof/>
          <w:sz w:val="24"/>
          <w:szCs w:val="24"/>
        </w:rPr>
        <w:t>Eur. J. Mech. A/Solids</w:t>
      </w:r>
      <w:r w:rsidRPr="007161F5">
        <w:rPr>
          <w:rFonts w:ascii="Times New Roman" w:hAnsi="Times New Roman" w:cs="Times New Roman"/>
          <w:noProof/>
          <w:sz w:val="24"/>
          <w:szCs w:val="24"/>
        </w:rPr>
        <w:t>, 2014.</w:t>
      </w:r>
    </w:p>
    <w:p w14:paraId="21E6F6A5"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[47]</w:t>
      </w:r>
      <w:r w:rsidRPr="007161F5">
        <w:rPr>
          <w:rFonts w:ascii="Times New Roman" w:hAnsi="Times New Roman" w:cs="Times New Roman"/>
          <w:noProof/>
          <w:sz w:val="24"/>
          <w:szCs w:val="24"/>
        </w:rPr>
        <w:tab/>
        <w:t xml:space="preserve">T. C. Gasser, R. W. Ogden, and G. A. Holzapfel, “Hyperelastic modelling of arterial layers with distributed collagen fibre orientations,” </w:t>
      </w:r>
      <w:r w:rsidRPr="007161F5">
        <w:rPr>
          <w:rFonts w:ascii="Times New Roman" w:hAnsi="Times New Roman" w:cs="Times New Roman"/>
          <w:i/>
          <w:iCs/>
          <w:noProof/>
          <w:sz w:val="24"/>
          <w:szCs w:val="24"/>
        </w:rPr>
        <w:t>Journal of the Royal Society Interface</w:t>
      </w:r>
      <w:r w:rsidRPr="007161F5">
        <w:rPr>
          <w:rFonts w:ascii="Times New Roman" w:hAnsi="Times New Roman" w:cs="Times New Roman"/>
          <w:noProof/>
          <w:sz w:val="24"/>
          <w:szCs w:val="24"/>
        </w:rPr>
        <w:t>. 2006.</w:t>
      </w:r>
    </w:p>
    <w:p w14:paraId="3490E438"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[48]</w:t>
      </w:r>
      <w:r w:rsidRPr="007161F5">
        <w:rPr>
          <w:rFonts w:ascii="Times New Roman" w:hAnsi="Times New Roman" w:cs="Times New Roman"/>
          <w:noProof/>
          <w:sz w:val="24"/>
          <w:szCs w:val="24"/>
        </w:rPr>
        <w:tab/>
        <w:t xml:space="preserve">G. Sommer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“Biomechanical properties and microstructure of human ventricular myocardium,” </w:t>
      </w:r>
      <w:r w:rsidRPr="007161F5">
        <w:rPr>
          <w:rFonts w:ascii="Times New Roman" w:hAnsi="Times New Roman" w:cs="Times New Roman"/>
          <w:i/>
          <w:iCs/>
          <w:noProof/>
          <w:sz w:val="24"/>
          <w:szCs w:val="24"/>
        </w:rPr>
        <w:t>Acta Biomater.</w:t>
      </w:r>
      <w:r w:rsidRPr="007161F5">
        <w:rPr>
          <w:rFonts w:ascii="Times New Roman" w:hAnsi="Times New Roman" w:cs="Times New Roman"/>
          <w:noProof/>
          <w:sz w:val="24"/>
          <w:szCs w:val="24"/>
        </w:rPr>
        <w:t>, 2015.</w:t>
      </w:r>
    </w:p>
    <w:p w14:paraId="35900EBD"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[49]</w:t>
      </w:r>
      <w:r w:rsidRPr="007161F5">
        <w:rPr>
          <w:rFonts w:ascii="Times New Roman" w:hAnsi="Times New Roman" w:cs="Times New Roman"/>
          <w:noProof/>
          <w:sz w:val="24"/>
          <w:szCs w:val="24"/>
        </w:rPr>
        <w:tab/>
        <w:t xml:space="preserve">G. A. Holzapfel and R. W. Ogden, “Constitutive modelling of passive myocardium: a structurally based framework for material characterization,” </w:t>
      </w:r>
      <w:r w:rsidRPr="007161F5">
        <w:rPr>
          <w:rFonts w:ascii="Times New Roman" w:hAnsi="Times New Roman" w:cs="Times New Roman"/>
          <w:i/>
          <w:iCs/>
          <w:noProof/>
          <w:sz w:val="24"/>
          <w:szCs w:val="24"/>
        </w:rPr>
        <w:t>Philos. Trans. R. Soc. A Math. Phys. Eng. Sci.</w:t>
      </w:r>
      <w:r w:rsidRPr="007161F5">
        <w:rPr>
          <w:rFonts w:ascii="Times New Roman" w:hAnsi="Times New Roman" w:cs="Times New Roman"/>
          <w:noProof/>
          <w:sz w:val="24"/>
          <w:szCs w:val="24"/>
        </w:rPr>
        <w:t>, vol. 367, no. 1902, pp. 3445–3475, Sep. 2009.</w:t>
      </w:r>
    </w:p>
    <w:p w14:paraId="72922CB1"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[50]</w:t>
      </w:r>
      <w:r w:rsidRPr="007161F5">
        <w:rPr>
          <w:rFonts w:ascii="Times New Roman" w:hAnsi="Times New Roman" w:cs="Times New Roman"/>
          <w:noProof/>
          <w:sz w:val="24"/>
          <w:szCs w:val="24"/>
        </w:rPr>
        <w:tab/>
        <w:t xml:space="preserve">H. Gao, W. G. Li, L. Cai, C. Berry, and X. Y. Luo, “Parameter estimation in a Holzapfel–Ogden law for healthy myocardium,” </w:t>
      </w:r>
      <w:r w:rsidRPr="007161F5">
        <w:rPr>
          <w:rFonts w:ascii="Times New Roman" w:hAnsi="Times New Roman" w:cs="Times New Roman"/>
          <w:i/>
          <w:iCs/>
          <w:noProof/>
          <w:sz w:val="24"/>
          <w:szCs w:val="24"/>
        </w:rPr>
        <w:t>J. Eng. Math.</w:t>
      </w:r>
      <w:r w:rsidRPr="007161F5">
        <w:rPr>
          <w:rFonts w:ascii="Times New Roman" w:hAnsi="Times New Roman" w:cs="Times New Roman"/>
          <w:noProof/>
          <w:sz w:val="24"/>
          <w:szCs w:val="24"/>
        </w:rPr>
        <w:t>, vol. 95, no. 1, pp. 231–248, 2015.</w:t>
      </w:r>
    </w:p>
    <w:p w14:paraId="6CC97FCE"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[51]</w:t>
      </w:r>
      <w:r w:rsidRPr="007161F5">
        <w:rPr>
          <w:rFonts w:ascii="Times New Roman" w:hAnsi="Times New Roman" w:cs="Times New Roman"/>
          <w:noProof/>
          <w:sz w:val="24"/>
          <w:szCs w:val="24"/>
        </w:rPr>
        <w:tab/>
        <w:t xml:space="preserve">J. M. Guccione, L. K. Waldman, and A. D. McCulloch, “Mechanics of actiwe contraction in cardiac muscle: Part II—cylindrical models of the systolic left ventricle,” </w:t>
      </w:r>
      <w:r w:rsidRPr="007161F5">
        <w:rPr>
          <w:rFonts w:ascii="Times New Roman" w:hAnsi="Times New Roman" w:cs="Times New Roman"/>
          <w:i/>
          <w:iCs/>
          <w:noProof/>
          <w:sz w:val="24"/>
          <w:szCs w:val="24"/>
        </w:rPr>
        <w:t>J. Biomech. Eng.</w:t>
      </w:r>
      <w:r w:rsidRPr="007161F5">
        <w:rPr>
          <w:rFonts w:ascii="Times New Roman" w:hAnsi="Times New Roman" w:cs="Times New Roman"/>
          <w:noProof/>
          <w:sz w:val="24"/>
          <w:szCs w:val="24"/>
        </w:rPr>
        <w:t>, 1993.</w:t>
      </w:r>
    </w:p>
    <w:p w14:paraId="0938E545"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[52]</w:t>
      </w:r>
      <w:r w:rsidRPr="007161F5">
        <w:rPr>
          <w:rFonts w:ascii="Times New Roman" w:hAnsi="Times New Roman" w:cs="Times New Roman"/>
          <w:noProof/>
          <w:sz w:val="24"/>
          <w:szCs w:val="24"/>
        </w:rPr>
        <w:tab/>
        <w:t xml:space="preserve">J. M. Guccione and A. D. McCulloch, “Mechanics of actiwe contraction in cardiac muscle: Part I—constitutive relations for fiber stress that describe deactivation,” </w:t>
      </w:r>
      <w:r w:rsidRPr="007161F5">
        <w:rPr>
          <w:rFonts w:ascii="Times New Roman" w:hAnsi="Times New Roman" w:cs="Times New Roman"/>
          <w:i/>
          <w:iCs/>
          <w:noProof/>
          <w:sz w:val="24"/>
          <w:szCs w:val="24"/>
        </w:rPr>
        <w:t>J. Biomech. Eng.</w:t>
      </w:r>
      <w:r w:rsidRPr="007161F5">
        <w:rPr>
          <w:rFonts w:ascii="Times New Roman" w:hAnsi="Times New Roman" w:cs="Times New Roman"/>
          <w:noProof/>
          <w:sz w:val="24"/>
          <w:szCs w:val="24"/>
        </w:rPr>
        <w:t>, 1993.</w:t>
      </w:r>
    </w:p>
    <w:p w14:paraId="66C03D0A"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[53]</w:t>
      </w:r>
      <w:r w:rsidRPr="007161F5">
        <w:rPr>
          <w:rFonts w:ascii="Times New Roman" w:hAnsi="Times New Roman" w:cs="Times New Roman"/>
          <w:noProof/>
          <w:sz w:val="24"/>
          <w:szCs w:val="24"/>
        </w:rPr>
        <w:tab/>
        <w:t xml:space="preserve">J. Bols, J. Degroote, B. Trachet, B. Verhegghe, P. Segers, and J. Vierendeels, “A computational method to assess the in vivo stresses and unloaded configuration of patient-specific blood vessels,” </w:t>
      </w:r>
      <w:r w:rsidRPr="007161F5">
        <w:rPr>
          <w:rFonts w:ascii="Times New Roman" w:hAnsi="Times New Roman" w:cs="Times New Roman"/>
          <w:i/>
          <w:iCs/>
          <w:noProof/>
          <w:sz w:val="24"/>
          <w:szCs w:val="24"/>
        </w:rPr>
        <w:t>J. Comput. Appl. Math.</w:t>
      </w:r>
      <w:r w:rsidRPr="007161F5">
        <w:rPr>
          <w:rFonts w:ascii="Times New Roman" w:hAnsi="Times New Roman" w:cs="Times New Roman"/>
          <w:noProof/>
          <w:sz w:val="24"/>
          <w:szCs w:val="24"/>
        </w:rPr>
        <w:t>, vol. 246, pp. 10–17, 2013.</w:t>
      </w:r>
    </w:p>
    <w:p w14:paraId="77F29294"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[54]</w:t>
      </w:r>
      <w:r w:rsidRPr="007161F5">
        <w:rPr>
          <w:rFonts w:ascii="Times New Roman" w:hAnsi="Times New Roman" w:cs="Times New Roman"/>
          <w:noProof/>
          <w:sz w:val="24"/>
          <w:szCs w:val="24"/>
        </w:rPr>
        <w:tab/>
        <w:t xml:space="preserve">S. Klotz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“Single-beat estimation of end-diastolic pressure-volume relationship: a novel method  with potential for noninvasive application.,” </w:t>
      </w:r>
      <w:r w:rsidRPr="007161F5">
        <w:rPr>
          <w:rFonts w:ascii="Times New Roman" w:hAnsi="Times New Roman" w:cs="Times New Roman"/>
          <w:i/>
          <w:iCs/>
          <w:noProof/>
          <w:sz w:val="24"/>
          <w:szCs w:val="24"/>
        </w:rPr>
        <w:t>Am. J. Physiol. Heart Circ. Physiol.</w:t>
      </w:r>
      <w:r w:rsidRPr="007161F5">
        <w:rPr>
          <w:rFonts w:ascii="Times New Roman" w:hAnsi="Times New Roman" w:cs="Times New Roman"/>
          <w:noProof/>
          <w:sz w:val="24"/>
          <w:szCs w:val="24"/>
        </w:rPr>
        <w:t>, vol. 291, no. 1, pp. H403-12, Jul. 2006.</w:t>
      </w:r>
    </w:p>
    <w:p w14:paraId="2FEE31D3"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[55]</w:t>
      </w:r>
      <w:r w:rsidRPr="007161F5">
        <w:rPr>
          <w:rFonts w:ascii="Times New Roman" w:hAnsi="Times New Roman" w:cs="Times New Roman"/>
          <w:noProof/>
          <w:sz w:val="24"/>
          <w:szCs w:val="24"/>
        </w:rPr>
        <w:tab/>
        <w:t xml:space="preserve">S. Klotz, M. L. Dickstein, and D. Burkhoff, “A computational method of prediction of the end-diastolic pressure-volume  relationship by single beat.,” </w:t>
      </w:r>
      <w:r w:rsidRPr="007161F5">
        <w:rPr>
          <w:rFonts w:ascii="Times New Roman" w:hAnsi="Times New Roman" w:cs="Times New Roman"/>
          <w:i/>
          <w:iCs/>
          <w:noProof/>
          <w:sz w:val="24"/>
          <w:szCs w:val="24"/>
        </w:rPr>
        <w:t>Nat. Protoc.</w:t>
      </w:r>
      <w:r w:rsidRPr="007161F5">
        <w:rPr>
          <w:rFonts w:ascii="Times New Roman" w:hAnsi="Times New Roman" w:cs="Times New Roman"/>
          <w:noProof/>
          <w:sz w:val="24"/>
          <w:szCs w:val="24"/>
        </w:rPr>
        <w:t>, vol. 2, no. 9, pp. 2152–2158, 2007.</w:t>
      </w:r>
    </w:p>
    <w:p w14:paraId="5FFA4172"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[56]</w:t>
      </w:r>
      <w:r w:rsidRPr="007161F5">
        <w:rPr>
          <w:rFonts w:ascii="Times New Roman" w:hAnsi="Times New Roman" w:cs="Times New Roman"/>
          <w:noProof/>
          <w:sz w:val="24"/>
          <w:szCs w:val="24"/>
        </w:rPr>
        <w:tab/>
        <w:t xml:space="preserve">R. Ariga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“Identification of Myocardial Disarray in Patients With Hypertrophic Cardiomyopathy and Ventricular Arrhythmias,” </w:t>
      </w:r>
      <w:r w:rsidRPr="007161F5">
        <w:rPr>
          <w:rFonts w:ascii="Times New Roman" w:hAnsi="Times New Roman" w:cs="Times New Roman"/>
          <w:i/>
          <w:iCs/>
          <w:noProof/>
          <w:sz w:val="24"/>
          <w:szCs w:val="24"/>
        </w:rPr>
        <w:t>J. Am. Coll. Cardiol.</w:t>
      </w:r>
      <w:r w:rsidRPr="007161F5">
        <w:rPr>
          <w:rFonts w:ascii="Times New Roman" w:hAnsi="Times New Roman" w:cs="Times New Roman"/>
          <w:noProof/>
          <w:sz w:val="24"/>
          <w:szCs w:val="24"/>
        </w:rPr>
        <w:t>, 2019.</w:t>
      </w:r>
    </w:p>
    <w:p w14:paraId="1EAD8B6E"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[57]</w:t>
      </w:r>
      <w:r w:rsidRPr="007161F5">
        <w:rPr>
          <w:rFonts w:ascii="Times New Roman" w:hAnsi="Times New Roman" w:cs="Times New Roman"/>
          <w:noProof/>
          <w:sz w:val="24"/>
          <w:szCs w:val="24"/>
        </w:rPr>
        <w:tab/>
        <w:t xml:space="preserve">W. Y. I. Tseng, J. Dou, T. G. Reese, and J. Van Wedeen, “Imaging myocardial fiber disarray and intramural strain hypokinesis in hypertrophic cardiomyopathy with MRI,” </w:t>
      </w:r>
      <w:r w:rsidRPr="007161F5">
        <w:rPr>
          <w:rFonts w:ascii="Times New Roman" w:hAnsi="Times New Roman" w:cs="Times New Roman"/>
          <w:i/>
          <w:iCs/>
          <w:noProof/>
          <w:sz w:val="24"/>
          <w:szCs w:val="24"/>
        </w:rPr>
        <w:t>J. Magn. Reson. Imaging</w:t>
      </w:r>
      <w:r w:rsidRPr="007161F5">
        <w:rPr>
          <w:rFonts w:ascii="Times New Roman" w:hAnsi="Times New Roman" w:cs="Times New Roman"/>
          <w:noProof/>
          <w:sz w:val="24"/>
          <w:szCs w:val="24"/>
        </w:rPr>
        <w:t>, 2006.</w:t>
      </w:r>
    </w:p>
    <w:p w14:paraId="02CACCB6"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[58]</w:t>
      </w:r>
      <w:r w:rsidRPr="007161F5">
        <w:rPr>
          <w:rFonts w:ascii="Times New Roman" w:hAnsi="Times New Roman" w:cs="Times New Roman"/>
          <w:noProof/>
          <w:sz w:val="24"/>
          <w:szCs w:val="24"/>
        </w:rPr>
        <w:tab/>
        <w:t xml:space="preserve">A. Das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“Insight Into Myocardial Microstructure of Athletes and Hypertrophic Cardiomyopathy Patients Using Diffusion Tensor Imaging,” </w:t>
      </w:r>
      <w:r w:rsidRPr="007161F5">
        <w:rPr>
          <w:rFonts w:ascii="Times New Roman" w:hAnsi="Times New Roman" w:cs="Times New Roman"/>
          <w:i/>
          <w:iCs/>
          <w:noProof/>
          <w:sz w:val="24"/>
          <w:szCs w:val="24"/>
        </w:rPr>
        <w:t>J. Magn. Reson. Imaging</w:t>
      </w:r>
      <w:r w:rsidRPr="007161F5">
        <w:rPr>
          <w:rFonts w:ascii="Times New Roman" w:hAnsi="Times New Roman" w:cs="Times New Roman"/>
          <w:noProof/>
          <w:sz w:val="24"/>
          <w:szCs w:val="24"/>
        </w:rPr>
        <w:t>, vol. 53, no. 1, pp. 73–82, 2021.</w:t>
      </w:r>
    </w:p>
    <w:p w14:paraId="391C1C1D"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[59]</w:t>
      </w:r>
      <w:r w:rsidRPr="007161F5">
        <w:rPr>
          <w:rFonts w:ascii="Times New Roman" w:hAnsi="Times New Roman" w:cs="Times New Roman"/>
          <w:noProof/>
          <w:sz w:val="24"/>
          <w:szCs w:val="24"/>
        </w:rPr>
        <w:tab/>
        <w:t xml:space="preserve">P. Mukherjee, J. I. Berman, S. W. Chung, C. P. Hess, and R. G. Henry, “Diffusion tensor MR imaging and fiber tractography: theoretic underpinnings.,” </w:t>
      </w:r>
      <w:r w:rsidRPr="007161F5">
        <w:rPr>
          <w:rFonts w:ascii="Times New Roman" w:hAnsi="Times New Roman" w:cs="Times New Roman"/>
          <w:i/>
          <w:iCs/>
          <w:noProof/>
          <w:sz w:val="24"/>
          <w:szCs w:val="24"/>
        </w:rPr>
        <w:t>AJNR. Am. J. Neuroradiol.</w:t>
      </w:r>
      <w:r w:rsidRPr="007161F5">
        <w:rPr>
          <w:rFonts w:ascii="Times New Roman" w:hAnsi="Times New Roman" w:cs="Times New Roman"/>
          <w:noProof/>
          <w:sz w:val="24"/>
          <w:szCs w:val="24"/>
        </w:rPr>
        <w:t>, vol. 29, no. 4, pp. 632–641, Apr. 2008.</w:t>
      </w:r>
    </w:p>
    <w:p w14:paraId="066F4EA5"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[60]</w:t>
      </w:r>
      <w:r w:rsidRPr="007161F5">
        <w:rPr>
          <w:rFonts w:ascii="Times New Roman" w:hAnsi="Times New Roman" w:cs="Times New Roman"/>
          <w:noProof/>
          <w:sz w:val="24"/>
          <w:szCs w:val="24"/>
        </w:rPr>
        <w:tab/>
        <w:t xml:space="preserve">B. J. Maron, J. E. Edwards, J. H. Moller, and S. E. Epstein, “Prevalence and </w:t>
      </w:r>
      <w:r w:rsidRPr="007161F5">
        <w:rPr>
          <w:rFonts w:ascii="Times New Roman" w:hAnsi="Times New Roman" w:cs="Times New Roman"/>
          <w:noProof/>
          <w:sz w:val="24"/>
          <w:szCs w:val="24"/>
        </w:rPr>
        <w:lastRenderedPageBreak/>
        <w:t xml:space="preserve">characteristics of disproportionate ventricular septal thickening in infants with congenital heart disease,” </w:t>
      </w:r>
      <w:r w:rsidRPr="007161F5">
        <w:rPr>
          <w:rFonts w:ascii="Times New Roman" w:hAnsi="Times New Roman" w:cs="Times New Roman"/>
          <w:i/>
          <w:iCs/>
          <w:noProof/>
          <w:sz w:val="24"/>
          <w:szCs w:val="24"/>
        </w:rPr>
        <w:t>Circulation</w:t>
      </w:r>
      <w:r w:rsidRPr="007161F5">
        <w:rPr>
          <w:rFonts w:ascii="Times New Roman" w:hAnsi="Times New Roman" w:cs="Times New Roman"/>
          <w:noProof/>
          <w:sz w:val="24"/>
          <w:szCs w:val="24"/>
        </w:rPr>
        <w:t>, 1979.</w:t>
      </w:r>
    </w:p>
    <w:p w14:paraId="7728CCB5"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[61]</w:t>
      </w:r>
      <w:r w:rsidRPr="007161F5">
        <w:rPr>
          <w:rFonts w:ascii="Times New Roman" w:hAnsi="Times New Roman" w:cs="Times New Roman"/>
          <w:noProof/>
          <w:sz w:val="24"/>
          <w:szCs w:val="24"/>
        </w:rPr>
        <w:tab/>
        <w:t xml:space="preserve">V. M. Parato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“Echocardiographic diagnosis of the different phenotypes of hypertrophic cardiomyopathy,” </w:t>
      </w:r>
      <w:r w:rsidRPr="007161F5">
        <w:rPr>
          <w:rFonts w:ascii="Times New Roman" w:hAnsi="Times New Roman" w:cs="Times New Roman"/>
          <w:i/>
          <w:iCs/>
          <w:noProof/>
          <w:sz w:val="24"/>
          <w:szCs w:val="24"/>
        </w:rPr>
        <w:t>Cardiovasc. Ultrasound</w:t>
      </w:r>
      <w:r w:rsidRPr="007161F5">
        <w:rPr>
          <w:rFonts w:ascii="Times New Roman" w:hAnsi="Times New Roman" w:cs="Times New Roman"/>
          <w:noProof/>
          <w:sz w:val="24"/>
          <w:szCs w:val="24"/>
        </w:rPr>
        <w:t>, vol. 14, no. 1, p. 30, 2016.</w:t>
      </w:r>
    </w:p>
    <w:p w14:paraId="73422181"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[62]</w:t>
      </w:r>
      <w:r w:rsidRPr="007161F5">
        <w:rPr>
          <w:rFonts w:ascii="Times New Roman" w:hAnsi="Times New Roman" w:cs="Times New Roman"/>
          <w:noProof/>
          <w:sz w:val="24"/>
          <w:szCs w:val="24"/>
        </w:rPr>
        <w:tab/>
        <w:t xml:space="preserve">L. K. Williams, M. P. Frenneaux, and R. P. Steeds, “Echocardiography in hypertrophic cardiomyopathy diagnosis, prognosis, and role in management,” </w:t>
      </w:r>
      <w:r w:rsidRPr="007161F5">
        <w:rPr>
          <w:rFonts w:ascii="Times New Roman" w:hAnsi="Times New Roman" w:cs="Times New Roman"/>
          <w:i/>
          <w:iCs/>
          <w:noProof/>
          <w:sz w:val="24"/>
          <w:szCs w:val="24"/>
        </w:rPr>
        <w:t>Eur. J. Echocardiogr.</w:t>
      </w:r>
      <w:r w:rsidRPr="007161F5">
        <w:rPr>
          <w:rFonts w:ascii="Times New Roman" w:hAnsi="Times New Roman" w:cs="Times New Roman"/>
          <w:noProof/>
          <w:sz w:val="24"/>
          <w:szCs w:val="24"/>
        </w:rPr>
        <w:t>, vol. 10, no. 8, pp. iii9–iii14, Dec. 2009.</w:t>
      </w:r>
    </w:p>
    <w:p w14:paraId="4B0C457A"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[63]</w:t>
      </w:r>
      <w:r w:rsidRPr="007161F5">
        <w:rPr>
          <w:rFonts w:ascii="Times New Roman" w:hAnsi="Times New Roman" w:cs="Times New Roman"/>
          <w:noProof/>
          <w:sz w:val="24"/>
          <w:szCs w:val="24"/>
        </w:rPr>
        <w:tab/>
        <w:t xml:space="preserve">H. Liu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“Role of Global Longitudinal Strain in Predicting Outcomes in Hypertrophic  Cardiomyopathy.,” </w:t>
      </w:r>
      <w:r w:rsidRPr="007161F5">
        <w:rPr>
          <w:rFonts w:ascii="Times New Roman" w:hAnsi="Times New Roman" w:cs="Times New Roman"/>
          <w:i/>
          <w:iCs/>
          <w:noProof/>
          <w:sz w:val="24"/>
          <w:szCs w:val="24"/>
        </w:rPr>
        <w:t>Am. J. Cardiol.</w:t>
      </w:r>
      <w:r w:rsidRPr="007161F5">
        <w:rPr>
          <w:rFonts w:ascii="Times New Roman" w:hAnsi="Times New Roman" w:cs="Times New Roman"/>
          <w:noProof/>
          <w:sz w:val="24"/>
          <w:szCs w:val="24"/>
        </w:rPr>
        <w:t>, vol. 120, no. 4, pp. 670–675, Aug. 2017.</w:t>
      </w:r>
    </w:p>
    <w:p w14:paraId="30D23DA7"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[64]</w:t>
      </w:r>
      <w:r w:rsidRPr="007161F5">
        <w:rPr>
          <w:rFonts w:ascii="Times New Roman" w:hAnsi="Times New Roman" w:cs="Times New Roman"/>
          <w:noProof/>
          <w:sz w:val="24"/>
          <w:szCs w:val="24"/>
        </w:rPr>
        <w:tab/>
        <w:t xml:space="preserve">O. A. Smiseth, H. Torp, A. Opdahl, K. H. Haugaa, and S. Urheim, “Myocardial strain imaging: How useful is it in clinical decision making?,” </w:t>
      </w:r>
      <w:r w:rsidRPr="007161F5">
        <w:rPr>
          <w:rFonts w:ascii="Times New Roman" w:hAnsi="Times New Roman" w:cs="Times New Roman"/>
          <w:i/>
          <w:iCs/>
          <w:noProof/>
          <w:sz w:val="24"/>
          <w:szCs w:val="24"/>
        </w:rPr>
        <w:t>European Heart Journal</w:t>
      </w:r>
      <w:r w:rsidRPr="007161F5">
        <w:rPr>
          <w:rFonts w:ascii="Times New Roman" w:hAnsi="Times New Roman" w:cs="Times New Roman"/>
          <w:noProof/>
          <w:sz w:val="24"/>
          <w:szCs w:val="24"/>
        </w:rPr>
        <w:t>. 2016.</w:t>
      </w:r>
    </w:p>
    <w:p w14:paraId="0C93EB77"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[65]</w:t>
      </w:r>
      <w:r w:rsidRPr="007161F5">
        <w:rPr>
          <w:rFonts w:ascii="Times New Roman" w:hAnsi="Times New Roman" w:cs="Times New Roman"/>
          <w:noProof/>
          <w:sz w:val="24"/>
          <w:szCs w:val="24"/>
        </w:rPr>
        <w:tab/>
        <w:t xml:space="preserve">M. Ersbøll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“Prediction of all-cause mortality and heart failure admissions from global left  ventricular longitudinal strain in patients with acute myocardial infarction and preserved left ventricular ejection fraction.,” </w:t>
      </w:r>
      <w:r w:rsidRPr="007161F5">
        <w:rPr>
          <w:rFonts w:ascii="Times New Roman" w:hAnsi="Times New Roman" w:cs="Times New Roman"/>
          <w:i/>
          <w:iCs/>
          <w:noProof/>
          <w:sz w:val="24"/>
          <w:szCs w:val="24"/>
        </w:rPr>
        <w:t>J. Am. Coll. Cardiol.</w:t>
      </w:r>
      <w:r w:rsidRPr="007161F5">
        <w:rPr>
          <w:rFonts w:ascii="Times New Roman" w:hAnsi="Times New Roman" w:cs="Times New Roman"/>
          <w:noProof/>
          <w:sz w:val="24"/>
          <w:szCs w:val="24"/>
        </w:rPr>
        <w:t>, vol. 61, no. 23, pp. 2365–2373, Jun. 2013.</w:t>
      </w:r>
    </w:p>
    <w:p w14:paraId="21BCE5C3"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[66]</w:t>
      </w:r>
      <w:r w:rsidRPr="007161F5">
        <w:rPr>
          <w:rFonts w:ascii="Times New Roman" w:hAnsi="Times New Roman" w:cs="Times New Roman"/>
          <w:noProof/>
          <w:sz w:val="24"/>
          <w:szCs w:val="24"/>
        </w:rPr>
        <w:tab/>
        <w:t xml:space="preserve">T. Stanton, R. Leano, and T. H. Marwick, “Prediction of all-cause mortality from global longitudinal speckle strain:  comparison with ejection fraction and wall motion scoring.,” </w:t>
      </w:r>
      <w:r w:rsidRPr="007161F5">
        <w:rPr>
          <w:rFonts w:ascii="Times New Roman" w:hAnsi="Times New Roman" w:cs="Times New Roman"/>
          <w:i/>
          <w:iCs/>
          <w:noProof/>
          <w:sz w:val="24"/>
          <w:szCs w:val="24"/>
        </w:rPr>
        <w:t>Circ. Cardiovasc. Imaging</w:t>
      </w:r>
      <w:r w:rsidRPr="007161F5">
        <w:rPr>
          <w:rFonts w:ascii="Times New Roman" w:hAnsi="Times New Roman" w:cs="Times New Roman"/>
          <w:noProof/>
          <w:sz w:val="24"/>
          <w:szCs w:val="24"/>
        </w:rPr>
        <w:t>, vol. 2, no. 5, pp. 356–364, Sep. 2009.</w:t>
      </w:r>
    </w:p>
    <w:p w14:paraId="66C71FC9"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[67]</w:t>
      </w:r>
      <w:r w:rsidRPr="007161F5">
        <w:rPr>
          <w:rFonts w:ascii="Times New Roman" w:hAnsi="Times New Roman" w:cs="Times New Roman"/>
          <w:noProof/>
          <w:sz w:val="24"/>
          <w:szCs w:val="24"/>
        </w:rPr>
        <w:tab/>
        <w:t xml:space="preserve">A. Mignot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“Global longitudinal strain as a major predictor of cardiac events in patients with  depressed left ventricular function: a multicenter study.,” </w:t>
      </w:r>
      <w:r w:rsidRPr="007161F5">
        <w:rPr>
          <w:rFonts w:ascii="Times New Roman" w:hAnsi="Times New Roman" w:cs="Times New Roman"/>
          <w:i/>
          <w:iCs/>
          <w:noProof/>
          <w:sz w:val="24"/>
          <w:szCs w:val="24"/>
        </w:rPr>
        <w:t>J. Am. Soc. Echocardiogr.  Off. Publ.  Am. Soc. Echocardiogr.</w:t>
      </w:r>
      <w:r w:rsidRPr="007161F5">
        <w:rPr>
          <w:rFonts w:ascii="Times New Roman" w:hAnsi="Times New Roman" w:cs="Times New Roman"/>
          <w:noProof/>
          <w:sz w:val="24"/>
          <w:szCs w:val="24"/>
        </w:rPr>
        <w:t>, vol. 23, no. 10, pp. 1019–1024, Oct. 2010.</w:t>
      </w:r>
    </w:p>
    <w:p w14:paraId="001B59D6"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[68]</w:t>
      </w:r>
      <w:r w:rsidRPr="007161F5">
        <w:rPr>
          <w:rFonts w:ascii="Times New Roman" w:hAnsi="Times New Roman" w:cs="Times New Roman"/>
          <w:noProof/>
          <w:sz w:val="24"/>
          <w:szCs w:val="24"/>
        </w:rPr>
        <w:tab/>
        <w:t xml:space="preserve">S. Karlsen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“Global longitudinal strain is a more reproducible measure of left ventricular function than ejection fraction regardless of echocardiographic training,” </w:t>
      </w:r>
      <w:r w:rsidRPr="007161F5">
        <w:rPr>
          <w:rFonts w:ascii="Times New Roman" w:hAnsi="Times New Roman" w:cs="Times New Roman"/>
          <w:i/>
          <w:iCs/>
          <w:noProof/>
          <w:sz w:val="24"/>
          <w:szCs w:val="24"/>
        </w:rPr>
        <w:t>Cardiovasc. Ultrasound</w:t>
      </w:r>
      <w:r w:rsidRPr="007161F5">
        <w:rPr>
          <w:rFonts w:ascii="Times New Roman" w:hAnsi="Times New Roman" w:cs="Times New Roman"/>
          <w:noProof/>
          <w:sz w:val="24"/>
          <w:szCs w:val="24"/>
        </w:rPr>
        <w:t>, vol. 17, no. 1, p. 18, 2019.</w:t>
      </w:r>
    </w:p>
    <w:p w14:paraId="345204DD"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[69]</w:t>
      </w:r>
      <w:r w:rsidRPr="007161F5">
        <w:rPr>
          <w:rFonts w:ascii="Times New Roman" w:hAnsi="Times New Roman" w:cs="Times New Roman"/>
          <w:noProof/>
          <w:sz w:val="24"/>
          <w:szCs w:val="24"/>
        </w:rPr>
        <w:tab/>
        <w:t xml:space="preserve">A. King, J. Thambyrajah, E. Leng, and M. J. Stewart, “Global longitudinal strain: a useful everyday measurement?,” </w:t>
      </w:r>
      <w:r w:rsidRPr="007161F5">
        <w:rPr>
          <w:rFonts w:ascii="Times New Roman" w:hAnsi="Times New Roman" w:cs="Times New Roman"/>
          <w:i/>
          <w:iCs/>
          <w:noProof/>
          <w:sz w:val="24"/>
          <w:szCs w:val="24"/>
        </w:rPr>
        <w:t>Echo Res. Pract.</w:t>
      </w:r>
      <w:r w:rsidRPr="007161F5">
        <w:rPr>
          <w:rFonts w:ascii="Times New Roman" w:hAnsi="Times New Roman" w:cs="Times New Roman"/>
          <w:noProof/>
          <w:sz w:val="24"/>
          <w:szCs w:val="24"/>
        </w:rPr>
        <w:t>, vol. 3, no. 3, pp. 85–93, Sep. 2016.</w:t>
      </w:r>
    </w:p>
    <w:p w14:paraId="49916CE0"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[70]</w:t>
      </w:r>
      <w:r w:rsidRPr="007161F5">
        <w:rPr>
          <w:rFonts w:ascii="Times New Roman" w:hAnsi="Times New Roman" w:cs="Times New Roman"/>
          <w:noProof/>
          <w:sz w:val="24"/>
          <w:szCs w:val="24"/>
        </w:rPr>
        <w:tab/>
        <w:t xml:space="preserve">A. A. T. Geisterfer-Lowrance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“A molecular basis for familial hypertrophic cardiomyopathy: A β cardiac myosin heavy chain gene missense mutation,” </w:t>
      </w:r>
      <w:r w:rsidRPr="007161F5">
        <w:rPr>
          <w:rFonts w:ascii="Times New Roman" w:hAnsi="Times New Roman" w:cs="Times New Roman"/>
          <w:i/>
          <w:iCs/>
          <w:noProof/>
          <w:sz w:val="24"/>
          <w:szCs w:val="24"/>
        </w:rPr>
        <w:t>Cell</w:t>
      </w:r>
      <w:r w:rsidRPr="007161F5">
        <w:rPr>
          <w:rFonts w:ascii="Times New Roman" w:hAnsi="Times New Roman" w:cs="Times New Roman"/>
          <w:noProof/>
          <w:sz w:val="24"/>
          <w:szCs w:val="24"/>
        </w:rPr>
        <w:t>, 1990.</w:t>
      </w:r>
    </w:p>
    <w:p w14:paraId="6B0AA663"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[71]</w:t>
      </w:r>
      <w:r w:rsidRPr="007161F5">
        <w:rPr>
          <w:rFonts w:ascii="Times New Roman" w:hAnsi="Times New Roman" w:cs="Times New Roman"/>
          <w:noProof/>
          <w:sz w:val="24"/>
          <w:szCs w:val="24"/>
        </w:rPr>
        <w:tab/>
        <w:t xml:space="preserve">A. J. Marian, G. Zhao, Y. Seta, R. Roberts, and Q. Yu, “Expression of a Mutant (Arg92Gln) Human Cardiac Troponin T, Known to Cause Hypertrophic Cardiomyopathy, Impairs Adult Cardiac Myocyte Contractility,” </w:t>
      </w:r>
      <w:r w:rsidRPr="007161F5">
        <w:rPr>
          <w:rFonts w:ascii="Times New Roman" w:hAnsi="Times New Roman" w:cs="Times New Roman"/>
          <w:i/>
          <w:iCs/>
          <w:noProof/>
          <w:sz w:val="24"/>
          <w:szCs w:val="24"/>
        </w:rPr>
        <w:t>Circ. Res.</w:t>
      </w:r>
      <w:r w:rsidRPr="007161F5">
        <w:rPr>
          <w:rFonts w:ascii="Times New Roman" w:hAnsi="Times New Roman" w:cs="Times New Roman"/>
          <w:noProof/>
          <w:sz w:val="24"/>
          <w:szCs w:val="24"/>
        </w:rPr>
        <w:t>, vol. 81, no. 1, pp. 76–85, Jul. 1997.</w:t>
      </w:r>
    </w:p>
    <w:p w14:paraId="129E1C14"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[72]</w:t>
      </w:r>
      <w:r w:rsidRPr="007161F5">
        <w:rPr>
          <w:rFonts w:ascii="Times New Roman" w:hAnsi="Times New Roman" w:cs="Times New Roman"/>
          <w:noProof/>
          <w:sz w:val="24"/>
          <w:szCs w:val="24"/>
        </w:rPr>
        <w:tab/>
        <w:t xml:space="preserve">E. M. Green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“Heart disease: A small-molecule inhibitor of sarcomere contractility suppresses hypertrophic cardiomyopathy in mice,” </w:t>
      </w:r>
      <w:r w:rsidRPr="007161F5">
        <w:rPr>
          <w:rFonts w:ascii="Times New Roman" w:hAnsi="Times New Roman" w:cs="Times New Roman"/>
          <w:i/>
          <w:iCs/>
          <w:noProof/>
          <w:sz w:val="24"/>
          <w:szCs w:val="24"/>
        </w:rPr>
        <w:t>Science (80-. ).</w:t>
      </w:r>
      <w:r w:rsidRPr="007161F5">
        <w:rPr>
          <w:rFonts w:ascii="Times New Roman" w:hAnsi="Times New Roman" w:cs="Times New Roman"/>
          <w:noProof/>
          <w:sz w:val="24"/>
          <w:szCs w:val="24"/>
        </w:rPr>
        <w:t>, 2016.</w:t>
      </w:r>
    </w:p>
    <w:p w14:paraId="56A7E556"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[73]</w:t>
      </w:r>
      <w:r w:rsidRPr="007161F5">
        <w:rPr>
          <w:rFonts w:ascii="Times New Roman" w:hAnsi="Times New Roman" w:cs="Times New Roman"/>
          <w:noProof/>
          <w:sz w:val="24"/>
          <w:szCs w:val="24"/>
        </w:rPr>
        <w:tab/>
        <w:t xml:space="preserve">E. R. Witjas-Paalberends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“Mutations in MYH7 reduce the force generating capacity of sarcomeres in human  familial hypertrophic cardiomyopathy.,” </w:t>
      </w:r>
      <w:r w:rsidRPr="007161F5">
        <w:rPr>
          <w:rFonts w:ascii="Times New Roman" w:hAnsi="Times New Roman" w:cs="Times New Roman"/>
          <w:i/>
          <w:iCs/>
          <w:noProof/>
          <w:sz w:val="24"/>
          <w:szCs w:val="24"/>
        </w:rPr>
        <w:t>Cardiovasc. Res.</w:t>
      </w:r>
      <w:r w:rsidRPr="007161F5">
        <w:rPr>
          <w:rFonts w:ascii="Times New Roman" w:hAnsi="Times New Roman" w:cs="Times New Roman"/>
          <w:noProof/>
          <w:sz w:val="24"/>
          <w:szCs w:val="24"/>
        </w:rPr>
        <w:t>, vol. 99, no. 3, pp. 432–441, Aug. 2013.</w:t>
      </w:r>
    </w:p>
    <w:p w14:paraId="0215E552"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lastRenderedPageBreak/>
        <w:t>[74]</w:t>
      </w:r>
      <w:r w:rsidRPr="007161F5">
        <w:rPr>
          <w:rFonts w:ascii="Times New Roman" w:hAnsi="Times New Roman" w:cs="Times New Roman"/>
          <w:noProof/>
          <w:sz w:val="24"/>
          <w:szCs w:val="24"/>
        </w:rPr>
        <w:tab/>
        <w:t xml:space="preserve">M. B. Weiss, K. Ellis, R. R. Sciacca, L. L. Johnson, D. H. Schmidt, and P. J. Cannon, “Myocardial blood flow in congestive and hypertrophic cardiomyopathy: relationship to peak wall stress and mean velocity of circumferential fiber shortening.,” </w:t>
      </w:r>
      <w:r w:rsidRPr="007161F5">
        <w:rPr>
          <w:rFonts w:ascii="Times New Roman" w:hAnsi="Times New Roman" w:cs="Times New Roman"/>
          <w:i/>
          <w:iCs/>
          <w:noProof/>
          <w:sz w:val="24"/>
          <w:szCs w:val="24"/>
        </w:rPr>
        <w:t>Circulation</w:t>
      </w:r>
      <w:r w:rsidRPr="007161F5">
        <w:rPr>
          <w:rFonts w:ascii="Times New Roman" w:hAnsi="Times New Roman" w:cs="Times New Roman"/>
          <w:noProof/>
          <w:sz w:val="24"/>
          <w:szCs w:val="24"/>
        </w:rPr>
        <w:t>, vol. 54, no. 3, pp. 484–494, Sep. 1976.</w:t>
      </w:r>
    </w:p>
    <w:p w14:paraId="1D0B1C6F"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[75]</w:t>
      </w:r>
      <w:r w:rsidRPr="007161F5">
        <w:rPr>
          <w:rFonts w:ascii="Times New Roman" w:hAnsi="Times New Roman" w:cs="Times New Roman"/>
          <w:noProof/>
          <w:sz w:val="24"/>
          <w:szCs w:val="24"/>
        </w:rPr>
        <w:tab/>
        <w:t xml:space="preserve">H. Suga, “Total mechanical energy of a ventricle model and cardiac oxygen consumption.,” </w:t>
      </w:r>
      <w:r w:rsidRPr="007161F5">
        <w:rPr>
          <w:rFonts w:ascii="Times New Roman" w:hAnsi="Times New Roman" w:cs="Times New Roman"/>
          <w:i/>
          <w:iCs/>
          <w:noProof/>
          <w:sz w:val="24"/>
          <w:szCs w:val="24"/>
        </w:rPr>
        <w:t>Am. J. Physiol.</w:t>
      </w:r>
      <w:r w:rsidRPr="007161F5">
        <w:rPr>
          <w:rFonts w:ascii="Times New Roman" w:hAnsi="Times New Roman" w:cs="Times New Roman"/>
          <w:noProof/>
          <w:sz w:val="24"/>
          <w:szCs w:val="24"/>
        </w:rPr>
        <w:t>, vol. 236, no. 3, pp. H498-505, Mar. 1979.</w:t>
      </w:r>
    </w:p>
    <w:p w14:paraId="4E4E9728"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[76]</w:t>
      </w:r>
      <w:r w:rsidRPr="007161F5">
        <w:rPr>
          <w:rFonts w:ascii="Times New Roman" w:hAnsi="Times New Roman" w:cs="Times New Roman"/>
          <w:noProof/>
          <w:sz w:val="24"/>
          <w:szCs w:val="24"/>
        </w:rPr>
        <w:tab/>
        <w:t xml:space="preserve">J. Duchenne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“Left Ventricular Remodeling Results in Homogenization of Myocardial Work  Distribution.,” </w:t>
      </w:r>
      <w:r w:rsidRPr="007161F5">
        <w:rPr>
          <w:rFonts w:ascii="Times New Roman" w:hAnsi="Times New Roman" w:cs="Times New Roman"/>
          <w:i/>
          <w:iCs/>
          <w:noProof/>
          <w:sz w:val="24"/>
          <w:szCs w:val="24"/>
        </w:rPr>
        <w:t>Circ. Arrhythm. Electrophysiol.</w:t>
      </w:r>
      <w:r w:rsidRPr="007161F5">
        <w:rPr>
          <w:rFonts w:ascii="Times New Roman" w:hAnsi="Times New Roman" w:cs="Times New Roman"/>
          <w:noProof/>
          <w:sz w:val="24"/>
          <w:szCs w:val="24"/>
        </w:rPr>
        <w:t>, vol. 12, no. 5, p. e007224, May 2019.</w:t>
      </w:r>
    </w:p>
    <w:p w14:paraId="3809B94A"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[77]</w:t>
      </w:r>
      <w:r w:rsidRPr="007161F5">
        <w:rPr>
          <w:rFonts w:ascii="Times New Roman" w:hAnsi="Times New Roman" w:cs="Times New Roman"/>
          <w:noProof/>
          <w:sz w:val="24"/>
          <w:szCs w:val="24"/>
        </w:rPr>
        <w:tab/>
        <w:t xml:space="preserve">J. Chan, N. F. A. Edwards, G. M. Scalia, and B. K. Khandheria, “Myocardial Work: A New Type of Strain Imaging?,” </w:t>
      </w:r>
      <w:r w:rsidRPr="007161F5">
        <w:rPr>
          <w:rFonts w:ascii="Times New Roman" w:hAnsi="Times New Roman" w:cs="Times New Roman"/>
          <w:i/>
          <w:iCs/>
          <w:noProof/>
          <w:sz w:val="24"/>
          <w:szCs w:val="24"/>
        </w:rPr>
        <w:t>Journal of the American Society of Echocardiography : official publication of the  American Society of Echocardiography</w:t>
      </w:r>
      <w:r w:rsidRPr="007161F5">
        <w:rPr>
          <w:rFonts w:ascii="Times New Roman" w:hAnsi="Times New Roman" w:cs="Times New Roman"/>
          <w:noProof/>
          <w:sz w:val="24"/>
          <w:szCs w:val="24"/>
        </w:rPr>
        <w:t>, vol. 33, no. 10. United States, pp. 1209–1211, Oct-2020.</w:t>
      </w:r>
    </w:p>
    <w:p w14:paraId="68162AF7"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[78]</w:t>
      </w:r>
      <w:r w:rsidRPr="007161F5">
        <w:rPr>
          <w:rFonts w:ascii="Times New Roman" w:hAnsi="Times New Roman" w:cs="Times New Roman"/>
          <w:noProof/>
          <w:sz w:val="24"/>
          <w:szCs w:val="24"/>
        </w:rPr>
        <w:tab/>
        <w:t xml:space="preserve">P. Garcia Bras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“Assessment of myocardial work: a promising tool in obstructive and nonobstructive hypertrophic cardiomyopathy,” </w:t>
      </w:r>
      <w:r w:rsidRPr="007161F5">
        <w:rPr>
          <w:rFonts w:ascii="Times New Roman" w:hAnsi="Times New Roman" w:cs="Times New Roman"/>
          <w:i/>
          <w:iCs/>
          <w:noProof/>
          <w:sz w:val="24"/>
          <w:szCs w:val="24"/>
        </w:rPr>
        <w:t>Eur. Hear. J. - Cardiovasc. Imaging</w:t>
      </w:r>
      <w:r w:rsidRPr="007161F5">
        <w:rPr>
          <w:rFonts w:ascii="Times New Roman" w:hAnsi="Times New Roman" w:cs="Times New Roman"/>
          <w:noProof/>
          <w:sz w:val="24"/>
          <w:szCs w:val="24"/>
        </w:rPr>
        <w:t>, vol. 23, no. Supplement_1, 2022.</w:t>
      </w:r>
    </w:p>
    <w:p w14:paraId="357B32D4"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szCs w:val="24"/>
        </w:rPr>
      </w:pPr>
      <w:r w:rsidRPr="007161F5">
        <w:rPr>
          <w:rFonts w:ascii="Times New Roman" w:hAnsi="Times New Roman" w:cs="Times New Roman"/>
          <w:noProof/>
          <w:sz w:val="24"/>
          <w:szCs w:val="24"/>
        </w:rPr>
        <w:t>[79]</w:t>
      </w:r>
      <w:r w:rsidRPr="007161F5">
        <w:rPr>
          <w:rFonts w:ascii="Times New Roman" w:hAnsi="Times New Roman" w:cs="Times New Roman"/>
          <w:noProof/>
          <w:sz w:val="24"/>
          <w:szCs w:val="24"/>
        </w:rPr>
        <w:tab/>
        <w:t xml:space="preserve">A. Batzner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“Myocardial work in hypertrophic cardiomyopathy - a new non-invasive parameter for segmental myocardial function?,” </w:t>
      </w:r>
      <w:r w:rsidRPr="007161F5">
        <w:rPr>
          <w:rFonts w:ascii="Times New Roman" w:hAnsi="Times New Roman" w:cs="Times New Roman"/>
          <w:i/>
          <w:iCs/>
          <w:noProof/>
          <w:sz w:val="24"/>
          <w:szCs w:val="24"/>
        </w:rPr>
        <w:t>Eur. Hear. J. - Cardiovasc. Imaging</w:t>
      </w:r>
      <w:r w:rsidRPr="007161F5">
        <w:rPr>
          <w:rFonts w:ascii="Times New Roman" w:hAnsi="Times New Roman" w:cs="Times New Roman"/>
          <w:noProof/>
          <w:sz w:val="24"/>
          <w:szCs w:val="24"/>
        </w:rPr>
        <w:t>, vol. 23, no. Supplement_1, p. jeab289.276, Feb. 2022.</w:t>
      </w:r>
    </w:p>
    <w:p w14:paraId="5259B479" w14:textId="77777777" w:rsidR="007161F5" w:rsidRPr="007161F5" w:rsidRDefault="007161F5" w:rsidP="007161F5">
      <w:pPr>
        <w:widowControl w:val="0"/>
        <w:autoSpaceDE w:val="0"/>
        <w:autoSpaceDN w:val="0"/>
        <w:adjustRightInd w:val="0"/>
        <w:spacing w:line="240" w:lineRule="auto"/>
        <w:ind w:left="640" w:hanging="640"/>
        <w:rPr>
          <w:rFonts w:ascii="Times New Roman" w:hAnsi="Times New Roman" w:cs="Times New Roman"/>
          <w:noProof/>
          <w:sz w:val="24"/>
        </w:rPr>
      </w:pPr>
      <w:r w:rsidRPr="007161F5">
        <w:rPr>
          <w:rFonts w:ascii="Times New Roman" w:hAnsi="Times New Roman" w:cs="Times New Roman"/>
          <w:noProof/>
          <w:sz w:val="24"/>
          <w:szCs w:val="24"/>
        </w:rPr>
        <w:t>[80]</w:t>
      </w:r>
      <w:r w:rsidRPr="007161F5">
        <w:rPr>
          <w:rFonts w:ascii="Times New Roman" w:hAnsi="Times New Roman" w:cs="Times New Roman"/>
          <w:noProof/>
          <w:sz w:val="24"/>
          <w:szCs w:val="24"/>
        </w:rPr>
        <w:tab/>
        <w:t xml:space="preserve">T. Nagakura </w:t>
      </w:r>
      <w:r w:rsidRPr="007161F5">
        <w:rPr>
          <w:rFonts w:ascii="Times New Roman" w:hAnsi="Times New Roman" w:cs="Times New Roman"/>
          <w:i/>
          <w:iCs/>
          <w:noProof/>
          <w:sz w:val="24"/>
          <w:szCs w:val="24"/>
        </w:rPr>
        <w:t>et al.</w:t>
      </w:r>
      <w:r w:rsidRPr="007161F5">
        <w:rPr>
          <w:rFonts w:ascii="Times New Roman" w:hAnsi="Times New Roman" w:cs="Times New Roman"/>
          <w:noProof/>
          <w:sz w:val="24"/>
          <w:szCs w:val="24"/>
        </w:rPr>
        <w:t xml:space="preserve">, “Hypertrophic cardiomyopathy is associated with more severe left ventricular  dyssynchrony than is hypertensive left ventricular hypertrophy.,” </w:t>
      </w:r>
      <w:r w:rsidRPr="007161F5">
        <w:rPr>
          <w:rFonts w:ascii="Times New Roman" w:hAnsi="Times New Roman" w:cs="Times New Roman"/>
          <w:i/>
          <w:iCs/>
          <w:noProof/>
          <w:sz w:val="24"/>
          <w:szCs w:val="24"/>
        </w:rPr>
        <w:t>Echocardiography</w:t>
      </w:r>
      <w:r w:rsidRPr="007161F5">
        <w:rPr>
          <w:rFonts w:ascii="Times New Roman" w:hAnsi="Times New Roman" w:cs="Times New Roman"/>
          <w:noProof/>
          <w:sz w:val="24"/>
          <w:szCs w:val="24"/>
        </w:rPr>
        <w:t>, vol. 24, no. 7, pp. 677–684, Aug. 2007.</w:t>
      </w:r>
    </w:p>
    <w:p w14:paraId="3B2D9358" w14:textId="3F316D90" w:rsidR="005B7EAF" w:rsidRDefault="007161F5" w:rsidP="003A03F8">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fldChar w:fldCharType="end"/>
      </w:r>
    </w:p>
    <w:p w14:paraId="182A3631" w14:textId="4C130BD5" w:rsidR="005B7EAF" w:rsidRDefault="005B7EAF" w:rsidP="003A03F8">
      <w:pPr>
        <w:spacing w:line="240" w:lineRule="auto"/>
        <w:jc w:val="both"/>
        <w:rPr>
          <w:rFonts w:ascii="Times New Roman" w:hAnsi="Times New Roman" w:cs="Times New Roman"/>
          <w:b/>
          <w:color w:val="000000" w:themeColor="text1"/>
          <w:sz w:val="24"/>
          <w:szCs w:val="24"/>
        </w:rPr>
      </w:pPr>
    </w:p>
    <w:p w14:paraId="11B9BC6E" w14:textId="1D7E7778" w:rsidR="00806C9D" w:rsidRDefault="00806C9D" w:rsidP="003A03F8">
      <w:pPr>
        <w:spacing w:line="240" w:lineRule="auto"/>
        <w:jc w:val="both"/>
        <w:rPr>
          <w:rFonts w:ascii="Times New Roman" w:hAnsi="Times New Roman" w:cs="Times New Roman"/>
          <w:b/>
          <w:color w:val="000000" w:themeColor="text1"/>
          <w:sz w:val="24"/>
          <w:szCs w:val="24"/>
        </w:rPr>
      </w:pPr>
    </w:p>
    <w:p w14:paraId="17B9F037" w14:textId="53413B9B" w:rsidR="00806C9D" w:rsidRDefault="00806C9D" w:rsidP="003A03F8">
      <w:pPr>
        <w:spacing w:line="240" w:lineRule="auto"/>
        <w:jc w:val="both"/>
        <w:rPr>
          <w:rFonts w:ascii="Times New Roman" w:hAnsi="Times New Roman" w:cs="Times New Roman"/>
          <w:b/>
          <w:color w:val="000000" w:themeColor="text1"/>
          <w:sz w:val="24"/>
          <w:szCs w:val="24"/>
        </w:rPr>
      </w:pPr>
    </w:p>
    <w:p w14:paraId="08988A0B" w14:textId="5EF48E94" w:rsidR="00806C9D" w:rsidRDefault="00806C9D" w:rsidP="003A03F8">
      <w:pPr>
        <w:spacing w:line="240" w:lineRule="auto"/>
        <w:jc w:val="both"/>
        <w:rPr>
          <w:rFonts w:ascii="Times New Roman" w:hAnsi="Times New Roman" w:cs="Times New Roman"/>
          <w:b/>
          <w:color w:val="000000" w:themeColor="text1"/>
          <w:sz w:val="24"/>
          <w:szCs w:val="24"/>
        </w:rPr>
      </w:pPr>
    </w:p>
    <w:p w14:paraId="670EA1A6" w14:textId="3D54C6D7" w:rsidR="00806C9D" w:rsidRDefault="00806C9D" w:rsidP="003A03F8">
      <w:pPr>
        <w:spacing w:line="240" w:lineRule="auto"/>
        <w:jc w:val="both"/>
        <w:rPr>
          <w:rFonts w:ascii="Times New Roman" w:hAnsi="Times New Roman" w:cs="Times New Roman"/>
          <w:b/>
          <w:color w:val="000000" w:themeColor="text1"/>
          <w:sz w:val="24"/>
          <w:szCs w:val="24"/>
        </w:rPr>
      </w:pPr>
    </w:p>
    <w:p w14:paraId="785D0BB5" w14:textId="24970449" w:rsidR="004F2A3A" w:rsidRDefault="004F2A3A" w:rsidP="003A03F8">
      <w:pPr>
        <w:spacing w:line="240" w:lineRule="auto"/>
        <w:jc w:val="both"/>
        <w:rPr>
          <w:rFonts w:ascii="Times New Roman" w:hAnsi="Times New Roman" w:cs="Times New Roman"/>
          <w:b/>
          <w:color w:val="000000" w:themeColor="text1"/>
          <w:sz w:val="24"/>
          <w:szCs w:val="24"/>
        </w:rPr>
      </w:pPr>
    </w:p>
    <w:p w14:paraId="508C1CCA" w14:textId="2A395B09" w:rsidR="004F2A3A" w:rsidRDefault="004F2A3A" w:rsidP="003A03F8">
      <w:pPr>
        <w:spacing w:line="240" w:lineRule="auto"/>
        <w:jc w:val="both"/>
        <w:rPr>
          <w:rFonts w:ascii="Times New Roman" w:hAnsi="Times New Roman" w:cs="Times New Roman"/>
          <w:b/>
          <w:color w:val="000000" w:themeColor="text1"/>
          <w:sz w:val="24"/>
          <w:szCs w:val="24"/>
        </w:rPr>
      </w:pPr>
    </w:p>
    <w:p w14:paraId="75662017" w14:textId="69E9F88E" w:rsidR="004F2A3A" w:rsidRDefault="004F2A3A" w:rsidP="003A03F8">
      <w:pPr>
        <w:spacing w:line="240" w:lineRule="auto"/>
        <w:jc w:val="both"/>
        <w:rPr>
          <w:rFonts w:ascii="Times New Roman" w:hAnsi="Times New Roman" w:cs="Times New Roman"/>
          <w:b/>
          <w:color w:val="000000" w:themeColor="text1"/>
          <w:sz w:val="24"/>
          <w:szCs w:val="24"/>
        </w:rPr>
      </w:pPr>
    </w:p>
    <w:p w14:paraId="4FF1567F" w14:textId="78902A17" w:rsidR="004F2A3A" w:rsidRDefault="004F2A3A" w:rsidP="003A03F8">
      <w:pPr>
        <w:spacing w:line="240" w:lineRule="auto"/>
        <w:jc w:val="both"/>
        <w:rPr>
          <w:rFonts w:ascii="Times New Roman" w:hAnsi="Times New Roman" w:cs="Times New Roman"/>
          <w:b/>
          <w:color w:val="000000" w:themeColor="text1"/>
          <w:sz w:val="24"/>
          <w:szCs w:val="24"/>
        </w:rPr>
      </w:pPr>
    </w:p>
    <w:p w14:paraId="4DAB9A08" w14:textId="4B41117A" w:rsidR="004F2A3A" w:rsidRDefault="004F2A3A" w:rsidP="003A03F8">
      <w:pPr>
        <w:spacing w:line="240" w:lineRule="auto"/>
        <w:jc w:val="both"/>
        <w:rPr>
          <w:rFonts w:ascii="Times New Roman" w:hAnsi="Times New Roman" w:cs="Times New Roman"/>
          <w:b/>
          <w:color w:val="000000" w:themeColor="text1"/>
          <w:sz w:val="24"/>
          <w:szCs w:val="24"/>
        </w:rPr>
      </w:pPr>
    </w:p>
    <w:p w14:paraId="1A4856BB" w14:textId="6433FC81" w:rsidR="004F2A3A" w:rsidRDefault="004F2A3A" w:rsidP="003A03F8">
      <w:pPr>
        <w:spacing w:line="240" w:lineRule="auto"/>
        <w:jc w:val="both"/>
        <w:rPr>
          <w:rFonts w:ascii="Times New Roman" w:hAnsi="Times New Roman" w:cs="Times New Roman"/>
          <w:b/>
          <w:color w:val="000000" w:themeColor="text1"/>
          <w:sz w:val="24"/>
          <w:szCs w:val="24"/>
        </w:rPr>
      </w:pPr>
    </w:p>
    <w:p w14:paraId="396AC006" w14:textId="4F5573E1" w:rsidR="004F2A3A" w:rsidRDefault="004F2A3A" w:rsidP="003A03F8">
      <w:pPr>
        <w:spacing w:line="240" w:lineRule="auto"/>
        <w:jc w:val="both"/>
        <w:rPr>
          <w:rFonts w:ascii="Times New Roman" w:hAnsi="Times New Roman" w:cs="Times New Roman"/>
          <w:b/>
          <w:color w:val="000000" w:themeColor="text1"/>
          <w:sz w:val="24"/>
          <w:szCs w:val="24"/>
        </w:rPr>
      </w:pPr>
    </w:p>
    <w:p w14:paraId="3D21576A" w14:textId="71F0617A" w:rsidR="009D40E0" w:rsidRPr="0018770A" w:rsidRDefault="003A03F8" w:rsidP="003A03F8">
      <w:pPr>
        <w:spacing w:line="240" w:lineRule="auto"/>
        <w:jc w:val="both"/>
        <w:rPr>
          <w:rFonts w:ascii="Times New Roman" w:hAnsi="Times New Roman" w:cs="Times New Roman"/>
          <w:b/>
          <w:color w:val="000000" w:themeColor="text1"/>
          <w:sz w:val="24"/>
          <w:szCs w:val="24"/>
        </w:rPr>
      </w:pPr>
      <w:r w:rsidRPr="0018770A">
        <w:rPr>
          <w:rFonts w:ascii="Times New Roman" w:hAnsi="Times New Roman" w:cs="Times New Roman"/>
          <w:b/>
          <w:color w:val="000000" w:themeColor="text1"/>
          <w:sz w:val="24"/>
          <w:szCs w:val="24"/>
        </w:rPr>
        <w:lastRenderedPageBreak/>
        <w:t xml:space="preserve">Appendix: </w:t>
      </w:r>
    </w:p>
    <w:p w14:paraId="31F10425" w14:textId="48719B20" w:rsidR="003A03F8" w:rsidRPr="0018770A" w:rsidRDefault="004D3E32" w:rsidP="003A03F8">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w:t>
      </w:r>
      <w:r w:rsidR="003A03F8" w:rsidRPr="0018770A">
        <w:rPr>
          <w:rFonts w:ascii="Times New Roman" w:hAnsi="Times New Roman" w:cs="Times New Roman"/>
          <w:b/>
          <w:color w:val="000000" w:themeColor="text1"/>
          <w:sz w:val="24"/>
          <w:szCs w:val="24"/>
        </w:rPr>
        <w:t>: PV Loop for Obstructive &amp; non-obstructive HCM cohorts</w:t>
      </w:r>
    </w:p>
    <w:p w14:paraId="0638C20E" w14:textId="763DF011" w:rsidR="003A03F8" w:rsidRPr="0018770A" w:rsidRDefault="00C32D79" w:rsidP="003A03F8">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91CA0F4">
          <v:shape id="_x0000_i1028" type="#_x0000_t75" style="width:450.95pt;height:189.45pt">
            <v:imagedata r:id="rId20" o:title="PV loop"/>
          </v:shape>
        </w:pict>
      </w:r>
    </w:p>
    <w:p w14:paraId="4C720298" w14:textId="28131E1E" w:rsidR="00A7130D" w:rsidRDefault="00FB18BB" w:rsidP="003A03F8">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B. </w:t>
      </w:r>
      <w:r w:rsidR="005F5C07">
        <w:rPr>
          <w:rFonts w:ascii="Times New Roman" w:hAnsi="Times New Roman" w:cs="Times New Roman"/>
          <w:b/>
          <w:color w:val="000000" w:themeColor="text1"/>
          <w:sz w:val="24"/>
          <w:szCs w:val="24"/>
        </w:rPr>
        <w:t>Model parameters</w:t>
      </w:r>
      <w:r>
        <w:rPr>
          <w:rFonts w:ascii="Times New Roman" w:hAnsi="Times New Roman" w:cs="Times New Roman"/>
          <w:b/>
          <w:color w:val="000000" w:themeColor="text1"/>
          <w:sz w:val="24"/>
          <w:szCs w:val="24"/>
        </w:rPr>
        <w:t xml:space="preserve"> </w:t>
      </w:r>
      <w:r w:rsidR="00C56AEE">
        <w:rPr>
          <w:rFonts w:ascii="Times New Roman" w:hAnsi="Times New Roman" w:cs="Times New Roman"/>
          <w:b/>
          <w:color w:val="000000" w:themeColor="text1"/>
          <w:sz w:val="24"/>
          <w:szCs w:val="24"/>
        </w:rPr>
        <w:t>without disarray</w:t>
      </w:r>
    </w:p>
    <w:p w14:paraId="6963240E" w14:textId="262D30B2" w:rsidR="008706BE" w:rsidRDefault="00A40AF5" w:rsidP="008706BE">
      <w:pPr>
        <w:spacing w:line="240" w:lineRule="auto"/>
        <w:jc w:val="both"/>
        <w:rPr>
          <w:rFonts w:ascii="Times New Roman" w:hAnsi="Times New Roman" w:cs="Times New Roman"/>
          <w:color w:val="000000" w:themeColor="text1"/>
          <w:sz w:val="24"/>
          <w:szCs w:val="24"/>
        </w:rPr>
      </w:pPr>
      <w:r w:rsidRPr="00A40AF5">
        <w:rPr>
          <w:rFonts w:ascii="Times New Roman" w:hAnsi="Times New Roman" w:cs="Times New Roman"/>
          <w:color w:val="000000" w:themeColor="text1"/>
          <w:sz w:val="24"/>
          <w:szCs w:val="24"/>
        </w:rPr>
        <w:t xml:space="preserve">The calibrated </w:t>
      </w:r>
      <w:r w:rsidR="00F52A22">
        <w:rPr>
          <w:rFonts w:ascii="Times New Roman" w:hAnsi="Times New Roman" w:cs="Times New Roman"/>
          <w:color w:val="000000" w:themeColor="text1"/>
          <w:sz w:val="24"/>
          <w:szCs w:val="24"/>
        </w:rPr>
        <w:t>passive and active material</w:t>
      </w:r>
      <w:r w:rsidRPr="00A40AF5">
        <w:rPr>
          <w:rFonts w:ascii="Times New Roman" w:hAnsi="Times New Roman" w:cs="Times New Roman"/>
          <w:color w:val="000000" w:themeColor="text1"/>
          <w:sz w:val="24"/>
          <w:szCs w:val="24"/>
        </w:rPr>
        <w:t xml:space="preserve"> </w:t>
      </w:r>
      <w:r w:rsidR="00F52A22">
        <w:rPr>
          <w:rFonts w:ascii="Times New Roman" w:hAnsi="Times New Roman" w:cs="Times New Roman"/>
          <w:color w:val="000000" w:themeColor="text1"/>
          <w:sz w:val="24"/>
          <w:szCs w:val="24"/>
        </w:rPr>
        <w:t>described in Eq. 10</w:t>
      </w:r>
      <w:r w:rsidR="009D3A63" w:rsidRPr="009D3A63">
        <w:rPr>
          <w:rFonts w:ascii="Times New Roman" w:hAnsi="Times New Roman" w:cs="Times New Roman"/>
          <w:color w:val="000000" w:themeColor="text1"/>
          <w:sz w:val="24"/>
          <w:szCs w:val="24"/>
        </w:rPr>
        <w:t xml:space="preserve"> and </w:t>
      </w:r>
      <w:r w:rsidR="00F52A22">
        <w:rPr>
          <w:rFonts w:ascii="Times New Roman" w:hAnsi="Times New Roman" w:cs="Times New Roman"/>
          <w:color w:val="000000" w:themeColor="text1"/>
          <w:sz w:val="24"/>
          <w:szCs w:val="24"/>
        </w:rPr>
        <w:t>Eq. 11</w:t>
      </w:r>
      <w:r w:rsidR="009D3A63">
        <w:rPr>
          <w:rFonts w:ascii="Times New Roman" w:hAnsi="Times New Roman" w:cs="Times New Roman"/>
          <w:color w:val="000000" w:themeColor="text1"/>
          <w:sz w:val="24"/>
          <w:szCs w:val="24"/>
        </w:rPr>
        <w:t>, respectively</w:t>
      </w:r>
      <w:r w:rsidR="00E03BC7">
        <w:rPr>
          <w:rFonts w:ascii="Times New Roman" w:hAnsi="Times New Roman" w:cs="Times New Roman"/>
          <w:color w:val="000000" w:themeColor="text1"/>
          <w:sz w:val="24"/>
          <w:szCs w:val="24"/>
        </w:rPr>
        <w:t>,</w:t>
      </w:r>
      <w:r w:rsidR="00C56AEE">
        <w:rPr>
          <w:rFonts w:ascii="Times New Roman" w:hAnsi="Times New Roman" w:cs="Times New Roman"/>
          <w:color w:val="000000" w:themeColor="text1"/>
          <w:sz w:val="24"/>
          <w:szCs w:val="24"/>
        </w:rPr>
        <w:t xml:space="preserve"> </w:t>
      </w:r>
      <w:r w:rsidR="00F52A22">
        <w:rPr>
          <w:rFonts w:ascii="Times New Roman" w:hAnsi="Times New Roman" w:cs="Times New Roman"/>
          <w:color w:val="000000" w:themeColor="text1"/>
          <w:sz w:val="24"/>
          <w:szCs w:val="24"/>
        </w:rPr>
        <w:t xml:space="preserve">are enlisted </w:t>
      </w:r>
      <w:r w:rsidR="00C56AEE">
        <w:rPr>
          <w:rFonts w:ascii="Times New Roman" w:hAnsi="Times New Roman" w:cs="Times New Roman"/>
          <w:color w:val="000000" w:themeColor="text1"/>
          <w:sz w:val="24"/>
          <w:szCs w:val="24"/>
        </w:rPr>
        <w:t>in T</w:t>
      </w:r>
      <w:r w:rsidR="009D3A63">
        <w:rPr>
          <w:rFonts w:ascii="Times New Roman" w:hAnsi="Times New Roman" w:cs="Times New Roman"/>
          <w:color w:val="000000" w:themeColor="text1"/>
          <w:sz w:val="24"/>
          <w:szCs w:val="24"/>
        </w:rPr>
        <w:t>able B.1</w:t>
      </w:r>
      <w:r w:rsidR="00C56AEE">
        <w:rPr>
          <w:rFonts w:ascii="Times New Roman" w:hAnsi="Times New Roman" w:cs="Times New Roman"/>
          <w:color w:val="000000" w:themeColor="text1"/>
          <w:sz w:val="24"/>
          <w:szCs w:val="24"/>
        </w:rPr>
        <w:t xml:space="preserve">.  </w:t>
      </w:r>
    </w:p>
    <w:tbl>
      <w:tblPr>
        <w:tblStyle w:val="TableGrid"/>
        <w:tblW w:w="0" w:type="auto"/>
        <w:tblLook w:val="04A0" w:firstRow="1" w:lastRow="0" w:firstColumn="1" w:lastColumn="0" w:noHBand="0" w:noVBand="1"/>
      </w:tblPr>
      <w:tblGrid>
        <w:gridCol w:w="1870"/>
        <w:gridCol w:w="1870"/>
        <w:gridCol w:w="1870"/>
        <w:gridCol w:w="1870"/>
        <w:gridCol w:w="1870"/>
      </w:tblGrid>
      <w:tr w:rsidR="00F52A22" w14:paraId="7D5623DB" w14:textId="77777777" w:rsidTr="00F52A22">
        <w:tc>
          <w:tcPr>
            <w:tcW w:w="9350" w:type="dxa"/>
            <w:gridSpan w:val="5"/>
            <w:tcBorders>
              <w:top w:val="nil"/>
              <w:left w:val="nil"/>
              <w:right w:val="nil"/>
            </w:tcBorders>
          </w:tcPr>
          <w:p w14:paraId="1FFE642F" w14:textId="76470652" w:rsidR="00F52A22" w:rsidRPr="00F52A22" w:rsidRDefault="00F52A22" w:rsidP="00F52A2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B.1: Material parameters</w:t>
            </w:r>
          </w:p>
        </w:tc>
      </w:tr>
      <w:tr w:rsidR="00F52A22" w14:paraId="77A6944D" w14:textId="77777777" w:rsidTr="00F52A22">
        <w:tc>
          <w:tcPr>
            <w:tcW w:w="1870" w:type="dxa"/>
          </w:tcPr>
          <w:p w14:paraId="660CA56E"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Parameters</w:t>
            </w:r>
          </w:p>
        </w:tc>
        <w:tc>
          <w:tcPr>
            <w:tcW w:w="1870" w:type="dxa"/>
          </w:tcPr>
          <w:p w14:paraId="0E335FD4"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Unit</w:t>
            </w:r>
          </w:p>
        </w:tc>
        <w:tc>
          <w:tcPr>
            <w:tcW w:w="1870" w:type="dxa"/>
          </w:tcPr>
          <w:p w14:paraId="63F00CF3"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Control</w:t>
            </w:r>
          </w:p>
        </w:tc>
        <w:tc>
          <w:tcPr>
            <w:tcW w:w="1870" w:type="dxa"/>
          </w:tcPr>
          <w:p w14:paraId="0B2DA451"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Non-obstructive</w:t>
            </w:r>
          </w:p>
        </w:tc>
        <w:tc>
          <w:tcPr>
            <w:tcW w:w="1870" w:type="dxa"/>
          </w:tcPr>
          <w:p w14:paraId="71056953"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Obstructive</w:t>
            </w:r>
          </w:p>
        </w:tc>
      </w:tr>
      <w:tr w:rsidR="00F52A22" w14:paraId="02340185" w14:textId="77777777" w:rsidTr="00F52A22">
        <w:tc>
          <w:tcPr>
            <w:tcW w:w="9350" w:type="dxa"/>
            <w:gridSpan w:val="5"/>
          </w:tcPr>
          <w:p w14:paraId="7346E7B5" w14:textId="3E4DFDDC" w:rsidR="00F52A22" w:rsidRPr="00F52A22" w:rsidRDefault="00F52A22" w:rsidP="00CB2529">
            <w:pPr>
              <w:jc w:val="center"/>
              <w:rPr>
                <w:rFonts w:ascii="Times New Roman" w:hAnsi="Times New Roman" w:cs="Times New Roman"/>
                <w:b/>
                <w:color w:val="000000" w:themeColor="text1"/>
                <w:sz w:val="24"/>
                <w:szCs w:val="24"/>
              </w:rPr>
            </w:pPr>
            <w:r w:rsidRPr="00F52A22">
              <w:rPr>
                <w:rFonts w:ascii="Times New Roman" w:hAnsi="Times New Roman" w:cs="Times New Roman"/>
                <w:b/>
                <w:color w:val="000000" w:themeColor="text1"/>
                <w:sz w:val="24"/>
                <w:szCs w:val="24"/>
              </w:rPr>
              <w:t>Holzapfel-Ogden model</w:t>
            </w:r>
          </w:p>
        </w:tc>
      </w:tr>
      <w:tr w:rsidR="00F52A22" w14:paraId="64A0061D" w14:textId="77777777" w:rsidTr="00F52A22">
        <w:tc>
          <w:tcPr>
            <w:tcW w:w="1870" w:type="dxa"/>
          </w:tcPr>
          <w:p w14:paraId="4C94579E"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w:t>
            </w:r>
          </w:p>
        </w:tc>
        <w:tc>
          <w:tcPr>
            <w:tcW w:w="1870" w:type="dxa"/>
          </w:tcPr>
          <w:p w14:paraId="71F215CC" w14:textId="77777777" w:rsidR="00F52A22" w:rsidRDefault="00F52A22" w:rsidP="00CB2529">
            <w:pPr>
              <w:jc w:val="center"/>
              <w:rPr>
                <w:rFonts w:ascii="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Pa</m:t>
                </m:r>
              </m:oMath>
            </m:oMathPara>
          </w:p>
        </w:tc>
        <w:tc>
          <w:tcPr>
            <w:tcW w:w="1870" w:type="dxa"/>
          </w:tcPr>
          <w:p w14:paraId="6F3B254C"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46</w:t>
            </w:r>
          </w:p>
        </w:tc>
        <w:tc>
          <w:tcPr>
            <w:tcW w:w="1870" w:type="dxa"/>
          </w:tcPr>
          <w:p w14:paraId="4B12CDEB"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400</w:t>
            </w:r>
          </w:p>
        </w:tc>
        <w:tc>
          <w:tcPr>
            <w:tcW w:w="1870" w:type="dxa"/>
          </w:tcPr>
          <w:p w14:paraId="2B728D35"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200</w:t>
            </w:r>
          </w:p>
        </w:tc>
      </w:tr>
      <w:tr w:rsidR="00F52A22" w14:paraId="3E6F32C3" w14:textId="77777777" w:rsidTr="00F52A22">
        <w:tc>
          <w:tcPr>
            <w:tcW w:w="1870" w:type="dxa"/>
          </w:tcPr>
          <w:p w14:paraId="6A177AE6"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w:t>
            </w:r>
          </w:p>
        </w:tc>
        <w:tc>
          <w:tcPr>
            <w:tcW w:w="1870" w:type="dxa"/>
          </w:tcPr>
          <w:p w14:paraId="21D2A6C5" w14:textId="77777777" w:rsidR="00F52A22" w:rsidRDefault="00F52A22" w:rsidP="00CB2529">
            <w:pPr>
              <w:jc w:val="center"/>
              <w:rPr>
                <w:rFonts w:ascii="Times New Roman" w:hAnsi="Times New Roman" w:cs="Times New Roman"/>
                <w:color w:val="000000" w:themeColor="text1"/>
                <w:sz w:val="24"/>
                <w:szCs w:val="24"/>
              </w:rPr>
            </w:pPr>
          </w:p>
        </w:tc>
        <w:tc>
          <w:tcPr>
            <w:tcW w:w="1870" w:type="dxa"/>
          </w:tcPr>
          <w:p w14:paraId="2954858C"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w:t>
            </w:r>
          </w:p>
        </w:tc>
        <w:tc>
          <w:tcPr>
            <w:tcW w:w="1870" w:type="dxa"/>
          </w:tcPr>
          <w:p w14:paraId="2A940542"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w:t>
            </w:r>
          </w:p>
        </w:tc>
        <w:tc>
          <w:tcPr>
            <w:tcW w:w="1870" w:type="dxa"/>
          </w:tcPr>
          <w:p w14:paraId="0B9A6DB3"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w:t>
            </w:r>
          </w:p>
        </w:tc>
      </w:tr>
      <w:tr w:rsidR="00F52A22" w14:paraId="481FD38A" w14:textId="77777777" w:rsidTr="00F52A22">
        <w:tc>
          <w:tcPr>
            <w:tcW w:w="1870" w:type="dxa"/>
          </w:tcPr>
          <w:p w14:paraId="4AFB284C" w14:textId="77777777" w:rsidR="00F52A22" w:rsidRDefault="007E3733" w:rsidP="00CB2529">
            <w:pPr>
              <w:jc w:val="center"/>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f</m:t>
                    </m:r>
                  </m:sub>
                </m:sSub>
              </m:oMath>
            </m:oMathPara>
          </w:p>
        </w:tc>
        <w:tc>
          <w:tcPr>
            <w:tcW w:w="1870" w:type="dxa"/>
          </w:tcPr>
          <w:p w14:paraId="2045D410" w14:textId="77777777" w:rsidR="00F52A22" w:rsidRDefault="00F52A22" w:rsidP="00CB2529">
            <w:pPr>
              <w:jc w:val="center"/>
              <w:rPr>
                <w:rFonts w:ascii="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Pa</m:t>
                </m:r>
              </m:oMath>
            </m:oMathPara>
          </w:p>
        </w:tc>
        <w:tc>
          <w:tcPr>
            <w:tcW w:w="1870" w:type="dxa"/>
          </w:tcPr>
          <w:p w14:paraId="31E5253B"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7.51e03</w:t>
            </w:r>
          </w:p>
        </w:tc>
        <w:tc>
          <w:tcPr>
            <w:tcW w:w="1870" w:type="dxa"/>
          </w:tcPr>
          <w:p w14:paraId="3ED223D9"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37.5</w:t>
            </w:r>
          </w:p>
        </w:tc>
        <w:tc>
          <w:tcPr>
            <w:tcW w:w="1870" w:type="dxa"/>
          </w:tcPr>
          <w:p w14:paraId="1EB60663"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15</w:t>
            </w:r>
          </w:p>
        </w:tc>
      </w:tr>
      <w:tr w:rsidR="00F52A22" w14:paraId="0F58A619" w14:textId="77777777" w:rsidTr="00F52A22">
        <w:tc>
          <w:tcPr>
            <w:tcW w:w="1870" w:type="dxa"/>
          </w:tcPr>
          <w:p w14:paraId="08032B3B" w14:textId="77777777" w:rsidR="00F52A22" w:rsidRDefault="007E3733" w:rsidP="00CB2529">
            <w:pPr>
              <w:jc w:val="center"/>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b</m:t>
                    </m:r>
                  </m:e>
                  <m:sub>
                    <m:r>
                      <w:rPr>
                        <w:rFonts w:ascii="Cambria Math" w:hAnsi="Cambria Math" w:cs="Times New Roman"/>
                        <w:color w:val="000000" w:themeColor="text1"/>
                        <w:sz w:val="24"/>
                        <w:szCs w:val="24"/>
                      </w:rPr>
                      <m:t>f</m:t>
                    </m:r>
                  </m:sub>
                </m:sSub>
              </m:oMath>
            </m:oMathPara>
          </w:p>
        </w:tc>
        <w:tc>
          <w:tcPr>
            <w:tcW w:w="1870" w:type="dxa"/>
          </w:tcPr>
          <w:p w14:paraId="7C9E1E97" w14:textId="77777777" w:rsidR="00F52A22" w:rsidRDefault="00F52A22" w:rsidP="00CB2529">
            <w:pPr>
              <w:jc w:val="center"/>
              <w:rPr>
                <w:rFonts w:ascii="Times New Roman" w:hAnsi="Times New Roman" w:cs="Times New Roman"/>
                <w:color w:val="000000" w:themeColor="text1"/>
                <w:sz w:val="24"/>
                <w:szCs w:val="24"/>
              </w:rPr>
            </w:pPr>
          </w:p>
        </w:tc>
        <w:tc>
          <w:tcPr>
            <w:tcW w:w="1870" w:type="dxa"/>
          </w:tcPr>
          <w:p w14:paraId="590894D8"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5.893</w:t>
            </w:r>
          </w:p>
        </w:tc>
        <w:tc>
          <w:tcPr>
            <w:tcW w:w="1870" w:type="dxa"/>
          </w:tcPr>
          <w:p w14:paraId="39430467"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1.47325</w:t>
            </w:r>
          </w:p>
        </w:tc>
        <w:tc>
          <w:tcPr>
            <w:tcW w:w="1870" w:type="dxa"/>
          </w:tcPr>
          <w:p w14:paraId="5B0CA667"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22.1</w:t>
            </w:r>
          </w:p>
        </w:tc>
      </w:tr>
      <w:tr w:rsidR="00F52A22" w14:paraId="05B60C47" w14:textId="77777777" w:rsidTr="00F52A22">
        <w:tc>
          <w:tcPr>
            <w:tcW w:w="1870" w:type="dxa"/>
          </w:tcPr>
          <w:p w14:paraId="56E8B70A" w14:textId="77777777" w:rsidR="00F52A22" w:rsidRDefault="007E3733" w:rsidP="00CB2529">
            <w:pPr>
              <w:jc w:val="center"/>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s</m:t>
                    </m:r>
                  </m:sub>
                </m:sSub>
              </m:oMath>
            </m:oMathPara>
          </w:p>
        </w:tc>
        <w:tc>
          <w:tcPr>
            <w:tcW w:w="1870" w:type="dxa"/>
          </w:tcPr>
          <w:p w14:paraId="38C2F00C" w14:textId="77777777" w:rsidR="00F52A22" w:rsidRDefault="00F52A22" w:rsidP="00CB2529">
            <w:pPr>
              <w:jc w:val="center"/>
              <w:rPr>
                <w:rFonts w:ascii="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Pa</m:t>
                </m:r>
              </m:oMath>
            </m:oMathPara>
          </w:p>
        </w:tc>
        <w:tc>
          <w:tcPr>
            <w:tcW w:w="1870" w:type="dxa"/>
          </w:tcPr>
          <w:p w14:paraId="297FC80A"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492</w:t>
            </w:r>
          </w:p>
        </w:tc>
        <w:tc>
          <w:tcPr>
            <w:tcW w:w="1870" w:type="dxa"/>
          </w:tcPr>
          <w:p w14:paraId="2629ECA5"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492</w:t>
            </w:r>
          </w:p>
        </w:tc>
        <w:tc>
          <w:tcPr>
            <w:tcW w:w="1870" w:type="dxa"/>
          </w:tcPr>
          <w:p w14:paraId="31683495"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492</w:t>
            </w:r>
          </w:p>
        </w:tc>
      </w:tr>
      <w:tr w:rsidR="00F52A22" w14:paraId="14E33DBB" w14:textId="77777777" w:rsidTr="00F52A22">
        <w:tc>
          <w:tcPr>
            <w:tcW w:w="1870" w:type="dxa"/>
          </w:tcPr>
          <w:p w14:paraId="3401B298" w14:textId="77777777" w:rsidR="00F52A22" w:rsidRDefault="007E3733" w:rsidP="00CB2529">
            <w:pPr>
              <w:jc w:val="center"/>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b</m:t>
                    </m:r>
                  </m:e>
                  <m:sub>
                    <m:r>
                      <w:rPr>
                        <w:rFonts w:ascii="Cambria Math" w:hAnsi="Cambria Math" w:cs="Times New Roman"/>
                        <w:color w:val="000000" w:themeColor="text1"/>
                        <w:sz w:val="24"/>
                        <w:szCs w:val="24"/>
                      </w:rPr>
                      <m:t>s</m:t>
                    </m:r>
                  </m:sub>
                </m:sSub>
              </m:oMath>
            </m:oMathPara>
          </w:p>
        </w:tc>
        <w:tc>
          <w:tcPr>
            <w:tcW w:w="1870" w:type="dxa"/>
          </w:tcPr>
          <w:p w14:paraId="402D50E7" w14:textId="77777777" w:rsidR="00F52A22" w:rsidRDefault="00F52A22" w:rsidP="00CB2529">
            <w:pPr>
              <w:jc w:val="center"/>
              <w:rPr>
                <w:rFonts w:ascii="Times New Roman" w:hAnsi="Times New Roman" w:cs="Times New Roman"/>
                <w:color w:val="000000" w:themeColor="text1"/>
                <w:sz w:val="24"/>
                <w:szCs w:val="24"/>
              </w:rPr>
            </w:pPr>
          </w:p>
        </w:tc>
        <w:tc>
          <w:tcPr>
            <w:tcW w:w="1870" w:type="dxa"/>
          </w:tcPr>
          <w:p w14:paraId="25858609"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3.393</w:t>
            </w:r>
          </w:p>
        </w:tc>
        <w:tc>
          <w:tcPr>
            <w:tcW w:w="1870" w:type="dxa"/>
          </w:tcPr>
          <w:p w14:paraId="0E73D220"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3.393</w:t>
            </w:r>
          </w:p>
        </w:tc>
        <w:tc>
          <w:tcPr>
            <w:tcW w:w="1870" w:type="dxa"/>
          </w:tcPr>
          <w:p w14:paraId="0C50DAB6"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3.393</w:t>
            </w:r>
          </w:p>
        </w:tc>
      </w:tr>
      <w:tr w:rsidR="00F52A22" w14:paraId="6C4FBFAB" w14:textId="77777777" w:rsidTr="00F52A22">
        <w:tc>
          <w:tcPr>
            <w:tcW w:w="1870" w:type="dxa"/>
          </w:tcPr>
          <w:p w14:paraId="6CC3D897" w14:textId="77777777" w:rsidR="00F52A22" w:rsidRDefault="007E3733" w:rsidP="00CB2529">
            <w:pPr>
              <w:jc w:val="center"/>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a</m:t>
                    </m:r>
                  </m:e>
                  <m:sub>
                    <m:r>
                      <w:rPr>
                        <w:rFonts w:ascii="Cambria Math" w:hAnsi="Cambria Math" w:cs="Times New Roman"/>
                        <w:color w:val="000000" w:themeColor="text1"/>
                        <w:sz w:val="24"/>
                        <w:szCs w:val="24"/>
                      </w:rPr>
                      <m:t>fs</m:t>
                    </m:r>
                  </m:sub>
                </m:sSub>
              </m:oMath>
            </m:oMathPara>
          </w:p>
        </w:tc>
        <w:tc>
          <w:tcPr>
            <w:tcW w:w="1870" w:type="dxa"/>
          </w:tcPr>
          <w:p w14:paraId="305918C2" w14:textId="77777777" w:rsidR="00F52A22" w:rsidRDefault="00F52A22" w:rsidP="00CB2529">
            <w:pPr>
              <w:jc w:val="center"/>
              <w:rPr>
                <w:rFonts w:ascii="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Pa</m:t>
                </m:r>
              </m:oMath>
            </m:oMathPara>
          </w:p>
        </w:tc>
        <w:tc>
          <w:tcPr>
            <w:tcW w:w="1870" w:type="dxa"/>
          </w:tcPr>
          <w:p w14:paraId="6517A6B6"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70</w:t>
            </w:r>
          </w:p>
        </w:tc>
        <w:tc>
          <w:tcPr>
            <w:tcW w:w="1870" w:type="dxa"/>
          </w:tcPr>
          <w:p w14:paraId="576384F5"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70</w:t>
            </w:r>
          </w:p>
        </w:tc>
        <w:tc>
          <w:tcPr>
            <w:tcW w:w="1870" w:type="dxa"/>
          </w:tcPr>
          <w:p w14:paraId="1FF099FA"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70</w:t>
            </w:r>
          </w:p>
        </w:tc>
      </w:tr>
      <w:tr w:rsidR="00F52A22" w14:paraId="6B8F0ECE" w14:textId="77777777" w:rsidTr="00F52A22">
        <w:tc>
          <w:tcPr>
            <w:tcW w:w="1870" w:type="dxa"/>
          </w:tcPr>
          <w:p w14:paraId="4A78F7A2" w14:textId="77777777" w:rsidR="00F52A22" w:rsidRPr="00380ADA" w:rsidRDefault="007E3733" w:rsidP="00CB2529">
            <w:pPr>
              <w:jc w:val="center"/>
              <w:rPr>
                <w:rFonts w:ascii="Times New Roman" w:eastAsia="Calibri" w:hAnsi="Times New Roman" w:cs="Times New Roman"/>
                <w:color w:val="000000" w:themeColor="text1"/>
                <w:sz w:val="24"/>
                <w:szCs w:val="24"/>
              </w:rPr>
            </w:pPr>
            <m:oMathPara>
              <m:oMath>
                <m:sSub>
                  <m:sSubPr>
                    <m:ctrlPr>
                      <w:rPr>
                        <w:rFonts w:ascii="Cambria Math" w:eastAsia="Calibri" w:hAnsi="Cambria Math" w:cs="Times New Roman"/>
                        <w:i/>
                        <w:color w:val="000000" w:themeColor="text1"/>
                        <w:sz w:val="24"/>
                        <w:szCs w:val="24"/>
                      </w:rPr>
                    </m:ctrlPr>
                  </m:sSubPr>
                  <m:e>
                    <m:r>
                      <w:rPr>
                        <w:rFonts w:ascii="Cambria Math" w:eastAsia="Calibri" w:hAnsi="Cambria Math" w:cs="Times New Roman"/>
                        <w:color w:val="000000" w:themeColor="text1"/>
                        <w:sz w:val="24"/>
                        <w:szCs w:val="24"/>
                      </w:rPr>
                      <m:t>b</m:t>
                    </m:r>
                  </m:e>
                  <m:sub>
                    <m:r>
                      <w:rPr>
                        <w:rFonts w:ascii="Cambria Math" w:eastAsia="Calibri" w:hAnsi="Cambria Math" w:cs="Times New Roman"/>
                        <w:color w:val="000000" w:themeColor="text1"/>
                        <w:sz w:val="24"/>
                        <w:szCs w:val="24"/>
                      </w:rPr>
                      <m:t>fs</m:t>
                    </m:r>
                  </m:sub>
                </m:sSub>
              </m:oMath>
            </m:oMathPara>
          </w:p>
        </w:tc>
        <w:tc>
          <w:tcPr>
            <w:tcW w:w="1870" w:type="dxa"/>
          </w:tcPr>
          <w:p w14:paraId="1DC0ED14" w14:textId="77777777" w:rsidR="00F52A22" w:rsidRDefault="00F52A22" w:rsidP="00CB2529">
            <w:pPr>
              <w:jc w:val="center"/>
              <w:rPr>
                <w:rFonts w:ascii="Times New Roman" w:hAnsi="Times New Roman" w:cs="Times New Roman"/>
                <w:color w:val="000000" w:themeColor="text1"/>
                <w:sz w:val="24"/>
                <w:szCs w:val="24"/>
              </w:rPr>
            </w:pPr>
          </w:p>
        </w:tc>
        <w:tc>
          <w:tcPr>
            <w:tcW w:w="1870" w:type="dxa"/>
          </w:tcPr>
          <w:p w14:paraId="0D53C8F9"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3.929</w:t>
            </w:r>
          </w:p>
        </w:tc>
        <w:tc>
          <w:tcPr>
            <w:tcW w:w="1870" w:type="dxa"/>
          </w:tcPr>
          <w:p w14:paraId="6251AE7B"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3.929</w:t>
            </w:r>
          </w:p>
        </w:tc>
        <w:tc>
          <w:tcPr>
            <w:tcW w:w="1870" w:type="dxa"/>
          </w:tcPr>
          <w:p w14:paraId="729F7D19" w14:textId="77777777" w:rsidR="00F52A22" w:rsidRDefault="00F52A22" w:rsidP="00CB2529">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3.929</w:t>
            </w:r>
          </w:p>
        </w:tc>
      </w:tr>
      <w:tr w:rsidR="00F52A22" w14:paraId="103F6DC4" w14:textId="77777777" w:rsidTr="003422D8">
        <w:tc>
          <w:tcPr>
            <w:tcW w:w="9350" w:type="dxa"/>
            <w:gridSpan w:val="5"/>
          </w:tcPr>
          <w:p w14:paraId="18CD1F88" w14:textId="3B388805" w:rsidR="00F52A22" w:rsidRPr="00F52A22" w:rsidRDefault="00F52A22" w:rsidP="00CB2529">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Guccione model</w:t>
            </w:r>
          </w:p>
        </w:tc>
      </w:tr>
      <w:tr w:rsidR="00F52A22" w:rsidRPr="00B021E7" w14:paraId="3FBE5623" w14:textId="77777777" w:rsidTr="00F52A22">
        <w:trPr>
          <w:trHeight w:val="285"/>
        </w:trPr>
        <w:tc>
          <w:tcPr>
            <w:tcW w:w="1870" w:type="dxa"/>
            <w:noWrap/>
            <w:hideMark/>
          </w:tcPr>
          <w:p w14:paraId="328B9556" w14:textId="77777777" w:rsidR="00F52A22" w:rsidRPr="00B021E7" w:rsidRDefault="007E3733" w:rsidP="00CB2529">
            <w:pPr>
              <w:jc w:val="center"/>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T</m:t>
                    </m:r>
                  </m:e>
                  <m:sub>
                    <m:r>
                      <w:rPr>
                        <w:rFonts w:ascii="Cambria Math" w:eastAsia="Times New Roman" w:hAnsi="Cambria Math" w:cs="Times New Roman"/>
                        <w:color w:val="000000" w:themeColor="text1"/>
                        <w:sz w:val="24"/>
                        <w:szCs w:val="24"/>
                      </w:rPr>
                      <m:t>max</m:t>
                    </m:r>
                  </m:sub>
                </m:sSub>
              </m:oMath>
            </m:oMathPara>
          </w:p>
        </w:tc>
        <w:tc>
          <w:tcPr>
            <w:tcW w:w="1870" w:type="dxa"/>
          </w:tcPr>
          <w:p w14:paraId="2FECE234" w14:textId="77777777" w:rsidR="00F52A22" w:rsidRPr="00B021E7" w:rsidRDefault="00F52A22" w:rsidP="00CB2529">
            <w:pPr>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Pa</m:t>
                </m:r>
              </m:oMath>
            </m:oMathPara>
          </w:p>
        </w:tc>
        <w:tc>
          <w:tcPr>
            <w:tcW w:w="1870" w:type="dxa"/>
            <w:noWrap/>
            <w:hideMark/>
          </w:tcPr>
          <w:p w14:paraId="2DAEB630"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850000</w:t>
            </w:r>
          </w:p>
        </w:tc>
        <w:tc>
          <w:tcPr>
            <w:tcW w:w="1870" w:type="dxa"/>
            <w:noWrap/>
            <w:hideMark/>
          </w:tcPr>
          <w:p w14:paraId="22902C5A"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800000</w:t>
            </w:r>
          </w:p>
        </w:tc>
        <w:tc>
          <w:tcPr>
            <w:tcW w:w="1870" w:type="dxa"/>
            <w:noWrap/>
            <w:hideMark/>
          </w:tcPr>
          <w:p w14:paraId="1002352A"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88350</w:t>
            </w:r>
          </w:p>
        </w:tc>
      </w:tr>
      <w:tr w:rsidR="00F52A22" w:rsidRPr="00B021E7" w14:paraId="27186FCA" w14:textId="77777777" w:rsidTr="00F52A22">
        <w:trPr>
          <w:trHeight w:val="285"/>
        </w:trPr>
        <w:tc>
          <w:tcPr>
            <w:tcW w:w="1870" w:type="dxa"/>
            <w:noWrap/>
            <w:hideMark/>
          </w:tcPr>
          <w:p w14:paraId="03FB5A4E" w14:textId="77777777" w:rsidR="00F52A22" w:rsidRPr="00B021E7" w:rsidRDefault="00F52A22" w:rsidP="00CB2529">
            <w:pPr>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τ</m:t>
                </m:r>
              </m:oMath>
            </m:oMathPara>
          </w:p>
        </w:tc>
        <w:tc>
          <w:tcPr>
            <w:tcW w:w="1870" w:type="dxa"/>
          </w:tcPr>
          <w:p w14:paraId="5CC410CA" w14:textId="77777777" w:rsidR="00F52A22" w:rsidRPr="00B021E7" w:rsidRDefault="00F52A22" w:rsidP="00CB2529">
            <w:pPr>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ms</m:t>
                </m:r>
              </m:oMath>
            </m:oMathPara>
          </w:p>
        </w:tc>
        <w:tc>
          <w:tcPr>
            <w:tcW w:w="1870" w:type="dxa"/>
            <w:noWrap/>
            <w:hideMark/>
          </w:tcPr>
          <w:p w14:paraId="68C506E6"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25</w:t>
            </w:r>
          </w:p>
        </w:tc>
        <w:tc>
          <w:tcPr>
            <w:tcW w:w="1870" w:type="dxa"/>
            <w:noWrap/>
            <w:hideMark/>
          </w:tcPr>
          <w:p w14:paraId="69A68682"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40</w:t>
            </w:r>
          </w:p>
        </w:tc>
        <w:tc>
          <w:tcPr>
            <w:tcW w:w="1870" w:type="dxa"/>
            <w:noWrap/>
            <w:hideMark/>
          </w:tcPr>
          <w:p w14:paraId="34832B14"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35</w:t>
            </w:r>
          </w:p>
        </w:tc>
      </w:tr>
      <w:tr w:rsidR="00F52A22" w:rsidRPr="00B021E7" w14:paraId="5FB36C08" w14:textId="77777777" w:rsidTr="00F52A22">
        <w:trPr>
          <w:trHeight w:val="285"/>
        </w:trPr>
        <w:tc>
          <w:tcPr>
            <w:tcW w:w="1870" w:type="dxa"/>
            <w:noWrap/>
            <w:hideMark/>
          </w:tcPr>
          <w:p w14:paraId="6F8563D5" w14:textId="77777777" w:rsidR="00F52A22" w:rsidRPr="00B021E7" w:rsidRDefault="007E3733" w:rsidP="00CB2529">
            <w:pPr>
              <w:jc w:val="center"/>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t</m:t>
                    </m:r>
                  </m:e>
                  <m:sub>
                    <m:r>
                      <w:rPr>
                        <w:rFonts w:ascii="Cambria Math" w:eastAsia="Times New Roman" w:hAnsi="Cambria Math" w:cs="Times New Roman"/>
                        <w:color w:val="000000" w:themeColor="text1"/>
                        <w:sz w:val="24"/>
                        <w:szCs w:val="24"/>
                      </w:rPr>
                      <m:t>trans</m:t>
                    </m:r>
                  </m:sub>
                </m:sSub>
              </m:oMath>
            </m:oMathPara>
          </w:p>
        </w:tc>
        <w:tc>
          <w:tcPr>
            <w:tcW w:w="1870" w:type="dxa"/>
          </w:tcPr>
          <w:p w14:paraId="6B53DF35" w14:textId="77777777" w:rsidR="00F52A22" w:rsidRPr="00B021E7" w:rsidRDefault="00F52A22" w:rsidP="00CB2529">
            <w:pPr>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ms</m:t>
                </m:r>
              </m:oMath>
            </m:oMathPara>
          </w:p>
        </w:tc>
        <w:tc>
          <w:tcPr>
            <w:tcW w:w="1870" w:type="dxa"/>
            <w:noWrap/>
            <w:hideMark/>
          </w:tcPr>
          <w:p w14:paraId="0BA6E5C6"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360</w:t>
            </w:r>
          </w:p>
        </w:tc>
        <w:tc>
          <w:tcPr>
            <w:tcW w:w="1870" w:type="dxa"/>
            <w:noWrap/>
            <w:hideMark/>
          </w:tcPr>
          <w:p w14:paraId="1CC9979A"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400</w:t>
            </w:r>
          </w:p>
        </w:tc>
        <w:tc>
          <w:tcPr>
            <w:tcW w:w="1870" w:type="dxa"/>
            <w:noWrap/>
            <w:hideMark/>
          </w:tcPr>
          <w:p w14:paraId="7CC9AB09"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420</w:t>
            </w:r>
          </w:p>
        </w:tc>
      </w:tr>
      <w:tr w:rsidR="00F52A22" w:rsidRPr="00B021E7" w14:paraId="3A200E9A" w14:textId="77777777" w:rsidTr="00F52A22">
        <w:trPr>
          <w:trHeight w:val="285"/>
        </w:trPr>
        <w:tc>
          <w:tcPr>
            <w:tcW w:w="1870" w:type="dxa"/>
            <w:noWrap/>
            <w:hideMark/>
          </w:tcPr>
          <w:p w14:paraId="0144612D"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B</w:t>
            </w:r>
          </w:p>
        </w:tc>
        <w:tc>
          <w:tcPr>
            <w:tcW w:w="1870" w:type="dxa"/>
          </w:tcPr>
          <w:p w14:paraId="3750AEE6" w14:textId="77777777" w:rsidR="00F52A22" w:rsidRPr="00B021E7" w:rsidRDefault="00F52A22" w:rsidP="00CB2529">
            <w:pPr>
              <w:jc w:val="center"/>
              <w:rPr>
                <w:rFonts w:ascii="Times New Roman" w:eastAsia="Times New Roman" w:hAnsi="Times New Roman" w:cs="Times New Roman"/>
                <w:color w:val="000000" w:themeColor="text1"/>
                <w:sz w:val="24"/>
                <w:szCs w:val="24"/>
              </w:rPr>
            </w:pPr>
          </w:p>
        </w:tc>
        <w:tc>
          <w:tcPr>
            <w:tcW w:w="1870" w:type="dxa"/>
            <w:noWrap/>
            <w:hideMark/>
          </w:tcPr>
          <w:p w14:paraId="2D528633"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4.75</w:t>
            </w:r>
          </w:p>
        </w:tc>
        <w:tc>
          <w:tcPr>
            <w:tcW w:w="1870" w:type="dxa"/>
            <w:noWrap/>
            <w:hideMark/>
          </w:tcPr>
          <w:p w14:paraId="51F30CE5"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4.75</w:t>
            </w:r>
          </w:p>
        </w:tc>
        <w:tc>
          <w:tcPr>
            <w:tcW w:w="1870" w:type="dxa"/>
            <w:noWrap/>
            <w:hideMark/>
          </w:tcPr>
          <w:p w14:paraId="74429A22"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4.75</w:t>
            </w:r>
          </w:p>
        </w:tc>
      </w:tr>
      <w:tr w:rsidR="00F52A22" w:rsidRPr="00B021E7" w14:paraId="4419FB1A" w14:textId="77777777" w:rsidTr="00F52A22">
        <w:trPr>
          <w:trHeight w:val="285"/>
        </w:trPr>
        <w:tc>
          <w:tcPr>
            <w:tcW w:w="1870" w:type="dxa"/>
            <w:noWrap/>
            <w:hideMark/>
          </w:tcPr>
          <w:p w14:paraId="7ADCF459" w14:textId="77777777" w:rsidR="00F52A22" w:rsidRPr="00B021E7" w:rsidRDefault="007E3733" w:rsidP="00CB2529">
            <w:pPr>
              <w:jc w:val="center"/>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t</m:t>
                    </m:r>
                  </m:e>
                  <m:sub>
                    <m:r>
                      <w:rPr>
                        <w:rFonts w:ascii="Cambria Math" w:eastAsia="Times New Roman" w:hAnsi="Cambria Math" w:cs="Times New Roman"/>
                        <w:color w:val="000000" w:themeColor="text1"/>
                        <w:sz w:val="24"/>
                        <w:szCs w:val="24"/>
                      </w:rPr>
                      <m:t>0</m:t>
                    </m:r>
                  </m:sub>
                </m:sSub>
              </m:oMath>
            </m:oMathPara>
          </w:p>
        </w:tc>
        <w:tc>
          <w:tcPr>
            <w:tcW w:w="1870" w:type="dxa"/>
          </w:tcPr>
          <w:p w14:paraId="0996E256" w14:textId="77777777" w:rsidR="00F52A22" w:rsidRPr="00B021E7" w:rsidRDefault="00F52A22" w:rsidP="00CB2529">
            <w:pPr>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ms</m:t>
                </m:r>
              </m:oMath>
            </m:oMathPara>
          </w:p>
        </w:tc>
        <w:tc>
          <w:tcPr>
            <w:tcW w:w="1870" w:type="dxa"/>
            <w:noWrap/>
            <w:hideMark/>
          </w:tcPr>
          <w:p w14:paraId="7C75B536"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600</w:t>
            </w:r>
          </w:p>
        </w:tc>
        <w:tc>
          <w:tcPr>
            <w:tcW w:w="1870" w:type="dxa"/>
            <w:noWrap/>
            <w:hideMark/>
          </w:tcPr>
          <w:p w14:paraId="4AB5CCC1"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800</w:t>
            </w:r>
          </w:p>
        </w:tc>
        <w:tc>
          <w:tcPr>
            <w:tcW w:w="1870" w:type="dxa"/>
            <w:noWrap/>
            <w:hideMark/>
          </w:tcPr>
          <w:p w14:paraId="3B7CF6EF"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450</w:t>
            </w:r>
          </w:p>
        </w:tc>
      </w:tr>
      <w:tr w:rsidR="00F52A22" w:rsidRPr="00B021E7" w14:paraId="6C0E24E3" w14:textId="77777777" w:rsidTr="00F52A22">
        <w:trPr>
          <w:trHeight w:val="285"/>
        </w:trPr>
        <w:tc>
          <w:tcPr>
            <w:tcW w:w="1870" w:type="dxa"/>
            <w:noWrap/>
            <w:hideMark/>
          </w:tcPr>
          <w:p w14:paraId="33C2EAD7" w14:textId="77777777" w:rsidR="00F52A22" w:rsidRPr="00B021E7" w:rsidRDefault="007E3733" w:rsidP="00CB2529">
            <w:pPr>
              <w:jc w:val="center"/>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l</m:t>
                    </m:r>
                  </m:e>
                  <m:sub>
                    <m:r>
                      <w:rPr>
                        <w:rFonts w:ascii="Cambria Math" w:eastAsia="Times New Roman" w:hAnsi="Cambria Math" w:cs="Times New Roman"/>
                        <w:color w:val="000000" w:themeColor="text1"/>
                        <w:sz w:val="24"/>
                        <w:szCs w:val="24"/>
                      </w:rPr>
                      <m:t>0</m:t>
                    </m:r>
                  </m:sub>
                </m:sSub>
              </m:oMath>
            </m:oMathPara>
          </w:p>
        </w:tc>
        <w:tc>
          <w:tcPr>
            <w:tcW w:w="1870" w:type="dxa"/>
          </w:tcPr>
          <w:p w14:paraId="57B7FE24" w14:textId="77777777" w:rsidR="00F52A22" w:rsidRPr="00B021E7" w:rsidRDefault="00F52A22" w:rsidP="00CB2529">
            <w:pPr>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μm</m:t>
                </m:r>
              </m:oMath>
            </m:oMathPara>
          </w:p>
        </w:tc>
        <w:tc>
          <w:tcPr>
            <w:tcW w:w="1870" w:type="dxa"/>
            <w:noWrap/>
            <w:hideMark/>
          </w:tcPr>
          <w:p w14:paraId="489D8238"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1.55</w:t>
            </w:r>
          </w:p>
        </w:tc>
        <w:tc>
          <w:tcPr>
            <w:tcW w:w="1870" w:type="dxa"/>
            <w:noWrap/>
            <w:hideMark/>
          </w:tcPr>
          <w:p w14:paraId="5D9981B2"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1.55</w:t>
            </w:r>
          </w:p>
        </w:tc>
        <w:tc>
          <w:tcPr>
            <w:tcW w:w="1870" w:type="dxa"/>
            <w:noWrap/>
            <w:hideMark/>
          </w:tcPr>
          <w:p w14:paraId="65118452"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1.55</w:t>
            </w:r>
          </w:p>
        </w:tc>
      </w:tr>
      <w:tr w:rsidR="00F52A22" w:rsidRPr="00B021E7" w14:paraId="625129E1" w14:textId="77777777" w:rsidTr="00F52A22">
        <w:trPr>
          <w:trHeight w:val="285"/>
        </w:trPr>
        <w:tc>
          <w:tcPr>
            <w:tcW w:w="1870" w:type="dxa"/>
            <w:noWrap/>
            <w:hideMark/>
          </w:tcPr>
          <w:p w14:paraId="75AA1644" w14:textId="77777777" w:rsidR="00F52A22" w:rsidRPr="00B021E7" w:rsidRDefault="007E3733" w:rsidP="00CB2529">
            <w:pPr>
              <w:jc w:val="center"/>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Ca</m:t>
                    </m:r>
                  </m:e>
                  <m:sub>
                    <m:r>
                      <w:rPr>
                        <w:rFonts w:ascii="Cambria Math" w:eastAsia="Times New Roman" w:hAnsi="Cambria Math" w:cs="Times New Roman"/>
                        <w:color w:val="000000" w:themeColor="text1"/>
                        <w:sz w:val="24"/>
                        <w:szCs w:val="24"/>
                      </w:rPr>
                      <m:t>0</m:t>
                    </m:r>
                  </m:sub>
                </m:sSub>
              </m:oMath>
            </m:oMathPara>
          </w:p>
        </w:tc>
        <w:tc>
          <w:tcPr>
            <w:tcW w:w="1870" w:type="dxa"/>
          </w:tcPr>
          <w:p w14:paraId="19252E02" w14:textId="77777777" w:rsidR="00F52A22" w:rsidRPr="00B021E7" w:rsidRDefault="00F52A22" w:rsidP="00CB2529">
            <w:pPr>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μM</m:t>
                </m:r>
              </m:oMath>
            </m:oMathPara>
          </w:p>
        </w:tc>
        <w:tc>
          <w:tcPr>
            <w:tcW w:w="1870" w:type="dxa"/>
            <w:noWrap/>
            <w:hideMark/>
          </w:tcPr>
          <w:p w14:paraId="4262CD95"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4.35</w:t>
            </w:r>
          </w:p>
        </w:tc>
        <w:tc>
          <w:tcPr>
            <w:tcW w:w="1870" w:type="dxa"/>
            <w:noWrap/>
            <w:hideMark/>
          </w:tcPr>
          <w:p w14:paraId="63759236"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4.35</w:t>
            </w:r>
          </w:p>
        </w:tc>
        <w:tc>
          <w:tcPr>
            <w:tcW w:w="1870" w:type="dxa"/>
            <w:noWrap/>
            <w:hideMark/>
          </w:tcPr>
          <w:p w14:paraId="30770D97"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4.35</w:t>
            </w:r>
          </w:p>
        </w:tc>
      </w:tr>
      <w:tr w:rsidR="00F52A22" w:rsidRPr="00B021E7" w14:paraId="779D6064" w14:textId="77777777" w:rsidTr="00F52A22">
        <w:trPr>
          <w:trHeight w:val="285"/>
        </w:trPr>
        <w:tc>
          <w:tcPr>
            <w:tcW w:w="1870" w:type="dxa"/>
            <w:noWrap/>
            <w:hideMark/>
          </w:tcPr>
          <w:p w14:paraId="5EC07647" w14:textId="77777777" w:rsidR="00F52A22" w:rsidRPr="00B021E7" w:rsidRDefault="007E3733" w:rsidP="00CB2529">
            <w:pPr>
              <w:jc w:val="center"/>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Ca</m:t>
                    </m:r>
                  </m:e>
                  <m:sub>
                    <m:r>
                      <w:rPr>
                        <w:rFonts w:ascii="Cambria Math" w:eastAsia="Times New Roman" w:hAnsi="Cambria Math" w:cs="Times New Roman"/>
                        <w:color w:val="000000" w:themeColor="text1"/>
                        <w:sz w:val="24"/>
                        <w:szCs w:val="24"/>
                      </w:rPr>
                      <m:t>0max</m:t>
                    </m:r>
                  </m:sub>
                </m:sSub>
              </m:oMath>
            </m:oMathPara>
          </w:p>
        </w:tc>
        <w:tc>
          <w:tcPr>
            <w:tcW w:w="1870" w:type="dxa"/>
          </w:tcPr>
          <w:p w14:paraId="18865DF5" w14:textId="77777777" w:rsidR="00F52A22" w:rsidRPr="00B021E7" w:rsidRDefault="00F52A22" w:rsidP="00CB2529">
            <w:pPr>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μM</m:t>
                </m:r>
              </m:oMath>
            </m:oMathPara>
          </w:p>
        </w:tc>
        <w:tc>
          <w:tcPr>
            <w:tcW w:w="1870" w:type="dxa"/>
            <w:noWrap/>
            <w:hideMark/>
          </w:tcPr>
          <w:p w14:paraId="75CF4383"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4.35</w:t>
            </w:r>
          </w:p>
        </w:tc>
        <w:tc>
          <w:tcPr>
            <w:tcW w:w="1870" w:type="dxa"/>
            <w:noWrap/>
            <w:hideMark/>
          </w:tcPr>
          <w:p w14:paraId="2B5DEBAE"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4.35</w:t>
            </w:r>
          </w:p>
        </w:tc>
        <w:tc>
          <w:tcPr>
            <w:tcW w:w="1870" w:type="dxa"/>
            <w:noWrap/>
            <w:hideMark/>
          </w:tcPr>
          <w:p w14:paraId="4D274C0D"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4.35</w:t>
            </w:r>
          </w:p>
        </w:tc>
      </w:tr>
      <w:tr w:rsidR="00F52A22" w:rsidRPr="00B021E7" w14:paraId="740E950B" w14:textId="77777777" w:rsidTr="00F52A22">
        <w:trPr>
          <w:trHeight w:val="285"/>
        </w:trPr>
        <w:tc>
          <w:tcPr>
            <w:tcW w:w="1870" w:type="dxa"/>
            <w:noWrap/>
            <w:hideMark/>
          </w:tcPr>
          <w:p w14:paraId="6B87DC14" w14:textId="77777777" w:rsidR="00F52A22" w:rsidRPr="00B021E7" w:rsidRDefault="007E3733" w:rsidP="00CB2529">
            <w:pPr>
              <w:jc w:val="center"/>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l</m:t>
                    </m:r>
                  </m:e>
                  <m:sub>
                    <m:r>
                      <w:rPr>
                        <w:rFonts w:ascii="Cambria Math" w:eastAsia="Times New Roman" w:hAnsi="Cambria Math" w:cs="Times New Roman"/>
                        <w:color w:val="000000" w:themeColor="text1"/>
                        <w:sz w:val="24"/>
                        <w:szCs w:val="24"/>
                      </w:rPr>
                      <m:t>r</m:t>
                    </m:r>
                  </m:sub>
                </m:sSub>
              </m:oMath>
            </m:oMathPara>
          </w:p>
        </w:tc>
        <w:tc>
          <w:tcPr>
            <w:tcW w:w="1870" w:type="dxa"/>
          </w:tcPr>
          <w:p w14:paraId="5612DFEE" w14:textId="77777777" w:rsidR="00F52A22" w:rsidRPr="00B021E7" w:rsidRDefault="00F52A22" w:rsidP="00CB2529">
            <w:pPr>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μm</m:t>
                </m:r>
              </m:oMath>
            </m:oMathPara>
          </w:p>
        </w:tc>
        <w:tc>
          <w:tcPr>
            <w:tcW w:w="1870" w:type="dxa"/>
            <w:noWrap/>
            <w:hideMark/>
          </w:tcPr>
          <w:p w14:paraId="2D258042"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1.85</w:t>
            </w:r>
          </w:p>
        </w:tc>
        <w:tc>
          <w:tcPr>
            <w:tcW w:w="1870" w:type="dxa"/>
            <w:noWrap/>
            <w:hideMark/>
          </w:tcPr>
          <w:p w14:paraId="12B632CE"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1.85</w:t>
            </w:r>
          </w:p>
        </w:tc>
        <w:tc>
          <w:tcPr>
            <w:tcW w:w="1870" w:type="dxa"/>
            <w:noWrap/>
            <w:hideMark/>
          </w:tcPr>
          <w:p w14:paraId="72C7BF9B"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1.85</w:t>
            </w:r>
          </w:p>
        </w:tc>
      </w:tr>
      <w:tr w:rsidR="00F52A22" w:rsidRPr="00B021E7" w14:paraId="60DAB5F8" w14:textId="77777777" w:rsidTr="00F52A22">
        <w:trPr>
          <w:trHeight w:val="285"/>
        </w:trPr>
        <w:tc>
          <w:tcPr>
            <w:tcW w:w="1870" w:type="dxa"/>
            <w:noWrap/>
            <w:hideMark/>
          </w:tcPr>
          <w:p w14:paraId="6E78AB06"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BCL</w:t>
            </w:r>
          </w:p>
        </w:tc>
        <w:tc>
          <w:tcPr>
            <w:tcW w:w="1870" w:type="dxa"/>
          </w:tcPr>
          <w:p w14:paraId="2645F1E7" w14:textId="77777777" w:rsidR="00F52A22" w:rsidRPr="00B021E7" w:rsidRDefault="00F52A22" w:rsidP="00CB2529">
            <w:pPr>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ms</m:t>
                </m:r>
              </m:oMath>
            </m:oMathPara>
          </w:p>
        </w:tc>
        <w:tc>
          <w:tcPr>
            <w:tcW w:w="1870" w:type="dxa"/>
            <w:noWrap/>
            <w:hideMark/>
          </w:tcPr>
          <w:p w14:paraId="645DF3F9"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1000</w:t>
            </w:r>
          </w:p>
        </w:tc>
        <w:tc>
          <w:tcPr>
            <w:tcW w:w="1870" w:type="dxa"/>
            <w:noWrap/>
            <w:hideMark/>
          </w:tcPr>
          <w:p w14:paraId="0365751F"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910</w:t>
            </w:r>
          </w:p>
        </w:tc>
        <w:tc>
          <w:tcPr>
            <w:tcW w:w="1870" w:type="dxa"/>
            <w:noWrap/>
            <w:hideMark/>
          </w:tcPr>
          <w:p w14:paraId="664ADBAF" w14:textId="77777777" w:rsidR="00F52A22" w:rsidRPr="00B021E7" w:rsidRDefault="00F52A22" w:rsidP="00CB2529">
            <w:pPr>
              <w:jc w:val="center"/>
              <w:rPr>
                <w:rFonts w:ascii="Times New Roman" w:eastAsia="Times New Roman" w:hAnsi="Times New Roman" w:cs="Times New Roman"/>
                <w:color w:val="000000" w:themeColor="text1"/>
                <w:sz w:val="24"/>
                <w:szCs w:val="24"/>
              </w:rPr>
            </w:pPr>
            <w:r w:rsidRPr="00B021E7">
              <w:rPr>
                <w:rFonts w:ascii="Times New Roman" w:eastAsia="Times New Roman" w:hAnsi="Times New Roman" w:cs="Times New Roman"/>
                <w:color w:val="000000" w:themeColor="text1"/>
                <w:sz w:val="24"/>
                <w:szCs w:val="24"/>
              </w:rPr>
              <w:t>1180</w:t>
            </w:r>
          </w:p>
        </w:tc>
      </w:tr>
    </w:tbl>
    <w:p w14:paraId="0FF2EC40" w14:textId="141D249D" w:rsidR="00F52A22" w:rsidRPr="00F52A22" w:rsidRDefault="00F52A22" w:rsidP="00F52A22">
      <w:pPr>
        <w:spacing w:line="240" w:lineRule="auto"/>
        <w:jc w:val="both"/>
        <w:rPr>
          <w:rFonts w:ascii="Times New Roman" w:hAnsi="Times New Roman" w:cs="Times New Roman"/>
          <w:color w:val="000000" w:themeColor="text1"/>
          <w:sz w:val="24"/>
          <w:szCs w:val="24"/>
        </w:rPr>
      </w:pPr>
      <w:r w:rsidRPr="00F52A22">
        <w:rPr>
          <w:rFonts w:ascii="Times New Roman" w:hAnsi="Times New Roman" w:cs="Times New Roman"/>
          <w:color w:val="000000" w:themeColor="text1"/>
          <w:sz w:val="24"/>
          <w:szCs w:val="24"/>
        </w:rPr>
        <w:lastRenderedPageBreak/>
        <w:t xml:space="preserve">The model </w:t>
      </w:r>
      <w:r>
        <w:rPr>
          <w:rFonts w:ascii="Times New Roman" w:hAnsi="Times New Roman" w:cs="Times New Roman"/>
          <w:color w:val="000000" w:themeColor="text1"/>
          <w:sz w:val="24"/>
          <w:szCs w:val="24"/>
        </w:rPr>
        <w:t>parameters prescribed in circulatory model and time varying elastance model are enlisted in Table B.2.</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0"/>
        <w:gridCol w:w="1685"/>
        <w:gridCol w:w="2070"/>
        <w:gridCol w:w="2520"/>
        <w:gridCol w:w="1800"/>
      </w:tblGrid>
      <w:tr w:rsidR="00F52A22" w:rsidRPr="00F05193" w14:paraId="04E40E35" w14:textId="77777777" w:rsidTr="00F52A22">
        <w:trPr>
          <w:trHeight w:val="285"/>
        </w:trPr>
        <w:tc>
          <w:tcPr>
            <w:tcW w:w="9355" w:type="dxa"/>
            <w:gridSpan w:val="5"/>
            <w:tcBorders>
              <w:top w:val="nil"/>
              <w:left w:val="nil"/>
              <w:right w:val="nil"/>
            </w:tcBorders>
            <w:shd w:val="clear" w:color="auto" w:fill="auto"/>
            <w:noWrap/>
            <w:vAlign w:val="bottom"/>
          </w:tcPr>
          <w:p w14:paraId="6CBC0A4D" w14:textId="203F59F4" w:rsidR="00F52A22" w:rsidRPr="00F52A22" w:rsidRDefault="00F52A22" w:rsidP="00F52A22">
            <w:pPr>
              <w:spacing w:after="0" w:line="24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B.2: Circulatory and left atrium model parameters</w:t>
            </w:r>
          </w:p>
        </w:tc>
      </w:tr>
      <w:tr w:rsidR="00F52A22" w:rsidRPr="00F05193" w14:paraId="6C7564BA" w14:textId="77777777" w:rsidTr="00CB2529">
        <w:trPr>
          <w:trHeight w:val="285"/>
        </w:trPr>
        <w:tc>
          <w:tcPr>
            <w:tcW w:w="1280" w:type="dxa"/>
            <w:shd w:val="clear" w:color="auto" w:fill="auto"/>
            <w:noWrap/>
            <w:vAlign w:val="bottom"/>
          </w:tcPr>
          <w:p w14:paraId="755DFA49" w14:textId="77777777" w:rsidR="00F52A22" w:rsidRPr="001072D4"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1072D4">
              <w:rPr>
                <w:rFonts w:ascii="Times New Roman" w:eastAsia="Times New Roman" w:hAnsi="Times New Roman" w:cs="Times New Roman"/>
                <w:color w:val="000000" w:themeColor="text1"/>
                <w:sz w:val="24"/>
                <w:szCs w:val="24"/>
              </w:rPr>
              <w:t>Parameter</w:t>
            </w:r>
          </w:p>
        </w:tc>
        <w:tc>
          <w:tcPr>
            <w:tcW w:w="1685" w:type="dxa"/>
          </w:tcPr>
          <w:p w14:paraId="3157B4B6" w14:textId="77777777" w:rsidR="00F52A22" w:rsidRPr="001072D4"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1072D4">
              <w:rPr>
                <w:rFonts w:ascii="Times New Roman" w:eastAsia="Times New Roman" w:hAnsi="Times New Roman" w:cs="Times New Roman"/>
                <w:color w:val="000000" w:themeColor="text1"/>
                <w:sz w:val="24"/>
                <w:szCs w:val="24"/>
              </w:rPr>
              <w:t>Unit</w:t>
            </w:r>
          </w:p>
        </w:tc>
        <w:tc>
          <w:tcPr>
            <w:tcW w:w="2070" w:type="dxa"/>
            <w:shd w:val="clear" w:color="auto" w:fill="auto"/>
            <w:noWrap/>
            <w:vAlign w:val="bottom"/>
          </w:tcPr>
          <w:p w14:paraId="0CBC7D11" w14:textId="77777777" w:rsidR="00F52A22" w:rsidRPr="001072D4"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1072D4">
              <w:rPr>
                <w:rFonts w:ascii="Times New Roman" w:eastAsia="Times New Roman" w:hAnsi="Times New Roman" w:cs="Times New Roman"/>
                <w:color w:val="000000" w:themeColor="text1"/>
                <w:sz w:val="24"/>
                <w:szCs w:val="24"/>
              </w:rPr>
              <w:t>Control</w:t>
            </w:r>
          </w:p>
        </w:tc>
        <w:tc>
          <w:tcPr>
            <w:tcW w:w="2520" w:type="dxa"/>
            <w:shd w:val="clear" w:color="auto" w:fill="auto"/>
            <w:noWrap/>
            <w:vAlign w:val="bottom"/>
          </w:tcPr>
          <w:p w14:paraId="3616AB93" w14:textId="77777777" w:rsidR="00F52A22" w:rsidRPr="001072D4"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1072D4">
              <w:rPr>
                <w:rFonts w:ascii="Times New Roman" w:eastAsia="Times New Roman" w:hAnsi="Times New Roman" w:cs="Times New Roman"/>
                <w:color w:val="000000" w:themeColor="text1"/>
                <w:sz w:val="24"/>
                <w:szCs w:val="24"/>
              </w:rPr>
              <w:t>Non-obstructive</w:t>
            </w:r>
          </w:p>
        </w:tc>
        <w:tc>
          <w:tcPr>
            <w:tcW w:w="1800" w:type="dxa"/>
            <w:shd w:val="clear" w:color="auto" w:fill="auto"/>
            <w:noWrap/>
            <w:vAlign w:val="bottom"/>
          </w:tcPr>
          <w:p w14:paraId="1EC0FB4C" w14:textId="77777777" w:rsidR="00F52A22" w:rsidRPr="001072D4"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1072D4">
              <w:rPr>
                <w:rFonts w:ascii="Times New Roman" w:eastAsia="Times New Roman" w:hAnsi="Times New Roman" w:cs="Times New Roman"/>
                <w:color w:val="000000" w:themeColor="text1"/>
                <w:sz w:val="24"/>
                <w:szCs w:val="24"/>
              </w:rPr>
              <w:t>Obstructive</w:t>
            </w:r>
          </w:p>
        </w:tc>
      </w:tr>
      <w:tr w:rsidR="00F52A22" w:rsidRPr="00F05193" w14:paraId="2227844D" w14:textId="77777777" w:rsidTr="0082094D">
        <w:trPr>
          <w:trHeight w:val="285"/>
        </w:trPr>
        <w:tc>
          <w:tcPr>
            <w:tcW w:w="9355" w:type="dxa"/>
            <w:gridSpan w:val="5"/>
            <w:shd w:val="clear" w:color="auto" w:fill="auto"/>
            <w:noWrap/>
            <w:vAlign w:val="bottom"/>
          </w:tcPr>
          <w:p w14:paraId="33215E32" w14:textId="2341D87B" w:rsidR="00F52A22" w:rsidRPr="00F52A22" w:rsidRDefault="00F52A22" w:rsidP="00CB2529">
            <w:pPr>
              <w:spacing w:after="0" w:line="24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Circulatory model</w:t>
            </w:r>
          </w:p>
        </w:tc>
      </w:tr>
      <w:tr w:rsidR="00F52A22" w:rsidRPr="00F05193" w14:paraId="1A015108" w14:textId="77777777" w:rsidTr="00CB2529">
        <w:trPr>
          <w:trHeight w:val="285"/>
        </w:trPr>
        <w:tc>
          <w:tcPr>
            <w:tcW w:w="1280" w:type="dxa"/>
            <w:shd w:val="clear" w:color="auto" w:fill="auto"/>
            <w:noWrap/>
            <w:vAlign w:val="bottom"/>
            <w:hideMark/>
          </w:tcPr>
          <w:p w14:paraId="6EA636C4" w14:textId="77777777" w:rsidR="00F52A22" w:rsidRPr="00F05193" w:rsidRDefault="007E3733" w:rsidP="00CB2529">
            <w:pPr>
              <w:spacing w:after="0" w:line="240" w:lineRule="auto"/>
              <w:jc w:val="center"/>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a,p</m:t>
                    </m:r>
                  </m:sub>
                </m:sSub>
              </m:oMath>
            </m:oMathPara>
          </w:p>
        </w:tc>
        <w:tc>
          <w:tcPr>
            <w:tcW w:w="1685" w:type="dxa"/>
          </w:tcPr>
          <w:p w14:paraId="798FFF80" w14:textId="77777777" w:rsidR="00F52A22" w:rsidRPr="001072D4" w:rsidRDefault="00F52A22" w:rsidP="00CB2529">
            <w:pPr>
              <w:spacing w:after="0" w:line="240" w:lineRule="auto"/>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ml Pa</m:t>
                </m:r>
              </m:oMath>
            </m:oMathPara>
          </w:p>
        </w:tc>
        <w:tc>
          <w:tcPr>
            <w:tcW w:w="2070" w:type="dxa"/>
            <w:shd w:val="clear" w:color="auto" w:fill="auto"/>
            <w:noWrap/>
            <w:vAlign w:val="bottom"/>
            <w:hideMark/>
          </w:tcPr>
          <w:p w14:paraId="2449CCE9"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0.00208</w:t>
            </w:r>
          </w:p>
        </w:tc>
        <w:tc>
          <w:tcPr>
            <w:tcW w:w="2520" w:type="dxa"/>
            <w:shd w:val="clear" w:color="auto" w:fill="auto"/>
            <w:noWrap/>
            <w:vAlign w:val="bottom"/>
            <w:hideMark/>
          </w:tcPr>
          <w:p w14:paraId="3E46C06A"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0.00544</w:t>
            </w:r>
          </w:p>
        </w:tc>
        <w:tc>
          <w:tcPr>
            <w:tcW w:w="1800" w:type="dxa"/>
            <w:shd w:val="clear" w:color="auto" w:fill="auto"/>
            <w:noWrap/>
            <w:vAlign w:val="bottom"/>
            <w:hideMark/>
          </w:tcPr>
          <w:p w14:paraId="3B507E12"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0.0048</w:t>
            </w:r>
          </w:p>
        </w:tc>
      </w:tr>
      <w:tr w:rsidR="00F52A22" w:rsidRPr="00F05193" w14:paraId="39D260F1" w14:textId="77777777" w:rsidTr="00CB2529">
        <w:trPr>
          <w:trHeight w:val="285"/>
        </w:trPr>
        <w:tc>
          <w:tcPr>
            <w:tcW w:w="1280" w:type="dxa"/>
            <w:shd w:val="clear" w:color="auto" w:fill="auto"/>
            <w:noWrap/>
            <w:vAlign w:val="bottom"/>
            <w:hideMark/>
          </w:tcPr>
          <w:p w14:paraId="3F8E673D" w14:textId="77777777" w:rsidR="00F52A22" w:rsidRPr="00F05193" w:rsidRDefault="007E3733" w:rsidP="00CB2529">
            <w:pPr>
              <w:spacing w:after="0" w:line="240" w:lineRule="auto"/>
              <w:jc w:val="center"/>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a,d</m:t>
                    </m:r>
                  </m:sub>
                </m:sSub>
              </m:oMath>
            </m:oMathPara>
          </w:p>
        </w:tc>
        <w:tc>
          <w:tcPr>
            <w:tcW w:w="1685" w:type="dxa"/>
          </w:tcPr>
          <w:p w14:paraId="551B6600" w14:textId="77777777" w:rsidR="00F52A22" w:rsidRPr="001072D4" w:rsidRDefault="00F52A22" w:rsidP="00CB2529">
            <w:pPr>
              <w:spacing w:after="0" w:line="240" w:lineRule="auto"/>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ml Pa</m:t>
                </m:r>
              </m:oMath>
            </m:oMathPara>
          </w:p>
        </w:tc>
        <w:tc>
          <w:tcPr>
            <w:tcW w:w="2070" w:type="dxa"/>
            <w:shd w:val="clear" w:color="auto" w:fill="auto"/>
            <w:noWrap/>
            <w:vAlign w:val="bottom"/>
            <w:hideMark/>
          </w:tcPr>
          <w:p w14:paraId="1724FBD9"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0.2145</w:t>
            </w:r>
          </w:p>
        </w:tc>
        <w:tc>
          <w:tcPr>
            <w:tcW w:w="2520" w:type="dxa"/>
            <w:shd w:val="clear" w:color="auto" w:fill="auto"/>
            <w:noWrap/>
            <w:vAlign w:val="bottom"/>
            <w:hideMark/>
          </w:tcPr>
          <w:p w14:paraId="00DE7240"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0.0561</w:t>
            </w:r>
          </w:p>
        </w:tc>
        <w:tc>
          <w:tcPr>
            <w:tcW w:w="1800" w:type="dxa"/>
            <w:shd w:val="clear" w:color="auto" w:fill="auto"/>
            <w:noWrap/>
            <w:vAlign w:val="bottom"/>
            <w:hideMark/>
          </w:tcPr>
          <w:p w14:paraId="70D1C07D"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0.0495</w:t>
            </w:r>
          </w:p>
        </w:tc>
      </w:tr>
      <w:tr w:rsidR="00F52A22" w:rsidRPr="00F05193" w14:paraId="5770F617" w14:textId="77777777" w:rsidTr="00CB2529">
        <w:trPr>
          <w:trHeight w:val="285"/>
        </w:trPr>
        <w:tc>
          <w:tcPr>
            <w:tcW w:w="1280" w:type="dxa"/>
            <w:shd w:val="clear" w:color="auto" w:fill="auto"/>
            <w:noWrap/>
            <w:vAlign w:val="bottom"/>
            <w:hideMark/>
          </w:tcPr>
          <w:p w14:paraId="56DDC15C" w14:textId="77777777" w:rsidR="00F52A22" w:rsidRPr="00F05193" w:rsidRDefault="007E3733" w:rsidP="00CB2529">
            <w:pPr>
              <w:spacing w:after="0" w:line="240" w:lineRule="auto"/>
              <w:jc w:val="center"/>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C</m:t>
                    </m:r>
                  </m:e>
                  <m:sub>
                    <m:r>
                      <w:rPr>
                        <w:rFonts w:ascii="Cambria Math" w:eastAsia="Times New Roman" w:hAnsi="Cambria Math" w:cs="Times New Roman"/>
                        <w:color w:val="000000" w:themeColor="text1"/>
                        <w:sz w:val="24"/>
                        <w:szCs w:val="24"/>
                      </w:rPr>
                      <m:t>ven</m:t>
                    </m:r>
                  </m:sub>
                </m:sSub>
              </m:oMath>
            </m:oMathPara>
          </w:p>
        </w:tc>
        <w:tc>
          <w:tcPr>
            <w:tcW w:w="1685" w:type="dxa"/>
          </w:tcPr>
          <w:p w14:paraId="144FCF06" w14:textId="77777777" w:rsidR="00F52A22" w:rsidRPr="001072D4" w:rsidRDefault="00F52A22" w:rsidP="00CB2529">
            <w:pPr>
              <w:spacing w:after="0" w:line="240" w:lineRule="auto"/>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ml Pa</m:t>
                </m:r>
              </m:oMath>
            </m:oMathPara>
          </w:p>
        </w:tc>
        <w:tc>
          <w:tcPr>
            <w:tcW w:w="2070" w:type="dxa"/>
            <w:shd w:val="clear" w:color="auto" w:fill="auto"/>
            <w:noWrap/>
            <w:vAlign w:val="bottom"/>
            <w:hideMark/>
          </w:tcPr>
          <w:p w14:paraId="54C5E289"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0.196</w:t>
            </w:r>
          </w:p>
        </w:tc>
        <w:tc>
          <w:tcPr>
            <w:tcW w:w="2520" w:type="dxa"/>
            <w:shd w:val="clear" w:color="auto" w:fill="auto"/>
            <w:noWrap/>
            <w:vAlign w:val="bottom"/>
            <w:hideMark/>
          </w:tcPr>
          <w:p w14:paraId="469074F1"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0.378</w:t>
            </w:r>
          </w:p>
        </w:tc>
        <w:tc>
          <w:tcPr>
            <w:tcW w:w="1800" w:type="dxa"/>
            <w:shd w:val="clear" w:color="auto" w:fill="auto"/>
            <w:noWrap/>
            <w:vAlign w:val="bottom"/>
            <w:hideMark/>
          </w:tcPr>
          <w:p w14:paraId="2EE30CDB"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0.014</w:t>
            </w:r>
          </w:p>
        </w:tc>
      </w:tr>
      <w:tr w:rsidR="00F52A22" w:rsidRPr="00F05193" w14:paraId="0A6AA76C" w14:textId="77777777" w:rsidTr="00CB2529">
        <w:trPr>
          <w:trHeight w:val="285"/>
        </w:trPr>
        <w:tc>
          <w:tcPr>
            <w:tcW w:w="1280" w:type="dxa"/>
            <w:shd w:val="clear" w:color="auto" w:fill="auto"/>
            <w:noWrap/>
            <w:vAlign w:val="bottom"/>
            <w:hideMark/>
          </w:tcPr>
          <w:p w14:paraId="239DA39A" w14:textId="77777777" w:rsidR="00F52A22" w:rsidRPr="00F05193" w:rsidRDefault="007E3733" w:rsidP="00CB2529">
            <w:pPr>
              <w:spacing w:after="0" w:line="240" w:lineRule="auto"/>
              <w:jc w:val="center"/>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V</m:t>
                    </m:r>
                  </m:e>
                  <m:sub>
                    <m:r>
                      <w:rPr>
                        <w:rFonts w:ascii="Cambria Math" w:eastAsia="Times New Roman" w:hAnsi="Cambria Math" w:cs="Times New Roman"/>
                        <w:color w:val="000000" w:themeColor="text1"/>
                        <w:sz w:val="24"/>
                        <w:szCs w:val="24"/>
                      </w:rPr>
                      <m:t>a,p,0</m:t>
                    </m:r>
                  </m:sub>
                </m:sSub>
              </m:oMath>
            </m:oMathPara>
          </w:p>
        </w:tc>
        <w:tc>
          <w:tcPr>
            <w:tcW w:w="1685" w:type="dxa"/>
          </w:tcPr>
          <w:p w14:paraId="719A1D37" w14:textId="77777777" w:rsidR="00F52A22" w:rsidRPr="001072D4" w:rsidRDefault="00F52A22" w:rsidP="00CB2529">
            <w:pPr>
              <w:spacing w:after="0" w:line="240" w:lineRule="auto"/>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ml</m:t>
                </m:r>
              </m:oMath>
            </m:oMathPara>
          </w:p>
        </w:tc>
        <w:tc>
          <w:tcPr>
            <w:tcW w:w="2070" w:type="dxa"/>
            <w:shd w:val="clear" w:color="auto" w:fill="auto"/>
            <w:noWrap/>
            <w:vAlign w:val="bottom"/>
            <w:hideMark/>
          </w:tcPr>
          <w:p w14:paraId="405FB1C1"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144</w:t>
            </w:r>
          </w:p>
        </w:tc>
        <w:tc>
          <w:tcPr>
            <w:tcW w:w="2520" w:type="dxa"/>
            <w:shd w:val="clear" w:color="auto" w:fill="auto"/>
            <w:noWrap/>
            <w:vAlign w:val="bottom"/>
            <w:hideMark/>
          </w:tcPr>
          <w:p w14:paraId="32330CCF"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144</w:t>
            </w:r>
          </w:p>
        </w:tc>
        <w:tc>
          <w:tcPr>
            <w:tcW w:w="1800" w:type="dxa"/>
            <w:shd w:val="clear" w:color="auto" w:fill="auto"/>
            <w:noWrap/>
            <w:vAlign w:val="bottom"/>
            <w:hideMark/>
          </w:tcPr>
          <w:p w14:paraId="6B7F36EA"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306</w:t>
            </w:r>
          </w:p>
        </w:tc>
      </w:tr>
      <w:tr w:rsidR="00F52A22" w:rsidRPr="00F05193" w14:paraId="35A03770" w14:textId="77777777" w:rsidTr="00CB2529">
        <w:trPr>
          <w:trHeight w:val="285"/>
        </w:trPr>
        <w:tc>
          <w:tcPr>
            <w:tcW w:w="1280" w:type="dxa"/>
            <w:shd w:val="clear" w:color="auto" w:fill="auto"/>
            <w:noWrap/>
            <w:vAlign w:val="bottom"/>
            <w:hideMark/>
          </w:tcPr>
          <w:p w14:paraId="38A589D1" w14:textId="77777777" w:rsidR="00F52A22" w:rsidRPr="00F05193" w:rsidRDefault="007E3733" w:rsidP="00CB2529">
            <w:pPr>
              <w:spacing w:after="0" w:line="240" w:lineRule="auto"/>
              <w:jc w:val="center"/>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V</m:t>
                    </m:r>
                  </m:e>
                  <m:sub>
                    <m:r>
                      <w:rPr>
                        <w:rFonts w:ascii="Cambria Math" w:eastAsia="Times New Roman" w:hAnsi="Cambria Math" w:cs="Times New Roman"/>
                        <w:color w:val="000000" w:themeColor="text1"/>
                        <w:sz w:val="24"/>
                        <w:szCs w:val="24"/>
                      </w:rPr>
                      <m:t>a,d,0</m:t>
                    </m:r>
                  </m:sub>
                </m:sSub>
              </m:oMath>
            </m:oMathPara>
          </w:p>
        </w:tc>
        <w:tc>
          <w:tcPr>
            <w:tcW w:w="1685" w:type="dxa"/>
          </w:tcPr>
          <w:p w14:paraId="41A4D784" w14:textId="77777777" w:rsidR="00F52A22" w:rsidRPr="001072D4" w:rsidRDefault="00F52A22" w:rsidP="00CB2529">
            <w:pPr>
              <w:spacing w:after="0" w:line="240" w:lineRule="auto"/>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ml</m:t>
                </m:r>
              </m:oMath>
            </m:oMathPara>
          </w:p>
        </w:tc>
        <w:tc>
          <w:tcPr>
            <w:tcW w:w="2070" w:type="dxa"/>
            <w:shd w:val="clear" w:color="auto" w:fill="auto"/>
            <w:noWrap/>
            <w:vAlign w:val="bottom"/>
            <w:hideMark/>
          </w:tcPr>
          <w:p w14:paraId="6BECAC75"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160</w:t>
            </w:r>
          </w:p>
        </w:tc>
        <w:tc>
          <w:tcPr>
            <w:tcW w:w="2520" w:type="dxa"/>
            <w:shd w:val="clear" w:color="auto" w:fill="auto"/>
            <w:noWrap/>
            <w:vAlign w:val="bottom"/>
            <w:hideMark/>
          </w:tcPr>
          <w:p w14:paraId="71A0E59C"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160</w:t>
            </w:r>
          </w:p>
        </w:tc>
        <w:tc>
          <w:tcPr>
            <w:tcW w:w="1800" w:type="dxa"/>
            <w:shd w:val="clear" w:color="auto" w:fill="auto"/>
            <w:noWrap/>
            <w:vAlign w:val="bottom"/>
            <w:hideMark/>
          </w:tcPr>
          <w:p w14:paraId="44957B19"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160</w:t>
            </w:r>
          </w:p>
        </w:tc>
      </w:tr>
      <w:tr w:rsidR="00F52A22" w:rsidRPr="00F05193" w14:paraId="4AB0AC50" w14:textId="77777777" w:rsidTr="00CB2529">
        <w:trPr>
          <w:trHeight w:val="285"/>
        </w:trPr>
        <w:tc>
          <w:tcPr>
            <w:tcW w:w="1280" w:type="dxa"/>
            <w:shd w:val="clear" w:color="auto" w:fill="auto"/>
            <w:noWrap/>
            <w:vAlign w:val="bottom"/>
            <w:hideMark/>
          </w:tcPr>
          <w:p w14:paraId="5E7B96DB" w14:textId="77777777" w:rsidR="00F52A22" w:rsidRPr="00F05193" w:rsidRDefault="007E3733" w:rsidP="00CB2529">
            <w:pPr>
              <w:spacing w:after="0" w:line="240" w:lineRule="auto"/>
              <w:jc w:val="center"/>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V</m:t>
                    </m:r>
                  </m:e>
                  <m:sub>
                    <m:r>
                      <w:rPr>
                        <w:rFonts w:ascii="Cambria Math" w:eastAsia="Times New Roman" w:hAnsi="Cambria Math" w:cs="Times New Roman"/>
                        <w:color w:val="000000" w:themeColor="text1"/>
                        <w:sz w:val="24"/>
                        <w:szCs w:val="24"/>
                      </w:rPr>
                      <m:t>ven,0</m:t>
                    </m:r>
                  </m:sub>
                </m:sSub>
              </m:oMath>
            </m:oMathPara>
          </w:p>
        </w:tc>
        <w:tc>
          <w:tcPr>
            <w:tcW w:w="1685" w:type="dxa"/>
          </w:tcPr>
          <w:p w14:paraId="4657413A" w14:textId="77777777" w:rsidR="00F52A22" w:rsidRPr="001072D4" w:rsidRDefault="00F52A22" w:rsidP="00CB2529">
            <w:pPr>
              <w:spacing w:after="0" w:line="240" w:lineRule="auto"/>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ml</m:t>
                </m:r>
              </m:oMath>
            </m:oMathPara>
          </w:p>
        </w:tc>
        <w:tc>
          <w:tcPr>
            <w:tcW w:w="2070" w:type="dxa"/>
            <w:shd w:val="clear" w:color="auto" w:fill="auto"/>
            <w:noWrap/>
            <w:vAlign w:val="bottom"/>
            <w:hideMark/>
          </w:tcPr>
          <w:p w14:paraId="1C6E169A"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4500</w:t>
            </w:r>
          </w:p>
        </w:tc>
        <w:tc>
          <w:tcPr>
            <w:tcW w:w="2520" w:type="dxa"/>
            <w:shd w:val="clear" w:color="auto" w:fill="auto"/>
            <w:noWrap/>
            <w:vAlign w:val="bottom"/>
            <w:hideMark/>
          </w:tcPr>
          <w:p w14:paraId="4665E531"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3100</w:t>
            </w:r>
          </w:p>
        </w:tc>
        <w:tc>
          <w:tcPr>
            <w:tcW w:w="1800" w:type="dxa"/>
            <w:shd w:val="clear" w:color="auto" w:fill="auto"/>
            <w:noWrap/>
            <w:vAlign w:val="bottom"/>
            <w:hideMark/>
          </w:tcPr>
          <w:p w14:paraId="4E165B12"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4500</w:t>
            </w:r>
          </w:p>
        </w:tc>
      </w:tr>
      <w:tr w:rsidR="00F52A22" w:rsidRPr="00F05193" w14:paraId="2653F7D5" w14:textId="77777777" w:rsidTr="00CB2529">
        <w:trPr>
          <w:trHeight w:val="285"/>
        </w:trPr>
        <w:tc>
          <w:tcPr>
            <w:tcW w:w="1280" w:type="dxa"/>
            <w:shd w:val="clear" w:color="auto" w:fill="auto"/>
            <w:noWrap/>
            <w:vAlign w:val="bottom"/>
            <w:hideMark/>
          </w:tcPr>
          <w:p w14:paraId="76CF4CAE" w14:textId="77777777" w:rsidR="00F52A22" w:rsidRPr="00F05193" w:rsidRDefault="007E3733" w:rsidP="00CB2529">
            <w:pPr>
              <w:spacing w:after="0" w:line="240" w:lineRule="auto"/>
              <w:jc w:val="center"/>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ao</m:t>
                    </m:r>
                  </m:sub>
                </m:sSub>
              </m:oMath>
            </m:oMathPara>
          </w:p>
        </w:tc>
        <w:tc>
          <w:tcPr>
            <w:tcW w:w="1685" w:type="dxa"/>
          </w:tcPr>
          <w:p w14:paraId="09BDA454" w14:textId="77777777" w:rsidR="00F52A22" w:rsidRPr="001072D4" w:rsidRDefault="00F52A22" w:rsidP="00CB2529">
            <w:pPr>
              <w:spacing w:after="0" w:line="240" w:lineRule="auto"/>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 xml:space="preserve">Pa ms </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ml</m:t>
                    </m:r>
                  </m:e>
                  <m:sup>
                    <m:r>
                      <w:rPr>
                        <w:rFonts w:ascii="Cambria Math" w:eastAsia="Times New Roman" w:hAnsi="Cambria Math" w:cs="Times New Roman"/>
                        <w:color w:val="000000" w:themeColor="text1"/>
                        <w:sz w:val="24"/>
                        <w:szCs w:val="24"/>
                      </w:rPr>
                      <m:t>-1</m:t>
                    </m:r>
                  </m:sup>
                </m:sSup>
              </m:oMath>
            </m:oMathPara>
          </w:p>
        </w:tc>
        <w:tc>
          <w:tcPr>
            <w:tcW w:w="2070" w:type="dxa"/>
            <w:shd w:val="clear" w:color="auto" w:fill="auto"/>
            <w:noWrap/>
            <w:vAlign w:val="bottom"/>
            <w:hideMark/>
          </w:tcPr>
          <w:p w14:paraId="4B55DA65"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3000</w:t>
            </w:r>
          </w:p>
        </w:tc>
        <w:tc>
          <w:tcPr>
            <w:tcW w:w="2520" w:type="dxa"/>
            <w:shd w:val="clear" w:color="auto" w:fill="auto"/>
            <w:noWrap/>
            <w:vAlign w:val="bottom"/>
            <w:hideMark/>
          </w:tcPr>
          <w:p w14:paraId="37A83127"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3000</w:t>
            </w:r>
          </w:p>
        </w:tc>
        <w:tc>
          <w:tcPr>
            <w:tcW w:w="1800" w:type="dxa"/>
            <w:shd w:val="clear" w:color="auto" w:fill="auto"/>
            <w:noWrap/>
            <w:vAlign w:val="bottom"/>
            <w:hideMark/>
          </w:tcPr>
          <w:p w14:paraId="4A72848D"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4500</w:t>
            </w:r>
          </w:p>
        </w:tc>
      </w:tr>
      <w:tr w:rsidR="00F52A22" w:rsidRPr="00F05193" w14:paraId="44F01D0C" w14:textId="77777777" w:rsidTr="00CB2529">
        <w:trPr>
          <w:trHeight w:val="285"/>
        </w:trPr>
        <w:tc>
          <w:tcPr>
            <w:tcW w:w="1280" w:type="dxa"/>
            <w:shd w:val="clear" w:color="auto" w:fill="auto"/>
            <w:noWrap/>
            <w:vAlign w:val="bottom"/>
            <w:hideMark/>
          </w:tcPr>
          <w:p w14:paraId="7E575B5A" w14:textId="77777777" w:rsidR="00F52A22" w:rsidRPr="00F05193" w:rsidRDefault="007E3733" w:rsidP="00CB2529">
            <w:pPr>
              <w:spacing w:after="0" w:line="240" w:lineRule="auto"/>
              <w:jc w:val="center"/>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ven</m:t>
                    </m:r>
                  </m:sub>
                </m:sSub>
              </m:oMath>
            </m:oMathPara>
          </w:p>
        </w:tc>
        <w:tc>
          <w:tcPr>
            <w:tcW w:w="1685" w:type="dxa"/>
          </w:tcPr>
          <w:p w14:paraId="785875A4" w14:textId="77777777" w:rsidR="00F52A22" w:rsidRPr="001072D4" w:rsidRDefault="00F52A22" w:rsidP="00CB2529">
            <w:pPr>
              <w:spacing w:after="0" w:line="240" w:lineRule="auto"/>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 xml:space="preserve">Pa ms </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ml</m:t>
                    </m:r>
                  </m:e>
                  <m:sup>
                    <m:r>
                      <w:rPr>
                        <w:rFonts w:ascii="Cambria Math" w:eastAsia="Times New Roman" w:hAnsi="Cambria Math" w:cs="Times New Roman"/>
                        <w:color w:val="000000" w:themeColor="text1"/>
                        <w:sz w:val="24"/>
                        <w:szCs w:val="24"/>
                      </w:rPr>
                      <m:t>-1</m:t>
                    </m:r>
                  </m:sup>
                </m:sSup>
              </m:oMath>
            </m:oMathPara>
          </w:p>
        </w:tc>
        <w:tc>
          <w:tcPr>
            <w:tcW w:w="2070" w:type="dxa"/>
            <w:shd w:val="clear" w:color="auto" w:fill="auto"/>
            <w:noWrap/>
            <w:vAlign w:val="bottom"/>
            <w:hideMark/>
          </w:tcPr>
          <w:p w14:paraId="74A60EC9"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10</w:t>
            </w:r>
          </w:p>
        </w:tc>
        <w:tc>
          <w:tcPr>
            <w:tcW w:w="2520" w:type="dxa"/>
            <w:shd w:val="clear" w:color="auto" w:fill="auto"/>
            <w:noWrap/>
            <w:vAlign w:val="bottom"/>
            <w:hideMark/>
          </w:tcPr>
          <w:p w14:paraId="219218C0"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10</w:t>
            </w:r>
          </w:p>
        </w:tc>
        <w:tc>
          <w:tcPr>
            <w:tcW w:w="1800" w:type="dxa"/>
            <w:shd w:val="clear" w:color="auto" w:fill="auto"/>
            <w:noWrap/>
            <w:vAlign w:val="bottom"/>
            <w:hideMark/>
          </w:tcPr>
          <w:p w14:paraId="7CCC4E98"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100</w:t>
            </w:r>
          </w:p>
        </w:tc>
      </w:tr>
      <w:tr w:rsidR="00F52A22" w:rsidRPr="00F05193" w14:paraId="01AE6CE9" w14:textId="77777777" w:rsidTr="00CB2529">
        <w:trPr>
          <w:trHeight w:val="285"/>
        </w:trPr>
        <w:tc>
          <w:tcPr>
            <w:tcW w:w="1280" w:type="dxa"/>
            <w:shd w:val="clear" w:color="auto" w:fill="auto"/>
            <w:noWrap/>
            <w:vAlign w:val="bottom"/>
            <w:hideMark/>
          </w:tcPr>
          <w:p w14:paraId="4A972AB4" w14:textId="77777777" w:rsidR="00F52A22" w:rsidRPr="00F05193" w:rsidRDefault="007E3733" w:rsidP="00CB2529">
            <w:pPr>
              <w:spacing w:after="0" w:line="240" w:lineRule="auto"/>
              <w:jc w:val="center"/>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a,p</m:t>
                    </m:r>
                  </m:sub>
                </m:sSub>
              </m:oMath>
            </m:oMathPara>
          </w:p>
        </w:tc>
        <w:tc>
          <w:tcPr>
            <w:tcW w:w="1685" w:type="dxa"/>
          </w:tcPr>
          <w:p w14:paraId="244E10F6" w14:textId="77777777" w:rsidR="00F52A22" w:rsidRPr="001072D4" w:rsidRDefault="00F52A22" w:rsidP="00CB2529">
            <w:pPr>
              <w:spacing w:after="0" w:line="240" w:lineRule="auto"/>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 xml:space="preserve">Pa ms </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ml</m:t>
                    </m:r>
                  </m:e>
                  <m:sup>
                    <m:r>
                      <w:rPr>
                        <w:rFonts w:ascii="Cambria Math" w:eastAsia="Times New Roman" w:hAnsi="Cambria Math" w:cs="Times New Roman"/>
                        <w:color w:val="000000" w:themeColor="text1"/>
                        <w:sz w:val="24"/>
                        <w:szCs w:val="24"/>
                      </w:rPr>
                      <m:t>-1</m:t>
                    </m:r>
                  </m:sup>
                </m:sSup>
              </m:oMath>
            </m:oMathPara>
          </w:p>
        </w:tc>
        <w:tc>
          <w:tcPr>
            <w:tcW w:w="2070" w:type="dxa"/>
            <w:shd w:val="clear" w:color="auto" w:fill="auto"/>
            <w:noWrap/>
            <w:vAlign w:val="bottom"/>
            <w:hideMark/>
          </w:tcPr>
          <w:p w14:paraId="61ED717A"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108000</w:t>
            </w:r>
          </w:p>
        </w:tc>
        <w:tc>
          <w:tcPr>
            <w:tcW w:w="2520" w:type="dxa"/>
            <w:shd w:val="clear" w:color="auto" w:fill="auto"/>
            <w:noWrap/>
            <w:vAlign w:val="bottom"/>
            <w:hideMark/>
          </w:tcPr>
          <w:p w14:paraId="6D27336E"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90000</w:t>
            </w:r>
          </w:p>
        </w:tc>
        <w:tc>
          <w:tcPr>
            <w:tcW w:w="1800" w:type="dxa"/>
            <w:shd w:val="clear" w:color="auto" w:fill="auto"/>
            <w:noWrap/>
            <w:vAlign w:val="bottom"/>
            <w:hideMark/>
          </w:tcPr>
          <w:p w14:paraId="13ECE233"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45000</w:t>
            </w:r>
          </w:p>
        </w:tc>
      </w:tr>
      <w:tr w:rsidR="00F52A22" w:rsidRPr="00F05193" w14:paraId="5C031E17" w14:textId="77777777" w:rsidTr="00CB2529">
        <w:trPr>
          <w:trHeight w:val="285"/>
        </w:trPr>
        <w:tc>
          <w:tcPr>
            <w:tcW w:w="1280" w:type="dxa"/>
            <w:shd w:val="clear" w:color="auto" w:fill="auto"/>
            <w:noWrap/>
            <w:vAlign w:val="bottom"/>
            <w:hideMark/>
          </w:tcPr>
          <w:p w14:paraId="1B94EAD5" w14:textId="77777777" w:rsidR="00F52A22" w:rsidRPr="00F05193" w:rsidRDefault="007E3733" w:rsidP="00CB2529">
            <w:pPr>
              <w:spacing w:after="0" w:line="240" w:lineRule="auto"/>
              <w:jc w:val="center"/>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a,d</m:t>
                    </m:r>
                  </m:sub>
                </m:sSub>
              </m:oMath>
            </m:oMathPara>
          </w:p>
        </w:tc>
        <w:tc>
          <w:tcPr>
            <w:tcW w:w="1685" w:type="dxa"/>
          </w:tcPr>
          <w:p w14:paraId="3B01AC19" w14:textId="77777777" w:rsidR="00F52A22" w:rsidRPr="001072D4" w:rsidRDefault="00F52A22" w:rsidP="00CB2529">
            <w:pPr>
              <w:spacing w:after="0" w:line="240" w:lineRule="auto"/>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 xml:space="preserve">Pa ms </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ml</m:t>
                    </m:r>
                  </m:e>
                  <m:sup>
                    <m:r>
                      <w:rPr>
                        <w:rFonts w:ascii="Cambria Math" w:eastAsia="Times New Roman" w:hAnsi="Cambria Math" w:cs="Times New Roman"/>
                        <w:color w:val="000000" w:themeColor="text1"/>
                        <w:sz w:val="24"/>
                        <w:szCs w:val="24"/>
                      </w:rPr>
                      <m:t>-1</m:t>
                    </m:r>
                  </m:sup>
                </m:sSup>
              </m:oMath>
            </m:oMathPara>
          </w:p>
        </w:tc>
        <w:tc>
          <w:tcPr>
            <w:tcW w:w="2070" w:type="dxa"/>
            <w:shd w:val="clear" w:color="auto" w:fill="auto"/>
            <w:noWrap/>
            <w:vAlign w:val="bottom"/>
            <w:hideMark/>
          </w:tcPr>
          <w:p w14:paraId="4A3406D6"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127200</w:t>
            </w:r>
          </w:p>
        </w:tc>
        <w:tc>
          <w:tcPr>
            <w:tcW w:w="2520" w:type="dxa"/>
            <w:shd w:val="clear" w:color="auto" w:fill="auto"/>
            <w:noWrap/>
            <w:vAlign w:val="bottom"/>
            <w:hideMark/>
          </w:tcPr>
          <w:p w14:paraId="48F70BB8"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84800</w:t>
            </w:r>
          </w:p>
        </w:tc>
        <w:tc>
          <w:tcPr>
            <w:tcW w:w="1800" w:type="dxa"/>
            <w:shd w:val="clear" w:color="auto" w:fill="auto"/>
            <w:noWrap/>
            <w:vAlign w:val="bottom"/>
            <w:hideMark/>
          </w:tcPr>
          <w:p w14:paraId="488972BA"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159000</w:t>
            </w:r>
          </w:p>
        </w:tc>
      </w:tr>
      <w:tr w:rsidR="00F52A22" w:rsidRPr="00F05193" w14:paraId="2A4B22F1" w14:textId="77777777" w:rsidTr="00CB2529">
        <w:trPr>
          <w:trHeight w:val="285"/>
        </w:trPr>
        <w:tc>
          <w:tcPr>
            <w:tcW w:w="1280" w:type="dxa"/>
            <w:shd w:val="clear" w:color="auto" w:fill="auto"/>
            <w:noWrap/>
            <w:vAlign w:val="bottom"/>
            <w:hideMark/>
          </w:tcPr>
          <w:p w14:paraId="7EA62DFF" w14:textId="77777777" w:rsidR="00F52A22" w:rsidRPr="00F05193" w:rsidRDefault="007E3733" w:rsidP="00CB2529">
            <w:pPr>
              <w:spacing w:after="0" w:line="240" w:lineRule="auto"/>
              <w:jc w:val="center"/>
              <w:rPr>
                <w:rFonts w:ascii="Times New Roman" w:eastAsia="Times New Roman"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R</m:t>
                    </m:r>
                  </m:e>
                  <m:sub>
                    <m:r>
                      <w:rPr>
                        <w:rFonts w:ascii="Cambria Math" w:eastAsia="Times New Roman" w:hAnsi="Cambria Math" w:cs="Times New Roman"/>
                        <w:color w:val="000000" w:themeColor="text1"/>
                        <w:sz w:val="24"/>
                        <w:szCs w:val="24"/>
                      </w:rPr>
                      <m:t>mv</m:t>
                    </m:r>
                  </m:sub>
                </m:sSub>
              </m:oMath>
            </m:oMathPara>
          </w:p>
        </w:tc>
        <w:tc>
          <w:tcPr>
            <w:tcW w:w="1685" w:type="dxa"/>
          </w:tcPr>
          <w:p w14:paraId="483F8114" w14:textId="77777777" w:rsidR="00F52A22" w:rsidRPr="001072D4" w:rsidRDefault="00F52A22" w:rsidP="00CB2529">
            <w:pPr>
              <w:spacing w:after="0" w:line="240" w:lineRule="auto"/>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 xml:space="preserve">Pa ms </m:t>
                </m:r>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ml</m:t>
                    </m:r>
                  </m:e>
                  <m:sup>
                    <m:r>
                      <w:rPr>
                        <w:rFonts w:ascii="Cambria Math" w:eastAsia="Times New Roman" w:hAnsi="Cambria Math" w:cs="Times New Roman"/>
                        <w:color w:val="000000" w:themeColor="text1"/>
                        <w:sz w:val="24"/>
                        <w:szCs w:val="24"/>
                      </w:rPr>
                      <m:t>-1</m:t>
                    </m:r>
                  </m:sup>
                </m:sSup>
              </m:oMath>
            </m:oMathPara>
          </w:p>
        </w:tc>
        <w:tc>
          <w:tcPr>
            <w:tcW w:w="2070" w:type="dxa"/>
            <w:shd w:val="clear" w:color="auto" w:fill="auto"/>
            <w:noWrap/>
            <w:vAlign w:val="bottom"/>
            <w:hideMark/>
          </w:tcPr>
          <w:p w14:paraId="4747B667"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1000</w:t>
            </w:r>
          </w:p>
        </w:tc>
        <w:tc>
          <w:tcPr>
            <w:tcW w:w="2520" w:type="dxa"/>
            <w:shd w:val="clear" w:color="auto" w:fill="auto"/>
            <w:noWrap/>
            <w:vAlign w:val="bottom"/>
            <w:hideMark/>
          </w:tcPr>
          <w:p w14:paraId="252D7AF7"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1000</w:t>
            </w:r>
          </w:p>
        </w:tc>
        <w:tc>
          <w:tcPr>
            <w:tcW w:w="1800" w:type="dxa"/>
            <w:shd w:val="clear" w:color="auto" w:fill="auto"/>
            <w:noWrap/>
            <w:vAlign w:val="bottom"/>
            <w:hideMark/>
          </w:tcPr>
          <w:p w14:paraId="5CD31EA2" w14:textId="77777777" w:rsidR="00F52A22" w:rsidRPr="00F05193" w:rsidRDefault="00F52A22" w:rsidP="00CB2529">
            <w:pPr>
              <w:spacing w:after="0" w:line="240" w:lineRule="auto"/>
              <w:jc w:val="center"/>
              <w:rPr>
                <w:rFonts w:ascii="Times New Roman" w:eastAsia="Times New Roman" w:hAnsi="Times New Roman" w:cs="Times New Roman"/>
                <w:color w:val="000000" w:themeColor="text1"/>
                <w:sz w:val="24"/>
                <w:szCs w:val="24"/>
              </w:rPr>
            </w:pPr>
            <w:r w:rsidRPr="00F05193">
              <w:rPr>
                <w:rFonts w:ascii="Times New Roman" w:eastAsia="Times New Roman" w:hAnsi="Times New Roman" w:cs="Times New Roman"/>
                <w:color w:val="000000" w:themeColor="text1"/>
                <w:sz w:val="24"/>
                <w:szCs w:val="24"/>
              </w:rPr>
              <w:t>1000</w:t>
            </w:r>
          </w:p>
        </w:tc>
      </w:tr>
      <w:tr w:rsidR="00F52A22" w:rsidRPr="00F05193" w14:paraId="3D6E39A9" w14:textId="77777777" w:rsidTr="002B44EA">
        <w:trPr>
          <w:trHeight w:val="285"/>
        </w:trPr>
        <w:tc>
          <w:tcPr>
            <w:tcW w:w="9355" w:type="dxa"/>
            <w:gridSpan w:val="5"/>
            <w:shd w:val="clear" w:color="auto" w:fill="auto"/>
            <w:noWrap/>
            <w:vAlign w:val="bottom"/>
          </w:tcPr>
          <w:p w14:paraId="4308A351" w14:textId="7B85DCDC" w:rsidR="00F52A22" w:rsidRPr="00F52A22" w:rsidRDefault="00F52A22" w:rsidP="00F52A22">
            <w:pPr>
              <w:spacing w:after="0" w:line="240" w:lineRule="auto"/>
              <w:jc w:val="center"/>
              <w:rPr>
                <w:rFonts w:ascii="Times New Roman" w:eastAsia="Times New Roman" w:hAnsi="Times New Roman" w:cs="Times New Roman"/>
                <w:b/>
                <w:color w:val="000000" w:themeColor="text1"/>
                <w:sz w:val="24"/>
                <w:szCs w:val="24"/>
              </w:rPr>
            </w:pPr>
            <w:r w:rsidRPr="00F52A22">
              <w:rPr>
                <w:rFonts w:ascii="Times New Roman" w:eastAsia="Times New Roman" w:hAnsi="Times New Roman" w:cs="Times New Roman"/>
                <w:b/>
                <w:color w:val="000000" w:themeColor="text1"/>
                <w:sz w:val="24"/>
                <w:szCs w:val="24"/>
              </w:rPr>
              <w:t>Time varying elastance model</w:t>
            </w:r>
          </w:p>
        </w:tc>
      </w:tr>
      <w:tr w:rsidR="00F52A22" w:rsidRPr="00F05193" w14:paraId="338DF9D8" w14:textId="77777777" w:rsidTr="00CB2529">
        <w:trPr>
          <w:trHeight w:val="285"/>
        </w:trPr>
        <w:tc>
          <w:tcPr>
            <w:tcW w:w="1280" w:type="dxa"/>
            <w:shd w:val="clear" w:color="auto" w:fill="auto"/>
            <w:noWrap/>
            <w:vAlign w:val="bottom"/>
          </w:tcPr>
          <w:p w14:paraId="2B02D7D6" w14:textId="6804BB82" w:rsidR="00F52A22" w:rsidRDefault="007E3733" w:rsidP="00F52A22">
            <w:pPr>
              <w:spacing w:after="0" w:line="240" w:lineRule="auto"/>
              <w:jc w:val="center"/>
              <w:rPr>
                <w:rFonts w:ascii="Calibri" w:hAnsi="Calibri"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E</m:t>
                    </m:r>
                  </m:e>
                  <m:sub>
                    <m:r>
                      <w:rPr>
                        <w:rFonts w:ascii="Cambria Math" w:eastAsia="Times New Roman" w:hAnsi="Cambria Math" w:cs="Times New Roman"/>
                        <w:color w:val="000000" w:themeColor="text1"/>
                        <w:sz w:val="24"/>
                        <w:szCs w:val="24"/>
                      </w:rPr>
                      <m:t>es,la</m:t>
                    </m:r>
                  </m:sub>
                </m:sSub>
              </m:oMath>
            </m:oMathPara>
          </w:p>
        </w:tc>
        <w:tc>
          <w:tcPr>
            <w:tcW w:w="1685" w:type="dxa"/>
          </w:tcPr>
          <w:p w14:paraId="271EF56D" w14:textId="189A4C3C" w:rsidR="00F52A22" w:rsidRDefault="00F52A22" w:rsidP="00F52A22">
            <w:pPr>
              <w:spacing w:after="0" w:line="240" w:lineRule="auto"/>
              <w:jc w:val="center"/>
              <w:rPr>
                <w:rFonts w:ascii="Times New Roman" w:eastAsia="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Pa/ml</m:t>
                </m:r>
              </m:oMath>
            </m:oMathPara>
          </w:p>
        </w:tc>
        <w:tc>
          <w:tcPr>
            <w:tcW w:w="2070" w:type="dxa"/>
            <w:shd w:val="clear" w:color="auto" w:fill="auto"/>
            <w:noWrap/>
            <w:vAlign w:val="bottom"/>
          </w:tcPr>
          <w:p w14:paraId="69BA116A" w14:textId="726B63C0" w:rsidR="00F52A22" w:rsidRPr="00F05193" w:rsidRDefault="00F52A22" w:rsidP="00F52A22">
            <w:pPr>
              <w:spacing w:after="0" w:line="240" w:lineRule="auto"/>
              <w:jc w:val="center"/>
              <w:rPr>
                <w:rFonts w:ascii="Times New Roman" w:eastAsia="Times New Roman" w:hAnsi="Times New Roman" w:cs="Times New Roman"/>
                <w:color w:val="000000" w:themeColor="text1"/>
                <w:sz w:val="24"/>
                <w:szCs w:val="24"/>
              </w:rPr>
            </w:pPr>
            <w:r w:rsidRPr="008706BE">
              <w:rPr>
                <w:rFonts w:ascii="Times New Roman" w:eastAsia="Times New Roman" w:hAnsi="Times New Roman" w:cs="Times New Roman"/>
                <w:color w:val="000000" w:themeColor="text1"/>
                <w:sz w:val="24"/>
                <w:szCs w:val="24"/>
              </w:rPr>
              <w:t>9</w:t>
            </w:r>
          </w:p>
        </w:tc>
        <w:tc>
          <w:tcPr>
            <w:tcW w:w="2520" w:type="dxa"/>
            <w:shd w:val="clear" w:color="auto" w:fill="auto"/>
            <w:noWrap/>
            <w:vAlign w:val="bottom"/>
          </w:tcPr>
          <w:p w14:paraId="223AFFE7" w14:textId="1CDEA14E" w:rsidR="00F52A22" w:rsidRPr="00F05193" w:rsidRDefault="00F52A22" w:rsidP="00F52A22">
            <w:pPr>
              <w:spacing w:after="0" w:line="240" w:lineRule="auto"/>
              <w:jc w:val="center"/>
              <w:rPr>
                <w:rFonts w:ascii="Times New Roman" w:eastAsia="Times New Roman" w:hAnsi="Times New Roman" w:cs="Times New Roman"/>
                <w:color w:val="000000" w:themeColor="text1"/>
                <w:sz w:val="24"/>
                <w:szCs w:val="24"/>
              </w:rPr>
            </w:pPr>
            <w:r w:rsidRPr="008706BE">
              <w:rPr>
                <w:rFonts w:ascii="Times New Roman" w:eastAsia="Times New Roman" w:hAnsi="Times New Roman" w:cs="Times New Roman"/>
                <w:color w:val="000000" w:themeColor="text1"/>
                <w:sz w:val="24"/>
                <w:szCs w:val="24"/>
              </w:rPr>
              <w:t>7</w:t>
            </w:r>
          </w:p>
        </w:tc>
        <w:tc>
          <w:tcPr>
            <w:tcW w:w="1800" w:type="dxa"/>
            <w:shd w:val="clear" w:color="auto" w:fill="auto"/>
            <w:noWrap/>
            <w:vAlign w:val="bottom"/>
          </w:tcPr>
          <w:p w14:paraId="4C780614" w14:textId="23DEFE30" w:rsidR="00F52A22" w:rsidRPr="00F05193" w:rsidRDefault="00F52A22" w:rsidP="00F52A22">
            <w:pPr>
              <w:spacing w:after="0" w:line="240" w:lineRule="auto"/>
              <w:jc w:val="center"/>
              <w:rPr>
                <w:rFonts w:ascii="Times New Roman" w:eastAsia="Times New Roman" w:hAnsi="Times New Roman" w:cs="Times New Roman"/>
                <w:color w:val="000000" w:themeColor="text1"/>
                <w:sz w:val="24"/>
                <w:szCs w:val="24"/>
              </w:rPr>
            </w:pPr>
            <w:r w:rsidRPr="008706BE">
              <w:rPr>
                <w:rFonts w:ascii="Times New Roman" w:eastAsia="Times New Roman" w:hAnsi="Times New Roman" w:cs="Times New Roman"/>
                <w:color w:val="000000" w:themeColor="text1"/>
                <w:sz w:val="24"/>
                <w:szCs w:val="24"/>
              </w:rPr>
              <w:t>10</w:t>
            </w:r>
          </w:p>
        </w:tc>
      </w:tr>
      <w:tr w:rsidR="00F52A22" w:rsidRPr="00F05193" w14:paraId="2F3A45C9" w14:textId="77777777" w:rsidTr="00CB2529">
        <w:trPr>
          <w:trHeight w:val="285"/>
        </w:trPr>
        <w:tc>
          <w:tcPr>
            <w:tcW w:w="1280" w:type="dxa"/>
            <w:shd w:val="clear" w:color="auto" w:fill="auto"/>
            <w:noWrap/>
            <w:vAlign w:val="bottom"/>
          </w:tcPr>
          <w:p w14:paraId="4716391B" w14:textId="6993EE95" w:rsidR="00F52A22" w:rsidRDefault="007E3733" w:rsidP="00F52A22">
            <w:pPr>
              <w:spacing w:after="0" w:line="240" w:lineRule="auto"/>
              <w:jc w:val="center"/>
              <w:rPr>
                <w:rFonts w:ascii="Calibri" w:eastAsia="Calibri" w:hAnsi="Calibri"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A</m:t>
                    </m:r>
                  </m:e>
                  <m:sub>
                    <m:r>
                      <w:rPr>
                        <w:rFonts w:ascii="Cambria Math" w:eastAsia="Times New Roman" w:hAnsi="Cambria Math" w:cs="Times New Roman"/>
                        <w:color w:val="000000" w:themeColor="text1"/>
                        <w:sz w:val="24"/>
                        <w:szCs w:val="24"/>
                      </w:rPr>
                      <m:t>la</m:t>
                    </m:r>
                  </m:sub>
                </m:sSub>
              </m:oMath>
            </m:oMathPara>
          </w:p>
        </w:tc>
        <w:tc>
          <w:tcPr>
            <w:tcW w:w="1685" w:type="dxa"/>
          </w:tcPr>
          <w:p w14:paraId="3A999853" w14:textId="6B34BDAB" w:rsidR="00F52A22" w:rsidRDefault="00F52A22" w:rsidP="00F52A22">
            <w:pPr>
              <w:spacing w:after="0" w:line="240" w:lineRule="auto"/>
              <w:jc w:val="center"/>
              <w:rPr>
                <w:rFonts w:ascii="Calibri" w:hAnsi="Calibri" w:cs="Times New Roman"/>
                <w:color w:val="000000" w:themeColor="text1"/>
                <w:sz w:val="24"/>
                <w:szCs w:val="24"/>
              </w:rPr>
            </w:pPr>
            <m:oMathPara>
              <m:oMath>
                <m:r>
                  <w:rPr>
                    <w:rFonts w:ascii="Cambria Math" w:eastAsia="Times New Roman" w:hAnsi="Cambria Math" w:cs="Times New Roman"/>
                    <w:color w:val="000000" w:themeColor="text1"/>
                    <w:sz w:val="24"/>
                    <w:szCs w:val="24"/>
                  </w:rPr>
                  <m:t>Pa</m:t>
                </m:r>
              </m:oMath>
            </m:oMathPara>
          </w:p>
        </w:tc>
        <w:tc>
          <w:tcPr>
            <w:tcW w:w="2070" w:type="dxa"/>
            <w:shd w:val="clear" w:color="auto" w:fill="auto"/>
            <w:noWrap/>
            <w:vAlign w:val="bottom"/>
          </w:tcPr>
          <w:p w14:paraId="317587FD" w14:textId="615D2668" w:rsidR="00F52A22" w:rsidRPr="008706BE" w:rsidRDefault="00F52A22" w:rsidP="00F52A22">
            <w:pPr>
              <w:spacing w:after="0" w:line="240" w:lineRule="auto"/>
              <w:jc w:val="center"/>
              <w:rPr>
                <w:rFonts w:ascii="Times New Roman" w:eastAsia="Times New Roman" w:hAnsi="Times New Roman" w:cs="Times New Roman"/>
                <w:color w:val="000000" w:themeColor="text1"/>
                <w:sz w:val="24"/>
                <w:szCs w:val="24"/>
              </w:rPr>
            </w:pPr>
            <w:r w:rsidRPr="008706BE">
              <w:rPr>
                <w:rFonts w:ascii="Times New Roman" w:eastAsia="Times New Roman" w:hAnsi="Times New Roman" w:cs="Times New Roman"/>
                <w:color w:val="000000" w:themeColor="text1"/>
                <w:sz w:val="24"/>
                <w:szCs w:val="24"/>
              </w:rPr>
              <w:t>0.801</w:t>
            </w:r>
          </w:p>
        </w:tc>
        <w:tc>
          <w:tcPr>
            <w:tcW w:w="2520" w:type="dxa"/>
            <w:shd w:val="clear" w:color="auto" w:fill="auto"/>
            <w:noWrap/>
            <w:vAlign w:val="bottom"/>
          </w:tcPr>
          <w:p w14:paraId="04EEB49A" w14:textId="4D97432A" w:rsidR="00F52A22" w:rsidRPr="008706BE" w:rsidRDefault="00F52A22" w:rsidP="00F52A22">
            <w:pPr>
              <w:spacing w:after="0" w:line="240" w:lineRule="auto"/>
              <w:jc w:val="center"/>
              <w:rPr>
                <w:rFonts w:ascii="Times New Roman" w:eastAsia="Times New Roman" w:hAnsi="Times New Roman" w:cs="Times New Roman"/>
                <w:color w:val="000000" w:themeColor="text1"/>
                <w:sz w:val="24"/>
                <w:szCs w:val="24"/>
              </w:rPr>
            </w:pPr>
            <w:r w:rsidRPr="008706BE">
              <w:rPr>
                <w:rFonts w:ascii="Times New Roman" w:eastAsia="Times New Roman" w:hAnsi="Times New Roman" w:cs="Times New Roman"/>
                <w:color w:val="000000" w:themeColor="text1"/>
                <w:sz w:val="24"/>
                <w:szCs w:val="24"/>
              </w:rPr>
              <w:t>0.6675</w:t>
            </w:r>
          </w:p>
        </w:tc>
        <w:tc>
          <w:tcPr>
            <w:tcW w:w="1800" w:type="dxa"/>
            <w:shd w:val="clear" w:color="auto" w:fill="auto"/>
            <w:noWrap/>
            <w:vAlign w:val="bottom"/>
          </w:tcPr>
          <w:p w14:paraId="54933A8E" w14:textId="3EF884DD" w:rsidR="00F52A22" w:rsidRPr="008706BE" w:rsidRDefault="00F52A22" w:rsidP="00F52A22">
            <w:pPr>
              <w:spacing w:after="0" w:line="240" w:lineRule="auto"/>
              <w:jc w:val="center"/>
              <w:rPr>
                <w:rFonts w:ascii="Times New Roman" w:eastAsia="Times New Roman" w:hAnsi="Times New Roman" w:cs="Times New Roman"/>
                <w:color w:val="000000" w:themeColor="text1"/>
                <w:sz w:val="24"/>
                <w:szCs w:val="24"/>
              </w:rPr>
            </w:pPr>
            <w:r w:rsidRPr="008706BE">
              <w:rPr>
                <w:rFonts w:ascii="Times New Roman" w:eastAsia="Times New Roman" w:hAnsi="Times New Roman" w:cs="Times New Roman"/>
                <w:color w:val="000000" w:themeColor="text1"/>
                <w:sz w:val="24"/>
                <w:szCs w:val="24"/>
              </w:rPr>
              <w:t>4.005</w:t>
            </w:r>
          </w:p>
        </w:tc>
      </w:tr>
      <w:tr w:rsidR="00F52A22" w:rsidRPr="00F05193" w14:paraId="0288723C" w14:textId="77777777" w:rsidTr="00CB2529">
        <w:trPr>
          <w:trHeight w:val="285"/>
        </w:trPr>
        <w:tc>
          <w:tcPr>
            <w:tcW w:w="1280" w:type="dxa"/>
            <w:shd w:val="clear" w:color="auto" w:fill="auto"/>
            <w:noWrap/>
            <w:vAlign w:val="bottom"/>
          </w:tcPr>
          <w:p w14:paraId="5C6448D5" w14:textId="47931B46" w:rsidR="00F52A22" w:rsidRDefault="007E3733" w:rsidP="00F52A22">
            <w:pPr>
              <w:spacing w:after="0" w:line="240" w:lineRule="auto"/>
              <w:jc w:val="center"/>
              <w:rPr>
                <w:rFonts w:ascii="Calibri" w:hAnsi="Calibri"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B</m:t>
                    </m:r>
                  </m:e>
                  <m:sub>
                    <m:r>
                      <w:rPr>
                        <w:rFonts w:ascii="Cambria Math" w:eastAsia="Times New Roman" w:hAnsi="Cambria Math" w:cs="Times New Roman"/>
                        <w:color w:val="000000" w:themeColor="text1"/>
                        <w:sz w:val="24"/>
                        <w:szCs w:val="24"/>
                      </w:rPr>
                      <m:t>la</m:t>
                    </m:r>
                  </m:sub>
                </m:sSub>
              </m:oMath>
            </m:oMathPara>
          </w:p>
        </w:tc>
        <w:tc>
          <w:tcPr>
            <w:tcW w:w="1685" w:type="dxa"/>
          </w:tcPr>
          <w:p w14:paraId="0E4AFA69" w14:textId="718A1E1A" w:rsidR="00F52A22" w:rsidRDefault="007E3733" w:rsidP="00F52A22">
            <w:pPr>
              <w:spacing w:after="0" w:line="240" w:lineRule="auto"/>
              <w:jc w:val="center"/>
              <w:rPr>
                <w:rFonts w:ascii="Calibri" w:eastAsia="Calibri" w:hAnsi="Calibri" w:cs="Times New Roman"/>
                <w:color w:val="000000" w:themeColor="text1"/>
                <w:sz w:val="24"/>
                <w:szCs w:val="24"/>
              </w:rPr>
            </w:pPr>
            <m:oMathPara>
              <m:oMath>
                <m:sSup>
                  <m:sSupPr>
                    <m:ctrlPr>
                      <w:rPr>
                        <w:rFonts w:ascii="Cambria Math" w:eastAsia="Times New Roman" w:hAnsi="Cambria Math" w:cs="Times New Roman"/>
                        <w:i/>
                        <w:color w:val="000000" w:themeColor="text1"/>
                        <w:sz w:val="24"/>
                        <w:szCs w:val="24"/>
                      </w:rPr>
                    </m:ctrlPr>
                  </m:sSupPr>
                  <m:e>
                    <m:r>
                      <w:rPr>
                        <w:rFonts w:ascii="Cambria Math" w:eastAsia="Times New Roman" w:hAnsi="Cambria Math" w:cs="Times New Roman"/>
                        <w:color w:val="000000" w:themeColor="text1"/>
                        <w:sz w:val="24"/>
                        <w:szCs w:val="24"/>
                      </w:rPr>
                      <m:t>ml</m:t>
                    </m:r>
                  </m:e>
                  <m:sup>
                    <m:r>
                      <w:rPr>
                        <w:rFonts w:ascii="Cambria Math" w:eastAsia="Times New Roman" w:hAnsi="Cambria Math" w:cs="Times New Roman"/>
                        <w:color w:val="000000" w:themeColor="text1"/>
                        <w:sz w:val="24"/>
                        <w:szCs w:val="24"/>
                      </w:rPr>
                      <m:t>-1</m:t>
                    </m:r>
                  </m:sup>
                </m:sSup>
              </m:oMath>
            </m:oMathPara>
          </w:p>
        </w:tc>
        <w:tc>
          <w:tcPr>
            <w:tcW w:w="2070" w:type="dxa"/>
            <w:shd w:val="clear" w:color="auto" w:fill="auto"/>
            <w:noWrap/>
            <w:vAlign w:val="bottom"/>
          </w:tcPr>
          <w:p w14:paraId="6D753840" w14:textId="5AB1BBD6" w:rsidR="00F52A22" w:rsidRPr="008706BE" w:rsidRDefault="00F52A22" w:rsidP="00F52A22">
            <w:pPr>
              <w:spacing w:after="0" w:line="240" w:lineRule="auto"/>
              <w:jc w:val="center"/>
              <w:rPr>
                <w:rFonts w:ascii="Times New Roman" w:eastAsia="Times New Roman" w:hAnsi="Times New Roman" w:cs="Times New Roman"/>
                <w:color w:val="000000" w:themeColor="text1"/>
                <w:sz w:val="24"/>
                <w:szCs w:val="24"/>
              </w:rPr>
            </w:pPr>
            <w:r w:rsidRPr="008706BE">
              <w:rPr>
                <w:rFonts w:ascii="Times New Roman" w:eastAsia="Times New Roman" w:hAnsi="Times New Roman" w:cs="Times New Roman"/>
                <w:color w:val="000000" w:themeColor="text1"/>
                <w:sz w:val="24"/>
                <w:szCs w:val="24"/>
              </w:rPr>
              <w:t>0.0152</w:t>
            </w:r>
          </w:p>
        </w:tc>
        <w:tc>
          <w:tcPr>
            <w:tcW w:w="2520" w:type="dxa"/>
            <w:shd w:val="clear" w:color="auto" w:fill="auto"/>
            <w:noWrap/>
            <w:vAlign w:val="bottom"/>
          </w:tcPr>
          <w:p w14:paraId="44FBF299" w14:textId="6F7FEC43" w:rsidR="00F52A22" w:rsidRPr="008706BE" w:rsidRDefault="00F52A22" w:rsidP="00F52A22">
            <w:pPr>
              <w:spacing w:after="0" w:line="240" w:lineRule="auto"/>
              <w:jc w:val="center"/>
              <w:rPr>
                <w:rFonts w:ascii="Times New Roman" w:eastAsia="Times New Roman" w:hAnsi="Times New Roman" w:cs="Times New Roman"/>
                <w:color w:val="000000" w:themeColor="text1"/>
                <w:sz w:val="24"/>
                <w:szCs w:val="24"/>
              </w:rPr>
            </w:pPr>
            <w:r w:rsidRPr="008706BE">
              <w:rPr>
                <w:rFonts w:ascii="Times New Roman" w:eastAsia="Times New Roman" w:hAnsi="Times New Roman" w:cs="Times New Roman"/>
                <w:color w:val="000000" w:themeColor="text1"/>
                <w:sz w:val="24"/>
                <w:szCs w:val="24"/>
              </w:rPr>
              <w:t>0.00475</w:t>
            </w:r>
          </w:p>
        </w:tc>
        <w:tc>
          <w:tcPr>
            <w:tcW w:w="1800" w:type="dxa"/>
            <w:shd w:val="clear" w:color="auto" w:fill="auto"/>
            <w:noWrap/>
            <w:vAlign w:val="bottom"/>
          </w:tcPr>
          <w:p w14:paraId="1096C175" w14:textId="1997B948" w:rsidR="00F52A22" w:rsidRPr="008706BE" w:rsidRDefault="00F52A22" w:rsidP="00F52A22">
            <w:pPr>
              <w:spacing w:after="0" w:line="240" w:lineRule="auto"/>
              <w:jc w:val="center"/>
              <w:rPr>
                <w:rFonts w:ascii="Times New Roman" w:eastAsia="Times New Roman" w:hAnsi="Times New Roman" w:cs="Times New Roman"/>
                <w:color w:val="000000" w:themeColor="text1"/>
                <w:sz w:val="24"/>
                <w:szCs w:val="24"/>
              </w:rPr>
            </w:pPr>
            <w:r w:rsidRPr="008706BE">
              <w:rPr>
                <w:rFonts w:ascii="Times New Roman" w:eastAsia="Times New Roman" w:hAnsi="Times New Roman" w:cs="Times New Roman"/>
                <w:color w:val="000000" w:themeColor="text1"/>
                <w:sz w:val="24"/>
                <w:szCs w:val="24"/>
              </w:rPr>
              <w:t>0.019</w:t>
            </w:r>
          </w:p>
        </w:tc>
      </w:tr>
      <w:tr w:rsidR="00F52A22" w:rsidRPr="00F05193" w14:paraId="0EDFFEAD" w14:textId="77777777" w:rsidTr="00CB2529">
        <w:trPr>
          <w:trHeight w:val="285"/>
        </w:trPr>
        <w:tc>
          <w:tcPr>
            <w:tcW w:w="1280" w:type="dxa"/>
            <w:shd w:val="clear" w:color="auto" w:fill="auto"/>
            <w:noWrap/>
            <w:vAlign w:val="bottom"/>
          </w:tcPr>
          <w:p w14:paraId="6539A6B3" w14:textId="4239F443" w:rsidR="00F52A22" w:rsidRDefault="007E3733" w:rsidP="00F52A22">
            <w:pPr>
              <w:spacing w:after="0" w:line="240" w:lineRule="auto"/>
              <w:jc w:val="center"/>
              <w:rPr>
                <w:rFonts w:ascii="Calibri" w:hAnsi="Calibri"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V</m:t>
                    </m:r>
                  </m:e>
                  <m:sub>
                    <m:r>
                      <w:rPr>
                        <w:rFonts w:ascii="Cambria Math" w:eastAsia="Times New Roman" w:hAnsi="Cambria Math" w:cs="Times New Roman"/>
                        <w:color w:val="000000" w:themeColor="text1"/>
                        <w:sz w:val="24"/>
                        <w:szCs w:val="24"/>
                      </w:rPr>
                      <m:t>0,la</m:t>
                    </m:r>
                  </m:sub>
                </m:sSub>
              </m:oMath>
            </m:oMathPara>
          </w:p>
        </w:tc>
        <w:tc>
          <w:tcPr>
            <w:tcW w:w="1685" w:type="dxa"/>
          </w:tcPr>
          <w:p w14:paraId="6FBCFB77" w14:textId="445C77C5" w:rsidR="00F52A22" w:rsidRDefault="00F52A22" w:rsidP="00F52A22">
            <w:pPr>
              <w:spacing w:after="0" w:line="240" w:lineRule="auto"/>
              <w:jc w:val="center"/>
              <w:rPr>
                <w:rFonts w:ascii="Calibri" w:hAnsi="Calibri" w:cs="Times New Roman"/>
                <w:color w:val="000000" w:themeColor="text1"/>
                <w:sz w:val="24"/>
                <w:szCs w:val="24"/>
              </w:rPr>
            </w:pPr>
            <m:oMathPara>
              <m:oMath>
                <m:r>
                  <w:rPr>
                    <w:rFonts w:ascii="Cambria Math" w:eastAsia="Times New Roman" w:hAnsi="Cambria Math" w:cs="Times New Roman"/>
                    <w:color w:val="000000" w:themeColor="text1"/>
                    <w:sz w:val="24"/>
                    <w:szCs w:val="24"/>
                  </w:rPr>
                  <m:t>ml</m:t>
                </m:r>
              </m:oMath>
            </m:oMathPara>
          </w:p>
        </w:tc>
        <w:tc>
          <w:tcPr>
            <w:tcW w:w="2070" w:type="dxa"/>
            <w:shd w:val="clear" w:color="auto" w:fill="auto"/>
            <w:noWrap/>
            <w:vAlign w:val="bottom"/>
          </w:tcPr>
          <w:p w14:paraId="4007E749" w14:textId="2A6B9AB5" w:rsidR="00F52A22" w:rsidRPr="008706BE" w:rsidRDefault="00F52A22" w:rsidP="00F52A22">
            <w:pPr>
              <w:spacing w:after="0" w:line="240" w:lineRule="auto"/>
              <w:jc w:val="center"/>
              <w:rPr>
                <w:rFonts w:ascii="Times New Roman" w:eastAsia="Times New Roman" w:hAnsi="Times New Roman" w:cs="Times New Roman"/>
                <w:color w:val="000000" w:themeColor="text1"/>
                <w:sz w:val="24"/>
                <w:szCs w:val="24"/>
              </w:rPr>
            </w:pPr>
            <w:r w:rsidRPr="008706BE">
              <w:rPr>
                <w:rFonts w:ascii="Times New Roman" w:eastAsia="Times New Roman" w:hAnsi="Times New Roman" w:cs="Times New Roman"/>
                <w:color w:val="000000" w:themeColor="text1"/>
                <w:sz w:val="24"/>
                <w:szCs w:val="24"/>
              </w:rPr>
              <w:t>10</w:t>
            </w:r>
          </w:p>
        </w:tc>
        <w:tc>
          <w:tcPr>
            <w:tcW w:w="2520" w:type="dxa"/>
            <w:shd w:val="clear" w:color="auto" w:fill="auto"/>
            <w:noWrap/>
            <w:vAlign w:val="bottom"/>
          </w:tcPr>
          <w:p w14:paraId="0A40BA75" w14:textId="7D1AD8EF" w:rsidR="00F52A22" w:rsidRPr="008706BE" w:rsidRDefault="00F52A22" w:rsidP="00F52A22">
            <w:pPr>
              <w:spacing w:after="0" w:line="240" w:lineRule="auto"/>
              <w:jc w:val="center"/>
              <w:rPr>
                <w:rFonts w:ascii="Times New Roman" w:eastAsia="Times New Roman" w:hAnsi="Times New Roman" w:cs="Times New Roman"/>
                <w:color w:val="000000" w:themeColor="text1"/>
                <w:sz w:val="24"/>
                <w:szCs w:val="24"/>
              </w:rPr>
            </w:pPr>
            <w:r w:rsidRPr="008706BE">
              <w:rPr>
                <w:rFonts w:ascii="Times New Roman" w:eastAsia="Times New Roman" w:hAnsi="Times New Roman" w:cs="Times New Roman"/>
                <w:color w:val="000000" w:themeColor="text1"/>
                <w:sz w:val="24"/>
                <w:szCs w:val="24"/>
              </w:rPr>
              <w:t>10</w:t>
            </w:r>
          </w:p>
        </w:tc>
        <w:tc>
          <w:tcPr>
            <w:tcW w:w="1800" w:type="dxa"/>
            <w:shd w:val="clear" w:color="auto" w:fill="auto"/>
            <w:noWrap/>
            <w:vAlign w:val="bottom"/>
          </w:tcPr>
          <w:p w14:paraId="703DD34C" w14:textId="0A013819" w:rsidR="00F52A22" w:rsidRPr="008706BE" w:rsidRDefault="00F52A22" w:rsidP="00F52A22">
            <w:pPr>
              <w:spacing w:after="0" w:line="240" w:lineRule="auto"/>
              <w:jc w:val="center"/>
              <w:rPr>
                <w:rFonts w:ascii="Times New Roman" w:eastAsia="Times New Roman" w:hAnsi="Times New Roman" w:cs="Times New Roman"/>
                <w:color w:val="000000" w:themeColor="text1"/>
                <w:sz w:val="24"/>
                <w:szCs w:val="24"/>
              </w:rPr>
            </w:pPr>
            <w:r w:rsidRPr="008706BE">
              <w:rPr>
                <w:rFonts w:ascii="Times New Roman" w:eastAsia="Times New Roman" w:hAnsi="Times New Roman" w:cs="Times New Roman"/>
                <w:color w:val="000000" w:themeColor="text1"/>
                <w:sz w:val="24"/>
                <w:szCs w:val="24"/>
              </w:rPr>
              <w:t>10</w:t>
            </w:r>
          </w:p>
        </w:tc>
      </w:tr>
      <w:tr w:rsidR="00F52A22" w:rsidRPr="00F05193" w14:paraId="0E895973" w14:textId="77777777" w:rsidTr="00CB2529">
        <w:trPr>
          <w:trHeight w:val="285"/>
        </w:trPr>
        <w:tc>
          <w:tcPr>
            <w:tcW w:w="1280" w:type="dxa"/>
            <w:shd w:val="clear" w:color="auto" w:fill="auto"/>
            <w:noWrap/>
            <w:vAlign w:val="bottom"/>
          </w:tcPr>
          <w:p w14:paraId="560079ED" w14:textId="463956E9" w:rsidR="00F52A22" w:rsidRDefault="007E3733" w:rsidP="00F52A22">
            <w:pPr>
              <w:spacing w:after="0" w:line="240" w:lineRule="auto"/>
              <w:jc w:val="center"/>
              <w:rPr>
                <w:rFonts w:ascii="Calibri" w:hAnsi="Calibri"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T</m:t>
                    </m:r>
                  </m:e>
                  <m:sub>
                    <m:r>
                      <w:rPr>
                        <w:rFonts w:ascii="Cambria Math" w:eastAsia="Times New Roman" w:hAnsi="Cambria Math" w:cs="Times New Roman"/>
                        <w:color w:val="000000" w:themeColor="text1"/>
                        <w:sz w:val="24"/>
                        <w:szCs w:val="24"/>
                      </w:rPr>
                      <m:t>max, la</m:t>
                    </m:r>
                  </m:sub>
                </m:sSub>
              </m:oMath>
            </m:oMathPara>
          </w:p>
        </w:tc>
        <w:tc>
          <w:tcPr>
            <w:tcW w:w="1685" w:type="dxa"/>
          </w:tcPr>
          <w:p w14:paraId="6B526B83" w14:textId="20C80316" w:rsidR="00F52A22" w:rsidRDefault="00F52A22" w:rsidP="00F52A22">
            <w:pPr>
              <w:spacing w:after="0" w:line="240" w:lineRule="auto"/>
              <w:jc w:val="center"/>
              <w:rPr>
                <w:rFonts w:ascii="Calibri" w:hAnsi="Calibri" w:cs="Times New Roman"/>
                <w:color w:val="000000" w:themeColor="text1"/>
                <w:sz w:val="24"/>
                <w:szCs w:val="24"/>
              </w:rPr>
            </w:pPr>
            <m:oMathPara>
              <m:oMath>
                <m:r>
                  <w:rPr>
                    <w:rFonts w:ascii="Cambria Math" w:eastAsia="Times New Roman" w:hAnsi="Cambria Math" w:cs="Times New Roman"/>
                    <w:color w:val="000000" w:themeColor="text1"/>
                    <w:sz w:val="24"/>
                    <w:szCs w:val="24"/>
                  </w:rPr>
                  <m:t>ms</m:t>
                </m:r>
              </m:oMath>
            </m:oMathPara>
          </w:p>
        </w:tc>
        <w:tc>
          <w:tcPr>
            <w:tcW w:w="2070" w:type="dxa"/>
            <w:shd w:val="clear" w:color="auto" w:fill="auto"/>
            <w:noWrap/>
            <w:vAlign w:val="bottom"/>
          </w:tcPr>
          <w:p w14:paraId="53F36871" w14:textId="342B1FAF" w:rsidR="00F52A22" w:rsidRPr="008706BE" w:rsidRDefault="00F52A22" w:rsidP="00F52A22">
            <w:pPr>
              <w:spacing w:after="0" w:line="240" w:lineRule="auto"/>
              <w:jc w:val="center"/>
              <w:rPr>
                <w:rFonts w:ascii="Times New Roman" w:eastAsia="Times New Roman" w:hAnsi="Times New Roman" w:cs="Times New Roman"/>
                <w:color w:val="000000" w:themeColor="text1"/>
                <w:sz w:val="24"/>
                <w:szCs w:val="24"/>
              </w:rPr>
            </w:pPr>
            <w:r w:rsidRPr="008706BE">
              <w:rPr>
                <w:rFonts w:ascii="Times New Roman" w:eastAsia="Times New Roman" w:hAnsi="Times New Roman" w:cs="Times New Roman"/>
                <w:color w:val="000000" w:themeColor="text1"/>
                <w:sz w:val="24"/>
                <w:szCs w:val="24"/>
              </w:rPr>
              <w:t>120</w:t>
            </w:r>
          </w:p>
        </w:tc>
        <w:tc>
          <w:tcPr>
            <w:tcW w:w="2520" w:type="dxa"/>
            <w:shd w:val="clear" w:color="auto" w:fill="auto"/>
            <w:noWrap/>
            <w:vAlign w:val="bottom"/>
          </w:tcPr>
          <w:p w14:paraId="3BFA8799" w14:textId="756B5B5B" w:rsidR="00F52A22" w:rsidRPr="008706BE" w:rsidRDefault="00F52A22" w:rsidP="00F52A22">
            <w:pPr>
              <w:spacing w:after="0" w:line="240" w:lineRule="auto"/>
              <w:jc w:val="center"/>
              <w:rPr>
                <w:rFonts w:ascii="Times New Roman" w:eastAsia="Times New Roman" w:hAnsi="Times New Roman" w:cs="Times New Roman"/>
                <w:color w:val="000000" w:themeColor="text1"/>
                <w:sz w:val="24"/>
                <w:szCs w:val="24"/>
              </w:rPr>
            </w:pPr>
            <w:r w:rsidRPr="008706BE">
              <w:rPr>
                <w:rFonts w:ascii="Times New Roman" w:eastAsia="Times New Roman" w:hAnsi="Times New Roman" w:cs="Times New Roman"/>
                <w:color w:val="000000" w:themeColor="text1"/>
                <w:sz w:val="24"/>
                <w:szCs w:val="24"/>
              </w:rPr>
              <w:t>120</w:t>
            </w:r>
          </w:p>
        </w:tc>
        <w:tc>
          <w:tcPr>
            <w:tcW w:w="1800" w:type="dxa"/>
            <w:shd w:val="clear" w:color="auto" w:fill="auto"/>
            <w:noWrap/>
            <w:vAlign w:val="bottom"/>
          </w:tcPr>
          <w:p w14:paraId="1530DC8A" w14:textId="329CA9A5" w:rsidR="00F52A22" w:rsidRPr="008706BE" w:rsidRDefault="00F52A22" w:rsidP="00F52A22">
            <w:pPr>
              <w:spacing w:after="0" w:line="240" w:lineRule="auto"/>
              <w:jc w:val="center"/>
              <w:rPr>
                <w:rFonts w:ascii="Times New Roman" w:eastAsia="Times New Roman" w:hAnsi="Times New Roman" w:cs="Times New Roman"/>
                <w:color w:val="000000" w:themeColor="text1"/>
                <w:sz w:val="24"/>
                <w:szCs w:val="24"/>
              </w:rPr>
            </w:pPr>
            <w:r w:rsidRPr="008706BE">
              <w:rPr>
                <w:rFonts w:ascii="Times New Roman" w:eastAsia="Times New Roman" w:hAnsi="Times New Roman" w:cs="Times New Roman"/>
                <w:color w:val="000000" w:themeColor="text1"/>
                <w:sz w:val="24"/>
                <w:szCs w:val="24"/>
              </w:rPr>
              <w:t>150</w:t>
            </w:r>
          </w:p>
        </w:tc>
      </w:tr>
      <w:tr w:rsidR="00F52A22" w:rsidRPr="00F05193" w14:paraId="22AEAE75" w14:textId="77777777" w:rsidTr="00CB2529">
        <w:trPr>
          <w:trHeight w:val="285"/>
        </w:trPr>
        <w:tc>
          <w:tcPr>
            <w:tcW w:w="1280" w:type="dxa"/>
            <w:shd w:val="clear" w:color="auto" w:fill="auto"/>
            <w:noWrap/>
            <w:vAlign w:val="bottom"/>
          </w:tcPr>
          <w:p w14:paraId="24738F07" w14:textId="22678C95" w:rsidR="00F52A22" w:rsidRDefault="007E3733" w:rsidP="00F52A22">
            <w:pPr>
              <w:spacing w:after="0" w:line="240" w:lineRule="auto"/>
              <w:jc w:val="center"/>
              <w:rPr>
                <w:rFonts w:ascii="Calibri" w:hAnsi="Calibri"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τ</m:t>
                    </m:r>
                  </m:e>
                  <m:sub>
                    <m:r>
                      <w:rPr>
                        <w:rFonts w:ascii="Cambria Math" w:eastAsia="Times New Roman" w:hAnsi="Cambria Math" w:cs="Times New Roman"/>
                        <w:color w:val="000000" w:themeColor="text1"/>
                        <w:sz w:val="24"/>
                        <w:szCs w:val="24"/>
                      </w:rPr>
                      <m:t>la</m:t>
                    </m:r>
                  </m:sub>
                </m:sSub>
              </m:oMath>
            </m:oMathPara>
          </w:p>
        </w:tc>
        <w:tc>
          <w:tcPr>
            <w:tcW w:w="1685" w:type="dxa"/>
          </w:tcPr>
          <w:p w14:paraId="0042CBE6" w14:textId="7988EDF1" w:rsidR="00F52A22" w:rsidRDefault="00F52A22" w:rsidP="00F52A22">
            <w:pPr>
              <w:spacing w:after="0" w:line="240" w:lineRule="auto"/>
              <w:jc w:val="center"/>
              <w:rPr>
                <w:rFonts w:ascii="Calibri" w:hAnsi="Calibri" w:cs="Times New Roman"/>
                <w:color w:val="000000" w:themeColor="text1"/>
                <w:sz w:val="24"/>
                <w:szCs w:val="24"/>
              </w:rPr>
            </w:pPr>
            <m:oMathPara>
              <m:oMath>
                <m:r>
                  <w:rPr>
                    <w:rFonts w:ascii="Cambria Math" w:eastAsia="Times New Roman" w:hAnsi="Cambria Math" w:cs="Times New Roman"/>
                    <w:color w:val="000000" w:themeColor="text1"/>
                    <w:sz w:val="24"/>
                    <w:szCs w:val="24"/>
                  </w:rPr>
                  <m:t>ms</m:t>
                </m:r>
              </m:oMath>
            </m:oMathPara>
          </w:p>
        </w:tc>
        <w:tc>
          <w:tcPr>
            <w:tcW w:w="2070" w:type="dxa"/>
            <w:shd w:val="clear" w:color="auto" w:fill="auto"/>
            <w:noWrap/>
            <w:vAlign w:val="bottom"/>
          </w:tcPr>
          <w:p w14:paraId="1D94ED8E" w14:textId="151D3123" w:rsidR="00F52A22" w:rsidRPr="008706BE" w:rsidRDefault="00F52A22" w:rsidP="00F52A22">
            <w:pPr>
              <w:spacing w:after="0" w:line="240" w:lineRule="auto"/>
              <w:jc w:val="center"/>
              <w:rPr>
                <w:rFonts w:ascii="Times New Roman" w:eastAsia="Times New Roman" w:hAnsi="Times New Roman" w:cs="Times New Roman"/>
                <w:color w:val="000000" w:themeColor="text1"/>
                <w:sz w:val="24"/>
                <w:szCs w:val="24"/>
              </w:rPr>
            </w:pPr>
            <w:r w:rsidRPr="008706BE">
              <w:rPr>
                <w:rFonts w:ascii="Times New Roman" w:eastAsia="Times New Roman" w:hAnsi="Times New Roman" w:cs="Times New Roman"/>
                <w:color w:val="000000" w:themeColor="text1"/>
                <w:sz w:val="24"/>
                <w:szCs w:val="24"/>
              </w:rPr>
              <w:t>25</w:t>
            </w:r>
          </w:p>
        </w:tc>
        <w:tc>
          <w:tcPr>
            <w:tcW w:w="2520" w:type="dxa"/>
            <w:shd w:val="clear" w:color="auto" w:fill="auto"/>
            <w:noWrap/>
            <w:vAlign w:val="bottom"/>
          </w:tcPr>
          <w:p w14:paraId="756A2080" w14:textId="1BF2C57D" w:rsidR="00F52A22" w:rsidRPr="008706BE" w:rsidRDefault="00F52A22" w:rsidP="00F52A22">
            <w:pPr>
              <w:spacing w:after="0" w:line="240" w:lineRule="auto"/>
              <w:jc w:val="center"/>
              <w:rPr>
                <w:rFonts w:ascii="Times New Roman" w:eastAsia="Times New Roman" w:hAnsi="Times New Roman" w:cs="Times New Roman"/>
                <w:color w:val="000000" w:themeColor="text1"/>
                <w:sz w:val="24"/>
                <w:szCs w:val="24"/>
              </w:rPr>
            </w:pPr>
            <w:r w:rsidRPr="008706BE">
              <w:rPr>
                <w:rFonts w:ascii="Times New Roman" w:eastAsia="Times New Roman" w:hAnsi="Times New Roman" w:cs="Times New Roman"/>
                <w:color w:val="000000" w:themeColor="text1"/>
                <w:sz w:val="24"/>
                <w:szCs w:val="24"/>
              </w:rPr>
              <w:t>25</w:t>
            </w:r>
          </w:p>
        </w:tc>
        <w:tc>
          <w:tcPr>
            <w:tcW w:w="1800" w:type="dxa"/>
            <w:shd w:val="clear" w:color="auto" w:fill="auto"/>
            <w:noWrap/>
            <w:vAlign w:val="bottom"/>
          </w:tcPr>
          <w:p w14:paraId="036DB468" w14:textId="4B8F019C" w:rsidR="00F52A22" w:rsidRPr="008706BE" w:rsidRDefault="00F52A22" w:rsidP="00F52A22">
            <w:pPr>
              <w:spacing w:after="0" w:line="240" w:lineRule="auto"/>
              <w:jc w:val="center"/>
              <w:rPr>
                <w:rFonts w:ascii="Times New Roman" w:eastAsia="Times New Roman" w:hAnsi="Times New Roman" w:cs="Times New Roman"/>
                <w:color w:val="000000" w:themeColor="text1"/>
                <w:sz w:val="24"/>
                <w:szCs w:val="24"/>
              </w:rPr>
            </w:pPr>
            <w:r w:rsidRPr="008706BE">
              <w:rPr>
                <w:rFonts w:ascii="Times New Roman" w:eastAsia="Times New Roman" w:hAnsi="Times New Roman" w:cs="Times New Roman"/>
                <w:color w:val="000000" w:themeColor="text1"/>
                <w:sz w:val="24"/>
                <w:szCs w:val="24"/>
              </w:rPr>
              <w:t>25</w:t>
            </w:r>
          </w:p>
        </w:tc>
      </w:tr>
      <w:tr w:rsidR="00F52A22" w:rsidRPr="00F05193" w14:paraId="18F33375" w14:textId="77777777" w:rsidTr="00CB2529">
        <w:trPr>
          <w:trHeight w:val="285"/>
        </w:trPr>
        <w:tc>
          <w:tcPr>
            <w:tcW w:w="1280" w:type="dxa"/>
            <w:shd w:val="clear" w:color="auto" w:fill="auto"/>
            <w:noWrap/>
            <w:vAlign w:val="bottom"/>
          </w:tcPr>
          <w:p w14:paraId="0EC522DC" w14:textId="4509D03E" w:rsidR="00F52A22" w:rsidRDefault="007E3733" w:rsidP="00F52A22">
            <w:pPr>
              <w:spacing w:after="0" w:line="240" w:lineRule="auto"/>
              <w:jc w:val="center"/>
              <w:rPr>
                <w:rFonts w:ascii="Calibri" w:hAnsi="Calibri"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t</m:t>
                    </m:r>
                  </m:e>
                  <m:sub>
                    <m:r>
                      <w:rPr>
                        <w:rFonts w:ascii="Cambria Math" w:eastAsia="Times New Roman" w:hAnsi="Cambria Math" w:cs="Times New Roman"/>
                        <w:color w:val="000000" w:themeColor="text1"/>
                        <w:sz w:val="24"/>
                        <w:szCs w:val="24"/>
                      </w:rPr>
                      <m:t>delay,la</m:t>
                    </m:r>
                  </m:sub>
                </m:sSub>
              </m:oMath>
            </m:oMathPara>
          </w:p>
        </w:tc>
        <w:tc>
          <w:tcPr>
            <w:tcW w:w="1685" w:type="dxa"/>
          </w:tcPr>
          <w:p w14:paraId="3BD71176" w14:textId="2486B1F7" w:rsidR="00F52A22" w:rsidRDefault="00F52A22" w:rsidP="00F52A22">
            <w:pPr>
              <w:spacing w:after="0" w:line="240" w:lineRule="auto"/>
              <w:jc w:val="center"/>
              <w:rPr>
                <w:rFonts w:ascii="Calibri" w:hAnsi="Calibri" w:cs="Times New Roman"/>
                <w:color w:val="000000" w:themeColor="text1"/>
                <w:sz w:val="24"/>
                <w:szCs w:val="24"/>
              </w:rPr>
            </w:pPr>
            <m:oMathPara>
              <m:oMath>
                <m:r>
                  <w:rPr>
                    <w:rFonts w:ascii="Cambria Math" w:eastAsia="Times New Roman" w:hAnsi="Cambria Math" w:cs="Times New Roman"/>
                    <w:color w:val="000000" w:themeColor="text1"/>
                    <w:sz w:val="24"/>
                    <w:szCs w:val="24"/>
                  </w:rPr>
                  <m:t>ms</m:t>
                </m:r>
              </m:oMath>
            </m:oMathPara>
          </w:p>
        </w:tc>
        <w:tc>
          <w:tcPr>
            <w:tcW w:w="2070" w:type="dxa"/>
            <w:shd w:val="clear" w:color="auto" w:fill="auto"/>
            <w:noWrap/>
            <w:vAlign w:val="bottom"/>
          </w:tcPr>
          <w:p w14:paraId="44C5B6E8" w14:textId="5E662998" w:rsidR="00F52A22" w:rsidRPr="008706BE" w:rsidRDefault="00F52A22" w:rsidP="00F52A22">
            <w:pPr>
              <w:spacing w:after="0" w:line="240" w:lineRule="auto"/>
              <w:jc w:val="center"/>
              <w:rPr>
                <w:rFonts w:ascii="Times New Roman" w:eastAsia="Times New Roman" w:hAnsi="Times New Roman" w:cs="Times New Roman"/>
                <w:color w:val="000000" w:themeColor="text1"/>
                <w:sz w:val="24"/>
                <w:szCs w:val="24"/>
              </w:rPr>
            </w:pPr>
            <w:r w:rsidRPr="008706BE">
              <w:rPr>
                <w:rFonts w:ascii="Times New Roman" w:eastAsia="Times New Roman" w:hAnsi="Times New Roman" w:cs="Times New Roman"/>
                <w:color w:val="000000" w:themeColor="text1"/>
                <w:sz w:val="24"/>
                <w:szCs w:val="24"/>
              </w:rPr>
              <w:t>140</w:t>
            </w:r>
          </w:p>
        </w:tc>
        <w:tc>
          <w:tcPr>
            <w:tcW w:w="2520" w:type="dxa"/>
            <w:shd w:val="clear" w:color="auto" w:fill="auto"/>
            <w:noWrap/>
            <w:vAlign w:val="bottom"/>
          </w:tcPr>
          <w:p w14:paraId="7006B05B" w14:textId="10569665" w:rsidR="00F52A22" w:rsidRPr="008706BE" w:rsidRDefault="00F52A22" w:rsidP="00F52A22">
            <w:pPr>
              <w:spacing w:after="0" w:line="240" w:lineRule="auto"/>
              <w:jc w:val="center"/>
              <w:rPr>
                <w:rFonts w:ascii="Times New Roman" w:eastAsia="Times New Roman" w:hAnsi="Times New Roman" w:cs="Times New Roman"/>
                <w:color w:val="000000" w:themeColor="text1"/>
                <w:sz w:val="24"/>
                <w:szCs w:val="24"/>
              </w:rPr>
            </w:pPr>
            <w:r w:rsidRPr="008706BE">
              <w:rPr>
                <w:rFonts w:ascii="Times New Roman" w:eastAsia="Times New Roman" w:hAnsi="Times New Roman" w:cs="Times New Roman"/>
                <w:color w:val="000000" w:themeColor="text1"/>
                <w:sz w:val="24"/>
                <w:szCs w:val="24"/>
              </w:rPr>
              <w:t>140</w:t>
            </w:r>
          </w:p>
        </w:tc>
        <w:tc>
          <w:tcPr>
            <w:tcW w:w="1800" w:type="dxa"/>
            <w:shd w:val="clear" w:color="auto" w:fill="auto"/>
            <w:noWrap/>
            <w:vAlign w:val="bottom"/>
          </w:tcPr>
          <w:p w14:paraId="4BA8773D" w14:textId="64D462ED" w:rsidR="00F52A22" w:rsidRPr="008706BE" w:rsidRDefault="00F52A22" w:rsidP="00F52A22">
            <w:pPr>
              <w:spacing w:after="0" w:line="240" w:lineRule="auto"/>
              <w:jc w:val="center"/>
              <w:rPr>
                <w:rFonts w:ascii="Times New Roman" w:eastAsia="Times New Roman" w:hAnsi="Times New Roman" w:cs="Times New Roman"/>
                <w:color w:val="000000" w:themeColor="text1"/>
                <w:sz w:val="24"/>
                <w:szCs w:val="24"/>
              </w:rPr>
            </w:pPr>
            <w:r w:rsidRPr="008706BE">
              <w:rPr>
                <w:rFonts w:ascii="Times New Roman" w:eastAsia="Times New Roman" w:hAnsi="Times New Roman" w:cs="Times New Roman"/>
                <w:color w:val="000000" w:themeColor="text1"/>
                <w:sz w:val="24"/>
                <w:szCs w:val="24"/>
              </w:rPr>
              <w:t>140</w:t>
            </w:r>
          </w:p>
        </w:tc>
      </w:tr>
    </w:tbl>
    <w:p w14:paraId="0D3BBB51" w14:textId="657332F2" w:rsidR="004D3E32" w:rsidRDefault="004D3E32" w:rsidP="003A03F8">
      <w:pPr>
        <w:spacing w:line="240" w:lineRule="auto"/>
        <w:jc w:val="both"/>
        <w:rPr>
          <w:rFonts w:ascii="Times New Roman" w:hAnsi="Times New Roman" w:cs="Times New Roman"/>
          <w:b/>
          <w:color w:val="000000" w:themeColor="text1"/>
          <w:sz w:val="24"/>
          <w:szCs w:val="24"/>
        </w:rPr>
      </w:pPr>
    </w:p>
    <w:p w14:paraId="73BED434" w14:textId="402E95B9" w:rsidR="00027698" w:rsidRDefault="00C56AEE" w:rsidP="00027698">
      <w:pPr>
        <w:spacing w:line="24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w:t>
      </w:r>
      <w:r w:rsidR="00027698" w:rsidRPr="00027698">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rPr>
        <w:t>Model parameters with disarray</w:t>
      </w:r>
    </w:p>
    <w:p w14:paraId="5632B23F" w14:textId="69479F16" w:rsidR="00C56AEE" w:rsidRPr="00C56AEE" w:rsidRDefault="00C56AEE" w:rsidP="00027698">
      <w:pPr>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model parameters calibrated to match with clinical volume waveform and blood pressure with varying </w:t>
      </w:r>
      <w:r w:rsidR="00E03BC7">
        <w:rPr>
          <w:rFonts w:ascii="Times New Roman" w:hAnsi="Times New Roman" w:cs="Times New Roman"/>
          <w:color w:val="000000" w:themeColor="text1"/>
          <w:sz w:val="24"/>
          <w:szCs w:val="24"/>
        </w:rPr>
        <w:t xml:space="preserve">degree of </w:t>
      </w:r>
      <w:r>
        <w:rPr>
          <w:rFonts w:ascii="Times New Roman" w:hAnsi="Times New Roman" w:cs="Times New Roman"/>
          <w:color w:val="000000" w:themeColor="text1"/>
          <w:sz w:val="24"/>
          <w:szCs w:val="24"/>
        </w:rPr>
        <w:t xml:space="preserve">disarray for 2 HCM subjects </w:t>
      </w:r>
      <w:r w:rsidR="00E03BC7">
        <w:rPr>
          <w:rFonts w:ascii="Times New Roman" w:hAnsi="Times New Roman" w:cs="Times New Roman"/>
          <w:color w:val="000000" w:themeColor="text1"/>
          <w:sz w:val="24"/>
          <w:szCs w:val="24"/>
        </w:rPr>
        <w:t xml:space="preserve">are listed below. Noted, the rest of the model parameters are same as described in </w:t>
      </w:r>
      <w:r w:rsidR="00F52A22">
        <w:rPr>
          <w:rFonts w:ascii="Times New Roman" w:hAnsi="Times New Roman" w:cs="Times New Roman"/>
          <w:color w:val="000000" w:themeColor="text1"/>
          <w:sz w:val="24"/>
          <w:szCs w:val="24"/>
        </w:rPr>
        <w:t xml:space="preserve">Appendix B. </w:t>
      </w:r>
    </w:p>
    <w:tbl>
      <w:tblPr>
        <w:tblStyle w:val="TableGrid"/>
        <w:tblW w:w="0" w:type="auto"/>
        <w:tblLook w:val="04A0" w:firstRow="1" w:lastRow="0" w:firstColumn="1" w:lastColumn="0" w:noHBand="0" w:noVBand="1"/>
      </w:tblPr>
      <w:tblGrid>
        <w:gridCol w:w="1479"/>
        <w:gridCol w:w="946"/>
        <w:gridCol w:w="1350"/>
        <w:gridCol w:w="1350"/>
        <w:gridCol w:w="1440"/>
        <w:gridCol w:w="1440"/>
        <w:gridCol w:w="1345"/>
      </w:tblGrid>
      <w:tr w:rsidR="00027698" w:rsidRPr="00027698" w14:paraId="06B84C27" w14:textId="50B670C9" w:rsidTr="00027698">
        <w:tc>
          <w:tcPr>
            <w:tcW w:w="1479" w:type="dxa"/>
          </w:tcPr>
          <w:p w14:paraId="7ADFBFCE" w14:textId="77777777" w:rsidR="00027698" w:rsidRPr="00027698" w:rsidRDefault="00027698" w:rsidP="0009564A">
            <w:pPr>
              <w:spacing w:after="160"/>
              <w:jc w:val="center"/>
              <w:rPr>
                <w:rFonts w:ascii="Times New Roman" w:hAnsi="Times New Roman" w:cs="Times New Roman"/>
                <w:color w:val="000000" w:themeColor="text1"/>
                <w:sz w:val="24"/>
                <w:szCs w:val="24"/>
              </w:rPr>
            </w:pPr>
            <w:r w:rsidRPr="00027698">
              <w:rPr>
                <w:rFonts w:ascii="Times New Roman" w:hAnsi="Times New Roman" w:cs="Times New Roman"/>
                <w:color w:val="000000" w:themeColor="text1"/>
                <w:sz w:val="24"/>
                <w:szCs w:val="24"/>
              </w:rPr>
              <w:t>Parameter</w:t>
            </w:r>
          </w:p>
        </w:tc>
        <w:tc>
          <w:tcPr>
            <w:tcW w:w="946" w:type="dxa"/>
          </w:tcPr>
          <w:p w14:paraId="74CE4362" w14:textId="77777777" w:rsidR="00027698" w:rsidRPr="00027698" w:rsidRDefault="00027698" w:rsidP="0009564A">
            <w:pPr>
              <w:spacing w:after="160"/>
              <w:jc w:val="center"/>
              <w:rPr>
                <w:rFonts w:ascii="Times New Roman" w:hAnsi="Times New Roman" w:cs="Times New Roman"/>
                <w:color w:val="000000" w:themeColor="text1"/>
                <w:sz w:val="24"/>
                <w:szCs w:val="24"/>
              </w:rPr>
            </w:pPr>
            <w:r w:rsidRPr="00027698">
              <w:rPr>
                <w:rFonts w:ascii="Times New Roman" w:hAnsi="Times New Roman" w:cs="Times New Roman"/>
                <w:color w:val="000000" w:themeColor="text1"/>
                <w:sz w:val="24"/>
                <w:szCs w:val="24"/>
              </w:rPr>
              <w:t>Unit</w:t>
            </w:r>
          </w:p>
        </w:tc>
        <w:tc>
          <w:tcPr>
            <w:tcW w:w="1350" w:type="dxa"/>
          </w:tcPr>
          <w:p w14:paraId="27FC090E" w14:textId="64F7EF76" w:rsidR="00027698" w:rsidRPr="00027698" w:rsidRDefault="00027698" w:rsidP="0009564A">
            <w:pPr>
              <w:spacing w:after="160"/>
              <w:jc w:val="center"/>
              <w:rPr>
                <w:rFonts w:ascii="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κ=0.07</m:t>
                </m:r>
              </m:oMath>
            </m:oMathPara>
          </w:p>
        </w:tc>
        <w:tc>
          <w:tcPr>
            <w:tcW w:w="1350" w:type="dxa"/>
          </w:tcPr>
          <w:p w14:paraId="0AF41AB5" w14:textId="74F31ECC" w:rsidR="00027698" w:rsidRPr="00027698" w:rsidRDefault="00027698" w:rsidP="0009564A">
            <w:pPr>
              <w:spacing w:after="160"/>
              <w:jc w:val="center"/>
              <w:rPr>
                <w:rFonts w:ascii="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κ=0.1</m:t>
                </m:r>
              </m:oMath>
            </m:oMathPara>
          </w:p>
        </w:tc>
        <w:tc>
          <w:tcPr>
            <w:tcW w:w="1440" w:type="dxa"/>
          </w:tcPr>
          <w:p w14:paraId="51B14335" w14:textId="631B399C" w:rsidR="00027698" w:rsidRPr="00027698" w:rsidRDefault="00027698" w:rsidP="0009564A">
            <w:pPr>
              <w:spacing w:after="160"/>
              <w:jc w:val="center"/>
              <w:rPr>
                <w:rFonts w:ascii="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κ=0.14</m:t>
                </m:r>
              </m:oMath>
            </m:oMathPara>
          </w:p>
        </w:tc>
        <w:tc>
          <w:tcPr>
            <w:tcW w:w="1440" w:type="dxa"/>
          </w:tcPr>
          <w:p w14:paraId="186C1D9A" w14:textId="3B46C154" w:rsidR="00027698" w:rsidRPr="00027698" w:rsidRDefault="00027698" w:rsidP="0009564A">
            <w:pPr>
              <w:spacing w:after="160"/>
              <w:jc w:val="center"/>
              <w:rPr>
                <w:rFonts w:ascii="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κ=0.18</m:t>
                </m:r>
              </m:oMath>
            </m:oMathPara>
          </w:p>
        </w:tc>
        <w:tc>
          <w:tcPr>
            <w:tcW w:w="1345" w:type="dxa"/>
          </w:tcPr>
          <w:p w14:paraId="0211B53A" w14:textId="13396736" w:rsidR="00027698" w:rsidRPr="00027698" w:rsidRDefault="00027698" w:rsidP="0009564A">
            <w:pPr>
              <w:jc w:val="center"/>
              <w:rPr>
                <w:rFonts w:ascii="Times New Roman" w:eastAsia="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κ=0.22</m:t>
                </m:r>
              </m:oMath>
            </m:oMathPara>
          </w:p>
        </w:tc>
      </w:tr>
      <w:tr w:rsidR="005F5C07" w:rsidRPr="00027698" w14:paraId="77E17AA0" w14:textId="77777777" w:rsidTr="0084637F">
        <w:tc>
          <w:tcPr>
            <w:tcW w:w="9350" w:type="dxa"/>
            <w:gridSpan w:val="7"/>
          </w:tcPr>
          <w:p w14:paraId="73F0CC7B" w14:textId="2FF360AB" w:rsidR="005F5C07" w:rsidRPr="00027698" w:rsidRDefault="005F5C07" w:rsidP="0009564A">
            <w:pPr>
              <w:jc w:val="center"/>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O</w:t>
            </w:r>
            <w:r w:rsidRPr="005F5C07">
              <w:rPr>
                <w:rFonts w:ascii="Times New Roman" w:hAnsi="Times New Roman" w:cs="Times New Roman"/>
                <w:b/>
                <w:color w:val="000000" w:themeColor="text1"/>
                <w:sz w:val="24"/>
                <w:szCs w:val="24"/>
              </w:rPr>
              <w:t>bstructive</w:t>
            </w:r>
            <w:r>
              <w:rPr>
                <w:rFonts w:ascii="Times New Roman" w:hAnsi="Times New Roman" w:cs="Times New Roman"/>
                <w:b/>
                <w:color w:val="000000" w:themeColor="text1"/>
                <w:sz w:val="24"/>
                <w:szCs w:val="24"/>
              </w:rPr>
              <w:t xml:space="preserve"> HCM</w:t>
            </w:r>
          </w:p>
        </w:tc>
      </w:tr>
      <w:tr w:rsidR="00027698" w:rsidRPr="00027698" w14:paraId="136299A7" w14:textId="7C621C40" w:rsidTr="00027698">
        <w:tc>
          <w:tcPr>
            <w:tcW w:w="1479" w:type="dxa"/>
          </w:tcPr>
          <w:p w14:paraId="674E3847" w14:textId="5A932B44" w:rsidR="00027698" w:rsidRPr="00027698" w:rsidRDefault="007E3733" w:rsidP="0009564A">
            <w:pPr>
              <w:spacing w:after="160"/>
              <w:jc w:val="center"/>
              <w:rPr>
                <w:rFonts w:ascii="Times New Roman" w:hAnsi="Times New Roman" w:cs="Times New Roman"/>
                <w:color w:val="000000" w:themeColor="text1"/>
                <w:sz w:val="24"/>
                <w:szCs w:val="24"/>
              </w:rPr>
            </w:pPr>
            <m:oMathPara>
              <m:oMath>
                <m:sSub>
                  <m:sSubPr>
                    <m:ctrlPr>
                      <w:rPr>
                        <w:rFonts w:ascii="Cambria Math" w:hAnsi="Cambria Math" w:cs="Times New Roman"/>
                        <w:i/>
                        <w:color w:val="000000" w:themeColor="text1"/>
                        <w:sz w:val="24"/>
                        <w:szCs w:val="24"/>
                      </w:rPr>
                    </m:ctrlPr>
                  </m:sSubPr>
                  <m:e>
                    <m:r>
                      <w:rPr>
                        <w:rFonts w:ascii="Cambria Math" w:hAnsi="Cambria Math" w:cs="Times New Roman"/>
                        <w:color w:val="000000" w:themeColor="text1"/>
                        <w:sz w:val="24"/>
                        <w:szCs w:val="24"/>
                      </w:rPr>
                      <m:t>T</m:t>
                    </m:r>
                  </m:e>
                  <m:sub>
                    <m:r>
                      <w:rPr>
                        <w:rFonts w:ascii="Cambria Math" w:hAnsi="Cambria Math" w:cs="Times New Roman"/>
                        <w:color w:val="000000" w:themeColor="text1"/>
                        <w:sz w:val="24"/>
                        <w:szCs w:val="24"/>
                      </w:rPr>
                      <m:t>max</m:t>
                    </m:r>
                  </m:sub>
                </m:sSub>
              </m:oMath>
            </m:oMathPara>
          </w:p>
        </w:tc>
        <w:tc>
          <w:tcPr>
            <w:tcW w:w="946" w:type="dxa"/>
          </w:tcPr>
          <w:p w14:paraId="3ED1D9E7" w14:textId="3933950E" w:rsidR="00027698" w:rsidRPr="00027698" w:rsidRDefault="00027698" w:rsidP="0009564A">
            <w:pPr>
              <w:spacing w:after="160"/>
              <w:jc w:val="center"/>
              <w:rPr>
                <w:rFonts w:ascii="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kPa</m:t>
                </m:r>
              </m:oMath>
            </m:oMathPara>
          </w:p>
        </w:tc>
        <w:tc>
          <w:tcPr>
            <w:tcW w:w="1350" w:type="dxa"/>
          </w:tcPr>
          <w:p w14:paraId="13A15228" w14:textId="3B5DEE9E" w:rsidR="00027698" w:rsidRPr="00027698" w:rsidRDefault="00027698" w:rsidP="0009564A">
            <w:pPr>
              <w:spacing w:after="160"/>
              <w:jc w:val="center"/>
              <w:rPr>
                <w:rFonts w:ascii="Times New Roman" w:hAnsi="Times New Roman" w:cs="Times New Roman"/>
                <w:color w:val="000000" w:themeColor="text1"/>
                <w:sz w:val="24"/>
                <w:szCs w:val="24"/>
              </w:rPr>
            </w:pPr>
            <w:r w:rsidRPr="00027698">
              <w:rPr>
                <w:rFonts w:ascii="Times New Roman" w:hAnsi="Times New Roman" w:cs="Times New Roman"/>
                <w:color w:val="000000" w:themeColor="text1"/>
                <w:sz w:val="24"/>
                <w:szCs w:val="24"/>
              </w:rPr>
              <w:t>90.25</w:t>
            </w:r>
          </w:p>
        </w:tc>
        <w:tc>
          <w:tcPr>
            <w:tcW w:w="1350" w:type="dxa"/>
          </w:tcPr>
          <w:p w14:paraId="2ED976D7" w14:textId="1EEF4A35" w:rsidR="00027698" w:rsidRPr="00027698" w:rsidRDefault="00027698" w:rsidP="0009564A">
            <w:pPr>
              <w:spacing w:after="160"/>
              <w:jc w:val="center"/>
              <w:rPr>
                <w:rFonts w:ascii="Times New Roman" w:hAnsi="Times New Roman" w:cs="Times New Roman"/>
                <w:color w:val="000000" w:themeColor="text1"/>
                <w:sz w:val="24"/>
                <w:szCs w:val="24"/>
              </w:rPr>
            </w:pPr>
            <w:r w:rsidRPr="00027698">
              <w:rPr>
                <w:rFonts w:ascii="Times New Roman" w:hAnsi="Times New Roman" w:cs="Times New Roman"/>
                <w:color w:val="000000" w:themeColor="text1"/>
                <w:sz w:val="24"/>
                <w:szCs w:val="24"/>
              </w:rPr>
              <w:t>95</w:t>
            </w:r>
          </w:p>
        </w:tc>
        <w:tc>
          <w:tcPr>
            <w:tcW w:w="1440" w:type="dxa"/>
          </w:tcPr>
          <w:p w14:paraId="67B0D352" w14:textId="1146BA12" w:rsidR="00027698" w:rsidRPr="00027698" w:rsidRDefault="00027698" w:rsidP="0009564A">
            <w:pPr>
              <w:spacing w:after="160"/>
              <w:jc w:val="center"/>
              <w:rPr>
                <w:rFonts w:ascii="Times New Roman" w:hAnsi="Times New Roman" w:cs="Times New Roman"/>
                <w:color w:val="000000" w:themeColor="text1"/>
                <w:sz w:val="24"/>
                <w:szCs w:val="24"/>
              </w:rPr>
            </w:pPr>
            <w:r w:rsidRPr="00027698">
              <w:rPr>
                <w:rFonts w:ascii="Times New Roman" w:hAnsi="Times New Roman" w:cs="Times New Roman"/>
                <w:color w:val="000000" w:themeColor="text1"/>
                <w:sz w:val="24"/>
                <w:szCs w:val="24"/>
              </w:rPr>
              <w:t>104.5</w:t>
            </w:r>
          </w:p>
        </w:tc>
        <w:tc>
          <w:tcPr>
            <w:tcW w:w="1440" w:type="dxa"/>
          </w:tcPr>
          <w:p w14:paraId="05A7D9FE" w14:textId="35CB611F" w:rsidR="00027698" w:rsidRPr="00027698" w:rsidRDefault="00027698" w:rsidP="0009564A">
            <w:pPr>
              <w:spacing w:after="160"/>
              <w:jc w:val="center"/>
              <w:rPr>
                <w:rFonts w:ascii="Times New Roman" w:hAnsi="Times New Roman" w:cs="Times New Roman"/>
                <w:color w:val="000000" w:themeColor="text1"/>
                <w:sz w:val="24"/>
                <w:szCs w:val="24"/>
              </w:rPr>
            </w:pPr>
            <w:r w:rsidRPr="00027698">
              <w:rPr>
                <w:rFonts w:ascii="Times New Roman" w:hAnsi="Times New Roman" w:cs="Times New Roman"/>
                <w:color w:val="000000" w:themeColor="text1"/>
                <w:sz w:val="24"/>
                <w:szCs w:val="24"/>
              </w:rPr>
              <w:t>114</w:t>
            </w:r>
          </w:p>
        </w:tc>
        <w:tc>
          <w:tcPr>
            <w:tcW w:w="1345" w:type="dxa"/>
          </w:tcPr>
          <w:p w14:paraId="5AE2CD92" w14:textId="65901372" w:rsidR="00027698" w:rsidRPr="00027698" w:rsidRDefault="00027698" w:rsidP="0009564A">
            <w:pPr>
              <w:jc w:val="center"/>
              <w:rPr>
                <w:rFonts w:ascii="Times New Roman" w:hAnsi="Times New Roman" w:cs="Times New Roman"/>
                <w:color w:val="000000" w:themeColor="text1"/>
                <w:sz w:val="24"/>
                <w:szCs w:val="24"/>
              </w:rPr>
            </w:pPr>
            <w:r w:rsidRPr="00027698">
              <w:rPr>
                <w:rFonts w:ascii="Times New Roman" w:hAnsi="Times New Roman" w:cs="Times New Roman"/>
                <w:color w:val="000000" w:themeColor="text1"/>
                <w:sz w:val="24"/>
                <w:szCs w:val="24"/>
              </w:rPr>
              <w:t>152</w:t>
            </w:r>
          </w:p>
        </w:tc>
      </w:tr>
      <w:tr w:rsidR="00027698" w:rsidRPr="00027698" w14:paraId="32BD0415" w14:textId="77777777" w:rsidTr="00027698">
        <w:tc>
          <w:tcPr>
            <w:tcW w:w="1479" w:type="dxa"/>
          </w:tcPr>
          <w:p w14:paraId="496DDF5C" w14:textId="70E37CA8" w:rsidR="00027698" w:rsidRPr="00027698" w:rsidRDefault="007E3733" w:rsidP="0009564A">
            <w:pPr>
              <w:jc w:val="center"/>
              <w:rPr>
                <w:rFonts w:ascii="Times New Roman" w:eastAsia="Calibri" w:hAnsi="Times New Roman"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V</m:t>
                    </m:r>
                  </m:e>
                  <m:sub>
                    <m:r>
                      <w:rPr>
                        <w:rFonts w:ascii="Cambria Math" w:eastAsia="Times New Roman" w:hAnsi="Cambria Math" w:cs="Times New Roman"/>
                        <w:color w:val="000000" w:themeColor="text1"/>
                        <w:sz w:val="24"/>
                        <w:szCs w:val="24"/>
                      </w:rPr>
                      <m:t>ven,0</m:t>
                    </m:r>
                  </m:sub>
                </m:sSub>
              </m:oMath>
            </m:oMathPara>
          </w:p>
        </w:tc>
        <w:tc>
          <w:tcPr>
            <w:tcW w:w="946" w:type="dxa"/>
          </w:tcPr>
          <w:p w14:paraId="171EADAE" w14:textId="39D93AFE" w:rsidR="00027698" w:rsidRPr="00027698" w:rsidRDefault="00027698" w:rsidP="0009564A">
            <w:pPr>
              <w:jc w:val="center"/>
              <w:rPr>
                <w:rFonts w:ascii="Times New Roman" w:hAnsi="Times New Roman" w:cs="Times New Roman"/>
                <w:color w:val="000000" w:themeColor="text1"/>
                <w:sz w:val="24"/>
                <w:szCs w:val="24"/>
              </w:rPr>
            </w:pPr>
            <m:oMathPara>
              <m:oMath>
                <m:r>
                  <w:rPr>
                    <w:rFonts w:ascii="Cambria Math" w:eastAsia="Times New Roman" w:hAnsi="Cambria Math" w:cs="Times New Roman"/>
                    <w:color w:val="000000" w:themeColor="text1"/>
                    <w:sz w:val="24"/>
                    <w:szCs w:val="24"/>
                  </w:rPr>
                  <m:t>ml</m:t>
                </m:r>
              </m:oMath>
            </m:oMathPara>
          </w:p>
        </w:tc>
        <w:tc>
          <w:tcPr>
            <w:tcW w:w="1350" w:type="dxa"/>
          </w:tcPr>
          <w:p w14:paraId="0EF9BD36" w14:textId="79062AB0" w:rsidR="00027698" w:rsidRPr="00027698" w:rsidRDefault="00027698" w:rsidP="0009564A">
            <w:pPr>
              <w:jc w:val="center"/>
              <w:rPr>
                <w:rFonts w:ascii="Times New Roman" w:hAnsi="Times New Roman" w:cs="Times New Roman"/>
                <w:color w:val="000000" w:themeColor="text1"/>
                <w:sz w:val="24"/>
                <w:szCs w:val="24"/>
              </w:rPr>
            </w:pPr>
            <w:r w:rsidRPr="00027698">
              <w:rPr>
                <w:rFonts w:ascii="Times New Roman" w:hAnsi="Times New Roman" w:cs="Times New Roman"/>
                <w:color w:val="000000" w:themeColor="text1"/>
                <w:sz w:val="24"/>
                <w:szCs w:val="24"/>
              </w:rPr>
              <w:t>4550</w:t>
            </w:r>
          </w:p>
        </w:tc>
        <w:tc>
          <w:tcPr>
            <w:tcW w:w="1350" w:type="dxa"/>
          </w:tcPr>
          <w:p w14:paraId="1DDC81A8" w14:textId="6F8C6DC6" w:rsidR="00027698" w:rsidRPr="00027698" w:rsidRDefault="00027698" w:rsidP="0009564A">
            <w:pPr>
              <w:jc w:val="center"/>
              <w:rPr>
                <w:rFonts w:ascii="Times New Roman" w:hAnsi="Times New Roman" w:cs="Times New Roman"/>
                <w:color w:val="000000" w:themeColor="text1"/>
                <w:sz w:val="24"/>
                <w:szCs w:val="24"/>
              </w:rPr>
            </w:pPr>
            <w:r w:rsidRPr="00027698">
              <w:rPr>
                <w:rFonts w:ascii="Times New Roman" w:hAnsi="Times New Roman" w:cs="Times New Roman"/>
                <w:color w:val="000000" w:themeColor="text1"/>
                <w:sz w:val="24"/>
                <w:szCs w:val="24"/>
              </w:rPr>
              <w:t>4640</w:t>
            </w:r>
          </w:p>
        </w:tc>
        <w:tc>
          <w:tcPr>
            <w:tcW w:w="1440" w:type="dxa"/>
          </w:tcPr>
          <w:p w14:paraId="2F66D6FC" w14:textId="03E8C33B" w:rsidR="00027698" w:rsidRPr="00027698" w:rsidRDefault="00027698" w:rsidP="0009564A">
            <w:pPr>
              <w:jc w:val="center"/>
              <w:rPr>
                <w:rFonts w:ascii="Times New Roman" w:hAnsi="Times New Roman" w:cs="Times New Roman"/>
                <w:color w:val="000000" w:themeColor="text1"/>
                <w:sz w:val="24"/>
                <w:szCs w:val="24"/>
              </w:rPr>
            </w:pPr>
            <w:r w:rsidRPr="00027698">
              <w:rPr>
                <w:rFonts w:ascii="Times New Roman" w:hAnsi="Times New Roman" w:cs="Times New Roman"/>
                <w:color w:val="000000" w:themeColor="text1"/>
                <w:sz w:val="24"/>
                <w:szCs w:val="24"/>
              </w:rPr>
              <w:t>4660</w:t>
            </w:r>
          </w:p>
        </w:tc>
        <w:tc>
          <w:tcPr>
            <w:tcW w:w="1440" w:type="dxa"/>
          </w:tcPr>
          <w:p w14:paraId="175249EE" w14:textId="3FB11345" w:rsidR="00027698" w:rsidRPr="00027698" w:rsidRDefault="00027698" w:rsidP="0009564A">
            <w:pPr>
              <w:jc w:val="center"/>
              <w:rPr>
                <w:rFonts w:ascii="Times New Roman" w:hAnsi="Times New Roman" w:cs="Times New Roman"/>
                <w:color w:val="000000" w:themeColor="text1"/>
                <w:sz w:val="24"/>
                <w:szCs w:val="24"/>
              </w:rPr>
            </w:pPr>
            <w:r w:rsidRPr="00027698">
              <w:rPr>
                <w:rFonts w:ascii="Times New Roman" w:hAnsi="Times New Roman" w:cs="Times New Roman"/>
                <w:color w:val="000000" w:themeColor="text1"/>
                <w:sz w:val="24"/>
                <w:szCs w:val="24"/>
              </w:rPr>
              <w:t>4660</w:t>
            </w:r>
          </w:p>
        </w:tc>
        <w:tc>
          <w:tcPr>
            <w:tcW w:w="1345" w:type="dxa"/>
          </w:tcPr>
          <w:p w14:paraId="4AEAF4C5" w14:textId="42801A10" w:rsidR="00027698" w:rsidRPr="00027698" w:rsidRDefault="00027698" w:rsidP="0009564A">
            <w:pPr>
              <w:jc w:val="center"/>
              <w:rPr>
                <w:rFonts w:ascii="Times New Roman" w:hAnsi="Times New Roman" w:cs="Times New Roman"/>
                <w:color w:val="000000" w:themeColor="text1"/>
                <w:sz w:val="24"/>
                <w:szCs w:val="24"/>
              </w:rPr>
            </w:pPr>
            <w:r w:rsidRPr="00027698">
              <w:rPr>
                <w:rFonts w:ascii="Times New Roman" w:hAnsi="Times New Roman" w:cs="Times New Roman"/>
                <w:color w:val="000000" w:themeColor="text1"/>
                <w:sz w:val="24"/>
                <w:szCs w:val="24"/>
              </w:rPr>
              <w:t>4660</w:t>
            </w:r>
          </w:p>
        </w:tc>
      </w:tr>
      <w:tr w:rsidR="005F5C07" w:rsidRPr="00027698" w14:paraId="34447B19" w14:textId="77777777" w:rsidTr="00375B0F">
        <w:tc>
          <w:tcPr>
            <w:tcW w:w="9350" w:type="dxa"/>
            <w:gridSpan w:val="7"/>
          </w:tcPr>
          <w:p w14:paraId="1C9FA9DE" w14:textId="1810F3F6" w:rsidR="005F5C07" w:rsidRPr="00027698" w:rsidRDefault="005F5C07" w:rsidP="0009564A">
            <w:pPr>
              <w:jc w:val="center"/>
              <w:rPr>
                <w:rFonts w:ascii="Times New Roman" w:hAnsi="Times New Roman" w:cs="Times New Roman"/>
                <w:color w:val="000000" w:themeColor="text1"/>
                <w:sz w:val="24"/>
                <w:szCs w:val="24"/>
              </w:rPr>
            </w:pPr>
            <w:r w:rsidRPr="005F5C07">
              <w:rPr>
                <w:rFonts w:ascii="Times New Roman" w:hAnsi="Times New Roman" w:cs="Times New Roman"/>
                <w:b/>
                <w:color w:val="000000" w:themeColor="text1"/>
                <w:sz w:val="24"/>
                <w:szCs w:val="24"/>
              </w:rPr>
              <w:t>Non-obstructive HCM</w:t>
            </w:r>
          </w:p>
        </w:tc>
      </w:tr>
      <w:tr w:rsidR="005F5C07" w:rsidRPr="00027698" w14:paraId="31103DB7" w14:textId="77777777" w:rsidTr="00027698">
        <w:tc>
          <w:tcPr>
            <w:tcW w:w="1479" w:type="dxa"/>
          </w:tcPr>
          <w:p w14:paraId="27AE401D" w14:textId="235744EF" w:rsidR="005F5C07" w:rsidRDefault="007E3733" w:rsidP="005F5C07">
            <w:pPr>
              <w:jc w:val="center"/>
              <w:rPr>
                <w:rFonts w:ascii="Calibri" w:hAnsi="Calibri" w:cs="Times New Roman"/>
                <w:color w:val="000000" w:themeColor="text1"/>
                <w:sz w:val="24"/>
                <w:szCs w:val="24"/>
              </w:rPr>
            </w:pPr>
            <m:oMathPara>
              <m:oMath>
                <m:sSub>
                  <m:sSubPr>
                    <m:ctrlPr>
                      <w:rPr>
                        <w:rFonts w:ascii="Cambria Math" w:eastAsia="Times New Roman" w:hAnsi="Cambria Math" w:cs="Times New Roman"/>
                        <w:i/>
                        <w:color w:val="000000" w:themeColor="text1"/>
                        <w:sz w:val="24"/>
                        <w:szCs w:val="24"/>
                      </w:rPr>
                    </m:ctrlPr>
                  </m:sSubPr>
                  <m:e>
                    <m:r>
                      <w:rPr>
                        <w:rFonts w:ascii="Cambria Math" w:eastAsia="Times New Roman" w:hAnsi="Cambria Math" w:cs="Times New Roman"/>
                        <w:color w:val="000000" w:themeColor="text1"/>
                        <w:sz w:val="24"/>
                        <w:szCs w:val="24"/>
                      </w:rPr>
                      <m:t>T</m:t>
                    </m:r>
                  </m:e>
                  <m:sub>
                    <m:r>
                      <w:rPr>
                        <w:rFonts w:ascii="Cambria Math" w:eastAsia="Times New Roman" w:hAnsi="Cambria Math" w:cs="Times New Roman"/>
                        <w:color w:val="000000" w:themeColor="text1"/>
                        <w:sz w:val="24"/>
                        <w:szCs w:val="24"/>
                      </w:rPr>
                      <m:t>max</m:t>
                    </m:r>
                  </m:sub>
                </m:sSub>
              </m:oMath>
            </m:oMathPara>
          </w:p>
        </w:tc>
        <w:tc>
          <w:tcPr>
            <w:tcW w:w="946" w:type="dxa"/>
          </w:tcPr>
          <w:p w14:paraId="62DE5839" w14:textId="78CF365B" w:rsidR="005F5C07" w:rsidRDefault="00464092" w:rsidP="005F5C07">
            <w:pPr>
              <w:jc w:val="center"/>
              <w:rPr>
                <w:rFonts w:ascii="Times New Roman" w:eastAsia="Calibri" w:hAnsi="Times New Roman" w:cs="Times New Roman"/>
                <w:color w:val="000000" w:themeColor="text1"/>
                <w:sz w:val="24"/>
                <w:szCs w:val="24"/>
              </w:rPr>
            </w:pPr>
            <m:oMathPara>
              <m:oMath>
                <m:r>
                  <w:rPr>
                    <w:rFonts w:ascii="Cambria Math" w:hAnsi="Cambria Math" w:cs="Times New Roman"/>
                    <w:color w:val="000000" w:themeColor="text1"/>
                    <w:sz w:val="24"/>
                    <w:szCs w:val="24"/>
                  </w:rPr>
                  <m:t>kPa</m:t>
                </m:r>
              </m:oMath>
            </m:oMathPara>
          </w:p>
        </w:tc>
        <w:tc>
          <w:tcPr>
            <w:tcW w:w="1350" w:type="dxa"/>
          </w:tcPr>
          <w:p w14:paraId="06EB6BAF" w14:textId="1CF0DB22" w:rsidR="005F5C07" w:rsidRPr="00027698" w:rsidRDefault="005F5C07" w:rsidP="005F5C0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1040</w:t>
            </w:r>
          </w:p>
        </w:tc>
        <w:tc>
          <w:tcPr>
            <w:tcW w:w="1350" w:type="dxa"/>
          </w:tcPr>
          <w:p w14:paraId="108EDE69" w14:textId="5F135C8D" w:rsidR="005F5C07" w:rsidRPr="00027698" w:rsidRDefault="005F5C07" w:rsidP="005F5C0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1080</w:t>
            </w:r>
          </w:p>
        </w:tc>
        <w:tc>
          <w:tcPr>
            <w:tcW w:w="1440" w:type="dxa"/>
          </w:tcPr>
          <w:p w14:paraId="53F720B5" w14:textId="04D265B8" w:rsidR="005F5C07" w:rsidRPr="00027698" w:rsidRDefault="005F5C07" w:rsidP="005F5C0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1200</w:t>
            </w:r>
          </w:p>
        </w:tc>
        <w:tc>
          <w:tcPr>
            <w:tcW w:w="1440" w:type="dxa"/>
          </w:tcPr>
          <w:p w14:paraId="4AAEB34B" w14:textId="1694E4D1" w:rsidR="005F5C07" w:rsidRPr="00027698" w:rsidRDefault="005F5C07" w:rsidP="005F5C07">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2800</w:t>
            </w:r>
          </w:p>
        </w:tc>
        <w:tc>
          <w:tcPr>
            <w:tcW w:w="1345" w:type="dxa"/>
          </w:tcPr>
          <w:p w14:paraId="2B212189" w14:textId="77777777" w:rsidR="005F5C07" w:rsidRPr="00027698" w:rsidRDefault="005F5C07" w:rsidP="005F5C07">
            <w:pPr>
              <w:jc w:val="center"/>
              <w:rPr>
                <w:rFonts w:ascii="Times New Roman" w:hAnsi="Times New Roman" w:cs="Times New Roman"/>
                <w:color w:val="000000" w:themeColor="text1"/>
                <w:sz w:val="24"/>
                <w:szCs w:val="24"/>
              </w:rPr>
            </w:pPr>
          </w:p>
        </w:tc>
      </w:tr>
    </w:tbl>
    <w:p w14:paraId="54D91E02" w14:textId="23FA666E" w:rsidR="004D3E32" w:rsidRPr="0018770A" w:rsidRDefault="004D3E32" w:rsidP="003A03F8">
      <w:pPr>
        <w:spacing w:line="240" w:lineRule="auto"/>
        <w:jc w:val="both"/>
        <w:rPr>
          <w:rFonts w:ascii="Times New Roman" w:hAnsi="Times New Roman" w:cs="Times New Roman"/>
          <w:b/>
          <w:color w:val="000000" w:themeColor="text1"/>
          <w:sz w:val="24"/>
          <w:szCs w:val="24"/>
        </w:rPr>
      </w:pPr>
    </w:p>
    <w:sectPr w:rsidR="004D3E32" w:rsidRPr="0018770A" w:rsidSect="00516149">
      <w:footerReference w:type="even" r:id="rId21"/>
      <w:footerReference w:type="default" r:id="rId22"/>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Kenneth Campbell" w:date="2022-04-17T16:50:00Z" w:initials="KC">
    <w:p w14:paraId="7EE109F3" w14:textId="77777777" w:rsidR="00D90E9F" w:rsidRDefault="00D90E9F" w:rsidP="00F97176">
      <w:pPr>
        <w:pStyle w:val="CommentText"/>
      </w:pPr>
      <w:r>
        <w:rPr>
          <w:rStyle w:val="CommentReference"/>
        </w:rPr>
        <w:annotationRef/>
      </w:r>
      <w:r>
        <w:t>Would it be stronger to replace this descriptive title with one that summarizes the main result?</w:t>
      </w:r>
    </w:p>
  </w:comment>
  <w:comment w:id="1" w:author="Kenneth Campbell" w:date="2022-04-17T16:51:00Z" w:initials="KC">
    <w:p w14:paraId="36162DC8" w14:textId="77777777" w:rsidR="00D90E9F" w:rsidRDefault="00D90E9F" w:rsidP="000C7F7C">
      <w:pPr>
        <w:pStyle w:val="CommentText"/>
      </w:pPr>
      <w:r>
        <w:rPr>
          <w:rStyle w:val="CommentReference"/>
        </w:rPr>
        <w:annotationRef/>
      </w:r>
      <w:r>
        <w:t>I’m not sure this is accurate. 1 in 500 people might have a mutation that has been associated with the disease, but the genetic penetrance is low, so less than 1 in 500 people have HCM.</w:t>
      </w:r>
    </w:p>
  </w:comment>
  <w:comment w:id="2" w:author="Kenneth Campbell" w:date="2022-04-17T16:51:00Z" w:initials="KC">
    <w:p w14:paraId="4847D9A5" w14:textId="77777777" w:rsidR="00D90E9F" w:rsidRDefault="00D90E9F" w:rsidP="00A3291E">
      <w:pPr>
        <w:pStyle w:val="CommentText"/>
      </w:pPr>
      <w:r>
        <w:rPr>
          <w:rStyle w:val="CommentReference"/>
        </w:rPr>
        <w:annotationRef/>
      </w:r>
      <w:r>
        <w:t>Except mavacamten now reverses the abnormal growth in patients.</w:t>
      </w:r>
    </w:p>
  </w:comment>
  <w:comment w:id="3" w:author="Kenneth Campbell" w:date="2022-04-17T16:53:00Z" w:initials="KC">
    <w:p w14:paraId="0F4CA3A3" w14:textId="77777777" w:rsidR="00D90E9F" w:rsidRDefault="00D90E9F" w:rsidP="00D017A3">
      <w:pPr>
        <w:pStyle w:val="CommentText"/>
      </w:pPr>
      <w:r>
        <w:rPr>
          <w:rStyle w:val="CommentReference"/>
        </w:rPr>
        <w:annotationRef/>
      </w:r>
      <w:r>
        <w:t>This seems odd. Most studies suggest HCM is associated with a hyper contractile phenotype</w:t>
      </w:r>
    </w:p>
  </w:comment>
  <w:comment w:id="4" w:author="Kenneth Campbell" w:date="2022-04-17T16:54:00Z" w:initials="KC">
    <w:p w14:paraId="75B48722" w14:textId="77777777" w:rsidR="00D90E9F" w:rsidRDefault="00D90E9F" w:rsidP="00933981">
      <w:pPr>
        <w:pStyle w:val="CommentText"/>
      </w:pPr>
      <w:r>
        <w:rPr>
          <w:rStyle w:val="CommentReference"/>
        </w:rPr>
        <w:annotationRef/>
      </w:r>
      <w:r>
        <w:t>Again, puzzling. How is that defined?</w:t>
      </w:r>
    </w:p>
  </w:comment>
  <w:comment w:id="6" w:author="Kenneth Campbell" w:date="2022-04-17T16:56:00Z" w:initials="KC">
    <w:p w14:paraId="17FAD12F" w14:textId="77777777" w:rsidR="00A2280E" w:rsidRDefault="00A2280E" w:rsidP="0083001D">
      <w:pPr>
        <w:pStyle w:val="CommentText"/>
      </w:pPr>
      <w:r>
        <w:rPr>
          <w:rStyle w:val="CommentReference"/>
        </w:rPr>
        <w:annotationRef/>
      </w:r>
      <w:r>
        <w:t>I think it needs to be clarified that this is a modeling study, and not an experimental study. That does not come across accurately in the sentence.</w:t>
      </w:r>
    </w:p>
  </w:comment>
  <w:comment w:id="8" w:author="Kenneth Campbell" w:date="2022-04-17T16:59:00Z" w:initials="KC">
    <w:p w14:paraId="63CC0525" w14:textId="77777777" w:rsidR="008D1339" w:rsidRDefault="008D1339" w:rsidP="00EB42D5">
      <w:pPr>
        <w:pStyle w:val="CommentText"/>
      </w:pPr>
      <w:r>
        <w:rPr>
          <w:rStyle w:val="CommentReference"/>
        </w:rPr>
        <w:annotationRef/>
      </w:r>
      <w:r>
        <w:t>That is a pretty high ejection fraction. Why did you pick this control patient?</w:t>
      </w:r>
    </w:p>
  </w:comment>
  <w:comment w:id="9" w:author="Kenneth Campbell" w:date="2022-04-17T17:04:00Z" w:initials="KC">
    <w:p w14:paraId="78CBB4F5" w14:textId="77777777" w:rsidR="007A182C" w:rsidRDefault="008D1339" w:rsidP="00DC243B">
      <w:pPr>
        <w:pStyle w:val="CommentText"/>
      </w:pPr>
      <w:r>
        <w:rPr>
          <w:rStyle w:val="CommentReference"/>
        </w:rPr>
        <w:annotationRef/>
      </w:r>
      <w:r w:rsidR="007A182C">
        <w:t>What do the horizontal lines on the violin plots represent? These plots look very smooth? Were they obtained from the same ~14 points shown in the bullsyes, or do the bullsye plots show the means of many values in each segment?</w:t>
      </w:r>
    </w:p>
  </w:comment>
  <w:comment w:id="10" w:author="Kenneth Campbell" w:date="2022-04-17T17:08:00Z" w:initials="KC">
    <w:p w14:paraId="35D48F3F" w14:textId="77777777" w:rsidR="007A182C" w:rsidRDefault="007A182C" w:rsidP="002531D8">
      <w:pPr>
        <w:rPr>
          <w:rFonts w:ascii="Liberation Serif" w:eastAsia="Noto Sans CJK SC Regular" w:hAnsi="Liberation Serif" w:cs="Mangal"/>
          <w:kern w:val="3"/>
          <w:sz w:val="20"/>
          <w:szCs w:val="18"/>
          <w:lang w:eastAsia="zh-CN" w:bidi="hi-IN"/>
        </w:rPr>
      </w:pPr>
      <w:r>
        <w:rPr>
          <w:rStyle w:val="CommentReference"/>
        </w:rPr>
        <w:annotationRef/>
      </w:r>
      <w:r>
        <w:t>How much of the differences between the EDPVR plots are coming from changes in material properties, and how much from the changes in geometry?</w:t>
      </w:r>
    </w:p>
    <w:p w14:paraId="36882A18" w14:textId="77777777" w:rsidR="007A182C" w:rsidRDefault="007A182C" w:rsidP="002531D8"/>
    <w:p w14:paraId="20C3BC21" w14:textId="77777777" w:rsidR="007A182C" w:rsidRDefault="007A182C" w:rsidP="002531D8">
      <w:pPr>
        <w:pStyle w:val="CommentText"/>
      </w:pPr>
      <w:r>
        <w:t>It looks like there is an appreciable atrial kick on the LV waveform, but the model in Fig doesn't have a contracting LA. Is the kick just coming from the passive LA pressure? How high is LA pressure to get that volume of blood into the ventricle without active contraction?</w:t>
      </w:r>
    </w:p>
  </w:comment>
  <w:comment w:id="11" w:author="Kenneth Campbell" w:date="2022-04-17T17:12:00Z" w:initials="KC">
    <w:p w14:paraId="44A629A7" w14:textId="77777777" w:rsidR="001B0E4B" w:rsidRDefault="001B0E4B" w:rsidP="00DB6A3A">
      <w:pPr>
        <w:pStyle w:val="CommentText"/>
      </w:pPr>
      <w:r>
        <w:rPr>
          <w:rStyle w:val="CommentReference"/>
        </w:rPr>
        <w:annotationRef/>
      </w:r>
      <w:r>
        <w:t>The peak stress &gt;300 kPa seems awfully high compared with numbers that are measured in vitro with isolated tissue. A very big number for an in vitro experiment would be 100 Pa.</w:t>
      </w:r>
    </w:p>
  </w:comment>
  <w:comment w:id="12" w:author="Kenneth Campbell" w:date="2022-04-17T17:15:00Z" w:initials="KC">
    <w:p w14:paraId="016C4F6C" w14:textId="77777777" w:rsidR="001B0E4B" w:rsidRDefault="001B0E4B" w:rsidP="00F16371">
      <w:pPr>
        <w:pStyle w:val="CommentText"/>
      </w:pPr>
      <w:r>
        <w:rPr>
          <w:rStyle w:val="CommentReference"/>
        </w:rPr>
        <w:annotationRef/>
      </w:r>
      <w:r>
        <w:t>These seem very strange tension against time-plots? A muscle twitch would be very different. Why is there not a change in slope when the ejection phase starts and the muscle starts to shorten?</w:t>
      </w:r>
    </w:p>
  </w:comment>
  <w:comment w:id="13" w:author="Kenneth Campbell" w:date="2022-04-17T17:13:00Z" w:initials="KC">
    <w:p w14:paraId="78A7F356" w14:textId="332FA1B3" w:rsidR="001B0E4B" w:rsidRDefault="001B0E4B" w:rsidP="00E97457">
      <w:pPr>
        <w:pStyle w:val="CommentText"/>
      </w:pPr>
      <w:r>
        <w:rPr>
          <w:rStyle w:val="CommentReference"/>
        </w:rPr>
        <w:annotationRef/>
      </w:r>
      <w:r>
        <w:t>Are these the right units? I'm expecting to see something like J / kg or similar.</w:t>
      </w:r>
    </w:p>
  </w:comment>
  <w:comment w:id="14" w:author="Kenneth Campbell" w:date="2022-04-17T17:17:00Z" w:initials="KC">
    <w:p w14:paraId="4479AC6A" w14:textId="77777777" w:rsidR="0022550E" w:rsidRDefault="0022550E" w:rsidP="008C76A2">
      <w:pPr>
        <w:rPr>
          <w:rFonts w:ascii="Liberation Serif" w:eastAsia="Noto Sans CJK SC Regular" w:hAnsi="Liberation Serif" w:cs="Mangal"/>
          <w:kern w:val="3"/>
          <w:sz w:val="20"/>
          <w:szCs w:val="18"/>
          <w:lang w:eastAsia="zh-CN" w:bidi="hi-IN"/>
        </w:rPr>
      </w:pPr>
      <w:r>
        <w:rPr>
          <w:rStyle w:val="CommentReference"/>
        </w:rPr>
        <w:annotationRef/>
      </w:r>
      <w:r>
        <w:t>I'm trying to understand what this means physiologically, particularly given that HCM is normally thought of as a hypercontractile phenotype.</w:t>
      </w:r>
    </w:p>
    <w:p w14:paraId="0AD840F8" w14:textId="77777777" w:rsidR="0022550E" w:rsidRDefault="0022550E" w:rsidP="008C76A2"/>
    <w:p w14:paraId="25411122" w14:textId="77777777" w:rsidR="0022550E" w:rsidRDefault="0022550E" w:rsidP="008C76A2">
      <w:pPr>
        <w:rPr>
          <w:rFonts w:ascii="Liberation Serif" w:eastAsia="Noto Sans CJK SC Regular" w:hAnsi="Liberation Serif" w:cs="Mangal"/>
          <w:kern w:val="3"/>
          <w:sz w:val="20"/>
          <w:szCs w:val="18"/>
          <w:lang w:eastAsia="zh-CN" w:bidi="hi-IN"/>
        </w:rPr>
      </w:pPr>
      <w:r>
        <w:t>Is is simply that the wall thickness increases. Thus, the stress in the myocardium to develop a given chamber pressure drops.</w:t>
      </w:r>
    </w:p>
    <w:p w14:paraId="4C3B112E" w14:textId="77777777" w:rsidR="0022550E" w:rsidRDefault="0022550E" w:rsidP="008C76A2"/>
    <w:p w14:paraId="110EE4A9" w14:textId="77777777" w:rsidR="0022550E" w:rsidRDefault="0022550E" w:rsidP="008C76A2">
      <w:pPr>
        <w:pStyle w:val="CommentText"/>
      </w:pPr>
      <w:r>
        <w:t xml:space="preserve">If that is the case, I think it would be worth adding that explanation to the discussion. </w:t>
      </w:r>
    </w:p>
  </w:comment>
  <w:comment w:id="15" w:author="Kenneth Campbell" w:date="2022-04-17T17:18:00Z" w:initials="KC">
    <w:p w14:paraId="03C6544B" w14:textId="77777777" w:rsidR="0022550E" w:rsidRDefault="0022550E" w:rsidP="002E69BC">
      <w:pPr>
        <w:pStyle w:val="CommentText"/>
      </w:pPr>
      <w:r>
        <w:rPr>
          <w:rStyle w:val="CommentReference"/>
        </w:rPr>
        <w:annotationRef/>
      </w:r>
      <w:r>
        <w:t>This is odd to me. I think of HCM as having a small chamber? Was the control patient a good choice? They seem much smaller than the 2 HCM patients.</w:t>
      </w:r>
    </w:p>
  </w:comment>
  <w:comment w:id="16" w:author="Kenneth Campbell" w:date="2022-04-17T17:21:00Z" w:initials="KC">
    <w:p w14:paraId="36F36F1B" w14:textId="77777777" w:rsidR="00882F67" w:rsidRDefault="00882F67" w:rsidP="00545712">
      <w:pPr>
        <w:rPr>
          <w:rFonts w:ascii="Liberation Serif" w:eastAsia="Noto Sans CJK SC Regular" w:hAnsi="Liberation Serif" w:cs="Mangal"/>
          <w:kern w:val="3"/>
          <w:sz w:val="20"/>
          <w:szCs w:val="18"/>
          <w:lang w:eastAsia="zh-CN" w:bidi="hi-IN"/>
        </w:rPr>
      </w:pPr>
      <w:r>
        <w:rPr>
          <w:rStyle w:val="CommentReference"/>
        </w:rPr>
        <w:annotationRef/>
      </w:r>
      <w:r>
        <w:t>No - this is not right. HCM is associated with gain of function mutations. The myocardium is too contractile.</w:t>
      </w:r>
    </w:p>
    <w:p w14:paraId="33FA2C23" w14:textId="77777777" w:rsidR="00882F67" w:rsidRDefault="00882F67" w:rsidP="00545712"/>
    <w:p w14:paraId="1F7BFF94" w14:textId="77777777" w:rsidR="00882F67" w:rsidRDefault="00882F67" w:rsidP="00545712">
      <w:pPr>
        <w:pStyle w:val="CommentText"/>
      </w:pPr>
      <w:r>
        <w:t>The MYK-461, old name for mavacamten, is a therapy that reduces contractility, in order to reverse the enhanced force generation due to the mutation.</w:t>
      </w:r>
    </w:p>
  </w:comment>
  <w:comment w:id="17" w:author="Kenneth Campbell" w:date="2022-04-17T17:24:00Z" w:initials="KC">
    <w:p w14:paraId="30783D5B" w14:textId="77777777" w:rsidR="00882F67" w:rsidRDefault="00882F67" w:rsidP="00B92055">
      <w:pPr>
        <w:pStyle w:val="CommentText"/>
      </w:pPr>
      <w:r>
        <w:rPr>
          <w:rStyle w:val="CommentReference"/>
        </w:rPr>
        <w:annotationRef/>
      </w:r>
      <w:r>
        <w:t>I really don't understand this section. Is it not as simple, if you have lots of myocardium (because the wall is thick), each cell has to do less to maintain a fixed cardiac output?</w:t>
      </w:r>
    </w:p>
  </w:comment>
  <w:comment w:id="18" w:author="Kenneth Campbell" w:date="2022-04-17T17:26:00Z" w:initials="KC">
    <w:p w14:paraId="3A956A54" w14:textId="77777777" w:rsidR="00CE090E" w:rsidRDefault="00CE090E" w:rsidP="00DA0C06">
      <w:pPr>
        <w:pStyle w:val="CommentText"/>
      </w:pPr>
      <w:r>
        <w:rPr>
          <w:rStyle w:val="CommentReference"/>
        </w:rPr>
        <w:annotationRef/>
      </w:r>
      <w:r>
        <w:t>This is a key sentence. It might be that (because there is more tissue) each cell does less, but HCM is 100% associated with a hypercontractile (NOT hypocontractile) molecular phenotype.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EE109F3" w15:done="0"/>
  <w15:commentEx w15:paraId="36162DC8" w15:done="0"/>
  <w15:commentEx w15:paraId="4847D9A5" w15:done="0"/>
  <w15:commentEx w15:paraId="0F4CA3A3" w15:done="0"/>
  <w15:commentEx w15:paraId="75B48722" w15:done="0"/>
  <w15:commentEx w15:paraId="17FAD12F" w15:done="0"/>
  <w15:commentEx w15:paraId="63CC0525" w15:done="0"/>
  <w15:commentEx w15:paraId="78CBB4F5" w15:done="0"/>
  <w15:commentEx w15:paraId="20C3BC21" w15:done="0"/>
  <w15:commentEx w15:paraId="44A629A7" w15:done="0"/>
  <w15:commentEx w15:paraId="016C4F6C" w15:paraIdParent="44A629A7" w15:done="0"/>
  <w15:commentEx w15:paraId="78A7F356" w15:done="0"/>
  <w15:commentEx w15:paraId="110EE4A9" w15:done="0"/>
  <w15:commentEx w15:paraId="03C6544B" w15:done="0"/>
  <w15:commentEx w15:paraId="1F7BFF94" w15:done="0"/>
  <w15:commentEx w15:paraId="30783D5B" w15:done="0"/>
  <w15:commentEx w15:paraId="3A956A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6C3BE" w16cex:dateUtc="2022-04-17T20:50:00Z"/>
  <w16cex:commentExtensible w16cex:durableId="2606C413" w16cex:dateUtc="2022-04-17T20:51:00Z"/>
  <w16cex:commentExtensible w16cex:durableId="2606C42F" w16cex:dateUtc="2022-04-17T20:51:00Z"/>
  <w16cex:commentExtensible w16cex:durableId="2606C4A1" w16cex:dateUtc="2022-04-17T20:53:00Z"/>
  <w16cex:commentExtensible w16cex:durableId="2606C4CD" w16cex:dateUtc="2022-04-17T20:54:00Z"/>
  <w16cex:commentExtensible w16cex:durableId="2606C531" w16cex:dateUtc="2022-04-17T20:56:00Z"/>
  <w16cex:commentExtensible w16cex:durableId="2606C60E" w16cex:dateUtc="2022-04-17T20:59:00Z"/>
  <w16cex:commentExtensible w16cex:durableId="2606C738" w16cex:dateUtc="2022-04-17T21:04:00Z"/>
  <w16cex:commentExtensible w16cex:durableId="2606C802" w16cex:dateUtc="2022-04-17T21:08:00Z"/>
  <w16cex:commentExtensible w16cex:durableId="2606C8EB" w16cex:dateUtc="2022-04-17T21:12:00Z"/>
  <w16cex:commentExtensible w16cex:durableId="2606C9A6" w16cex:dateUtc="2022-04-17T21:15:00Z"/>
  <w16cex:commentExtensible w16cex:durableId="2606C948" w16cex:dateUtc="2022-04-17T21:13:00Z"/>
  <w16cex:commentExtensible w16cex:durableId="2606CA46" w16cex:dateUtc="2022-04-17T21:17:00Z"/>
  <w16cex:commentExtensible w16cex:durableId="2606CA72" w16cex:dateUtc="2022-04-17T21:18:00Z"/>
  <w16cex:commentExtensible w16cex:durableId="2606CB36" w16cex:dateUtc="2022-04-17T21:21:00Z"/>
  <w16cex:commentExtensible w16cex:durableId="2606CBB8" w16cex:dateUtc="2022-04-17T21:24:00Z"/>
  <w16cex:commentExtensible w16cex:durableId="2606CC5C" w16cex:dateUtc="2022-04-17T21: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EE109F3" w16cid:durableId="2606C3BE"/>
  <w16cid:commentId w16cid:paraId="36162DC8" w16cid:durableId="2606C413"/>
  <w16cid:commentId w16cid:paraId="4847D9A5" w16cid:durableId="2606C42F"/>
  <w16cid:commentId w16cid:paraId="0F4CA3A3" w16cid:durableId="2606C4A1"/>
  <w16cid:commentId w16cid:paraId="75B48722" w16cid:durableId="2606C4CD"/>
  <w16cid:commentId w16cid:paraId="17FAD12F" w16cid:durableId="2606C531"/>
  <w16cid:commentId w16cid:paraId="63CC0525" w16cid:durableId="2606C60E"/>
  <w16cid:commentId w16cid:paraId="78CBB4F5" w16cid:durableId="2606C738"/>
  <w16cid:commentId w16cid:paraId="20C3BC21" w16cid:durableId="2606C802"/>
  <w16cid:commentId w16cid:paraId="44A629A7" w16cid:durableId="2606C8EB"/>
  <w16cid:commentId w16cid:paraId="016C4F6C" w16cid:durableId="2606C9A6"/>
  <w16cid:commentId w16cid:paraId="78A7F356" w16cid:durableId="2606C948"/>
  <w16cid:commentId w16cid:paraId="110EE4A9" w16cid:durableId="2606CA46"/>
  <w16cid:commentId w16cid:paraId="03C6544B" w16cid:durableId="2606CA72"/>
  <w16cid:commentId w16cid:paraId="1F7BFF94" w16cid:durableId="2606CB36"/>
  <w16cid:commentId w16cid:paraId="30783D5B" w16cid:durableId="2606CBB8"/>
  <w16cid:commentId w16cid:paraId="3A956A54" w16cid:durableId="2606CC5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FE49F" w14:textId="77777777" w:rsidR="007E3733" w:rsidRDefault="007E3733" w:rsidP="000D7E2B">
      <w:pPr>
        <w:spacing w:after="0" w:line="240" w:lineRule="auto"/>
      </w:pPr>
      <w:r>
        <w:separator/>
      </w:r>
    </w:p>
  </w:endnote>
  <w:endnote w:type="continuationSeparator" w:id="0">
    <w:p w14:paraId="60A521DB" w14:textId="77777777" w:rsidR="007E3733" w:rsidRDefault="007E3733" w:rsidP="000D7E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CJK SC Regular">
    <w:altName w:val="Calibri"/>
    <w:charset w:val="00"/>
    <w:family w:val="auto"/>
    <w:pitch w:val="variable"/>
  </w:font>
  <w:font w:name="Calibri">
    <w:altName w:val="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Liberation Serif">
    <w:altName w:val="Arial"/>
    <w:charset w:val="01"/>
    <w:family w:val="roman"/>
    <w:pitch w:val="variable"/>
  </w:font>
  <w:font w:name="FreeSans">
    <w:altName w:val="Cambria"/>
    <w:charset w:val="00"/>
    <w:family w:val="auto"/>
    <w:pitch w:val="variable"/>
  </w:font>
  <w:font w:name="Liberation Sans">
    <w:altName w:val="Arial"/>
    <w:charset w:val="00"/>
    <w:family w:val="swiss"/>
    <w:pitch w:val="variable"/>
    <w:sig w:usb0="E0000AFF" w:usb1="500078FF" w:usb2="00000021" w:usb3="00000000" w:csb0="000001BF" w:csb1="00000000"/>
  </w:font>
  <w:font w:name="DejaVu Sans">
    <w:altName w:val="Verdana"/>
    <w:panose1 w:val="00000000000000000000"/>
    <w:charset w:val="00"/>
    <w:family w:val="roman"/>
    <w:notTrueType/>
    <w:pitch w:val="default"/>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inionPro-Regular">
    <w:altName w:val="DS ISO 1"/>
    <w:panose1 w:val="00000000000000000000"/>
    <w:charset w:val="00"/>
    <w:family w:val="roman"/>
    <w:notTrueType/>
    <w:pitch w:val="default"/>
  </w:font>
  <w:font w:name="MinionPro-It">
    <w:altName w:val="DS ISO 1"/>
    <w:panose1 w:val="00000000000000000000"/>
    <w:charset w:val="00"/>
    <w:family w:val="roman"/>
    <w:notTrueType/>
    <w:pitch w:val="default"/>
  </w:font>
  <w:font w:name="RBLMI">
    <w:altName w:val="DS ISO 1"/>
    <w:panose1 w:val="00000000000000000000"/>
    <w:charset w:val="00"/>
    <w:family w:val="roman"/>
    <w:notTrueType/>
    <w:pitch w:val="default"/>
  </w:font>
  <w:font w:name="MTSYN">
    <w:altName w:val="Times New Roman"/>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0605057"/>
      <w:docPartObj>
        <w:docPartGallery w:val="Page Numbers (Bottom of Page)"/>
        <w:docPartUnique/>
      </w:docPartObj>
    </w:sdtPr>
    <w:sdtEndPr>
      <w:rPr>
        <w:rStyle w:val="PageNumber"/>
      </w:rPr>
    </w:sdtEndPr>
    <w:sdtContent>
      <w:p w14:paraId="160AD545" w14:textId="1959672B" w:rsidR="00F948D3" w:rsidRDefault="00F948D3" w:rsidP="00F948D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C9FB5B5" w14:textId="77777777" w:rsidR="00F948D3" w:rsidRDefault="00F948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82533481"/>
      <w:docPartObj>
        <w:docPartGallery w:val="Page Numbers (Bottom of Page)"/>
        <w:docPartUnique/>
      </w:docPartObj>
    </w:sdtPr>
    <w:sdtEndPr>
      <w:rPr>
        <w:rStyle w:val="PageNumber"/>
      </w:rPr>
    </w:sdtEndPr>
    <w:sdtContent>
      <w:p w14:paraId="0F9D5C0B" w14:textId="48EFC03B" w:rsidR="00F948D3" w:rsidRDefault="00F948D3" w:rsidP="00F948D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A6C86">
          <w:rPr>
            <w:rStyle w:val="PageNumber"/>
            <w:noProof/>
          </w:rPr>
          <w:t>25</w:t>
        </w:r>
        <w:r>
          <w:rPr>
            <w:rStyle w:val="PageNumber"/>
          </w:rPr>
          <w:fldChar w:fldCharType="end"/>
        </w:r>
      </w:p>
    </w:sdtContent>
  </w:sdt>
  <w:p w14:paraId="7EBF6547" w14:textId="77777777" w:rsidR="00F948D3" w:rsidRDefault="00F948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52432" w14:textId="77777777" w:rsidR="007E3733" w:rsidRDefault="007E3733" w:rsidP="000D7E2B">
      <w:pPr>
        <w:spacing w:after="0" w:line="240" w:lineRule="auto"/>
      </w:pPr>
      <w:r>
        <w:separator/>
      </w:r>
    </w:p>
  </w:footnote>
  <w:footnote w:type="continuationSeparator" w:id="0">
    <w:p w14:paraId="77501B25" w14:textId="77777777" w:rsidR="007E3733" w:rsidRDefault="007E3733" w:rsidP="000D7E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13E"/>
    <w:multiLevelType w:val="hybridMultilevel"/>
    <w:tmpl w:val="11F8BE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DF6675"/>
    <w:multiLevelType w:val="multilevel"/>
    <w:tmpl w:val="DD70D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5C0E4D"/>
    <w:multiLevelType w:val="hybridMultilevel"/>
    <w:tmpl w:val="171AC3A2"/>
    <w:lvl w:ilvl="0" w:tplc="1ADEFC28">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1802DE"/>
    <w:multiLevelType w:val="hybridMultilevel"/>
    <w:tmpl w:val="5798BA1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7601E03"/>
    <w:multiLevelType w:val="hybridMultilevel"/>
    <w:tmpl w:val="232E0A98"/>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5" w15:restartNumberingAfterBreak="0">
    <w:nsid w:val="0FED1914"/>
    <w:multiLevelType w:val="hybridMultilevel"/>
    <w:tmpl w:val="D8ACE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C52623"/>
    <w:multiLevelType w:val="hybridMultilevel"/>
    <w:tmpl w:val="E6CA8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783B61"/>
    <w:multiLevelType w:val="hybridMultilevel"/>
    <w:tmpl w:val="15F47100"/>
    <w:lvl w:ilvl="0" w:tplc="3B7EAD4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DD6E02"/>
    <w:multiLevelType w:val="hybridMultilevel"/>
    <w:tmpl w:val="5DC247F4"/>
    <w:lvl w:ilvl="0" w:tplc="75EA08D6">
      <w:start w:val="1"/>
      <w:numFmt w:val="decimal"/>
      <w:lvlText w:val="%1."/>
      <w:lvlJc w:val="left"/>
      <w:pPr>
        <w:ind w:left="1778" w:hanging="360"/>
      </w:pPr>
      <w:rPr>
        <w:rFonts w:hint="default"/>
      </w:rPr>
    </w:lvl>
    <w:lvl w:ilvl="1" w:tplc="04090019" w:tentative="1">
      <w:start w:val="1"/>
      <w:numFmt w:val="lowerLetter"/>
      <w:lvlText w:val="%2."/>
      <w:lvlJc w:val="left"/>
      <w:pPr>
        <w:ind w:left="2498" w:hanging="360"/>
      </w:pPr>
    </w:lvl>
    <w:lvl w:ilvl="2" w:tplc="0409001B" w:tentative="1">
      <w:start w:val="1"/>
      <w:numFmt w:val="lowerRoman"/>
      <w:lvlText w:val="%3."/>
      <w:lvlJc w:val="right"/>
      <w:pPr>
        <w:ind w:left="3218" w:hanging="180"/>
      </w:pPr>
    </w:lvl>
    <w:lvl w:ilvl="3" w:tplc="0409000F" w:tentative="1">
      <w:start w:val="1"/>
      <w:numFmt w:val="decimal"/>
      <w:lvlText w:val="%4."/>
      <w:lvlJc w:val="left"/>
      <w:pPr>
        <w:ind w:left="3938" w:hanging="360"/>
      </w:pPr>
    </w:lvl>
    <w:lvl w:ilvl="4" w:tplc="04090019" w:tentative="1">
      <w:start w:val="1"/>
      <w:numFmt w:val="lowerLetter"/>
      <w:lvlText w:val="%5."/>
      <w:lvlJc w:val="left"/>
      <w:pPr>
        <w:ind w:left="4658" w:hanging="360"/>
      </w:pPr>
    </w:lvl>
    <w:lvl w:ilvl="5" w:tplc="0409001B" w:tentative="1">
      <w:start w:val="1"/>
      <w:numFmt w:val="lowerRoman"/>
      <w:lvlText w:val="%6."/>
      <w:lvlJc w:val="right"/>
      <w:pPr>
        <w:ind w:left="5378" w:hanging="180"/>
      </w:pPr>
    </w:lvl>
    <w:lvl w:ilvl="6" w:tplc="0409000F" w:tentative="1">
      <w:start w:val="1"/>
      <w:numFmt w:val="decimal"/>
      <w:lvlText w:val="%7."/>
      <w:lvlJc w:val="left"/>
      <w:pPr>
        <w:ind w:left="6098" w:hanging="360"/>
      </w:pPr>
    </w:lvl>
    <w:lvl w:ilvl="7" w:tplc="04090019" w:tentative="1">
      <w:start w:val="1"/>
      <w:numFmt w:val="lowerLetter"/>
      <w:lvlText w:val="%8."/>
      <w:lvlJc w:val="left"/>
      <w:pPr>
        <w:ind w:left="6818" w:hanging="360"/>
      </w:pPr>
    </w:lvl>
    <w:lvl w:ilvl="8" w:tplc="0409001B" w:tentative="1">
      <w:start w:val="1"/>
      <w:numFmt w:val="lowerRoman"/>
      <w:lvlText w:val="%9."/>
      <w:lvlJc w:val="right"/>
      <w:pPr>
        <w:ind w:left="7538" w:hanging="180"/>
      </w:pPr>
    </w:lvl>
  </w:abstractNum>
  <w:abstractNum w:abstractNumId="9" w15:restartNumberingAfterBreak="0">
    <w:nsid w:val="1A544582"/>
    <w:multiLevelType w:val="multilevel"/>
    <w:tmpl w:val="2ACAFD02"/>
    <w:lvl w:ilvl="0">
      <w:start w:val="1"/>
      <w:numFmt w:val="decimal"/>
      <w:lvlText w:val="%1."/>
      <w:lvlJc w:val="left"/>
      <w:pPr>
        <w:ind w:left="1789" w:hanging="360"/>
      </w:pPr>
      <w:rPr>
        <w:rFonts w:ascii="Times New Roman" w:eastAsia="Noto Sans CJK SC Regular" w:hAnsi="Times New Roman" w:cs="Times New Roman"/>
      </w:rPr>
    </w:lvl>
    <w:lvl w:ilvl="1">
      <w:start w:val="1"/>
      <w:numFmt w:val="lowerLetter"/>
      <w:lvlText w:val="%2."/>
      <w:lvlJc w:val="left"/>
      <w:pPr>
        <w:ind w:left="2509" w:hanging="360"/>
      </w:pPr>
    </w:lvl>
    <w:lvl w:ilvl="2">
      <w:start w:val="1"/>
      <w:numFmt w:val="lowerRoman"/>
      <w:lvlText w:val="%3."/>
      <w:lvlJc w:val="right"/>
      <w:pPr>
        <w:ind w:left="3229" w:hanging="180"/>
      </w:pPr>
    </w:lvl>
    <w:lvl w:ilvl="3">
      <w:start w:val="1"/>
      <w:numFmt w:val="decimal"/>
      <w:lvlText w:val="%4."/>
      <w:lvlJc w:val="left"/>
      <w:pPr>
        <w:ind w:left="3949" w:hanging="360"/>
      </w:pPr>
      <w:rPr>
        <w:rFonts w:ascii="Times New Roman" w:eastAsia="Noto Sans CJK SC Regular" w:hAnsi="Times New Roman" w:cs="Times New Roman"/>
      </w:rPr>
    </w:lvl>
    <w:lvl w:ilvl="4">
      <w:start w:val="1"/>
      <w:numFmt w:val="lowerLetter"/>
      <w:lvlText w:val="%5."/>
      <w:lvlJc w:val="left"/>
      <w:pPr>
        <w:ind w:left="4669" w:hanging="360"/>
      </w:pPr>
    </w:lvl>
    <w:lvl w:ilvl="5">
      <w:start w:val="1"/>
      <w:numFmt w:val="lowerRoman"/>
      <w:lvlText w:val="%6."/>
      <w:lvlJc w:val="right"/>
      <w:pPr>
        <w:ind w:left="5389" w:hanging="180"/>
      </w:pPr>
    </w:lvl>
    <w:lvl w:ilvl="6">
      <w:start w:val="1"/>
      <w:numFmt w:val="decimal"/>
      <w:lvlText w:val="%7."/>
      <w:lvlJc w:val="left"/>
      <w:pPr>
        <w:ind w:left="6109" w:hanging="360"/>
      </w:pPr>
    </w:lvl>
    <w:lvl w:ilvl="7">
      <w:start w:val="1"/>
      <w:numFmt w:val="lowerLetter"/>
      <w:lvlText w:val="%8."/>
      <w:lvlJc w:val="left"/>
      <w:pPr>
        <w:ind w:left="6829" w:hanging="360"/>
      </w:pPr>
    </w:lvl>
    <w:lvl w:ilvl="8">
      <w:start w:val="1"/>
      <w:numFmt w:val="lowerRoman"/>
      <w:lvlText w:val="%9."/>
      <w:lvlJc w:val="right"/>
      <w:pPr>
        <w:ind w:left="7549" w:hanging="180"/>
      </w:pPr>
    </w:lvl>
  </w:abstractNum>
  <w:abstractNum w:abstractNumId="10" w15:restartNumberingAfterBreak="0">
    <w:nsid w:val="1EE443E8"/>
    <w:multiLevelType w:val="hybridMultilevel"/>
    <w:tmpl w:val="6E44A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D85C7E"/>
    <w:multiLevelType w:val="hybridMultilevel"/>
    <w:tmpl w:val="4C0CF63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65685E"/>
    <w:multiLevelType w:val="hybridMultilevel"/>
    <w:tmpl w:val="4ACA8EEE"/>
    <w:lvl w:ilvl="0" w:tplc="CB02A5C0">
      <w:start w:val="4"/>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18764B1"/>
    <w:multiLevelType w:val="hybridMultilevel"/>
    <w:tmpl w:val="2962DC7C"/>
    <w:lvl w:ilvl="0" w:tplc="631CBD9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23E58E5"/>
    <w:multiLevelType w:val="multilevel"/>
    <w:tmpl w:val="0598D4F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4587A4B"/>
    <w:multiLevelType w:val="hybridMultilevel"/>
    <w:tmpl w:val="A4FCD8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46288C"/>
    <w:multiLevelType w:val="hybridMultilevel"/>
    <w:tmpl w:val="40986D42"/>
    <w:lvl w:ilvl="0" w:tplc="7B249F5E">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2AF53E65"/>
    <w:multiLevelType w:val="hybridMultilevel"/>
    <w:tmpl w:val="D3ACFF5C"/>
    <w:lvl w:ilvl="0" w:tplc="243EA242">
      <w:start w:val="1"/>
      <w:numFmt w:val="upperLetter"/>
      <w:lvlText w:val="%1."/>
      <w:lvlJc w:val="left"/>
      <w:pPr>
        <w:ind w:left="1080" w:hanging="360"/>
      </w:pPr>
      <w:rPr>
        <w:rFonts w:hint="default"/>
        <w:b/>
        <w:bCs/>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B3A19B2"/>
    <w:multiLevelType w:val="hybridMultilevel"/>
    <w:tmpl w:val="F4D670DC"/>
    <w:lvl w:ilvl="0" w:tplc="1BF87312">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19" w15:restartNumberingAfterBreak="0">
    <w:nsid w:val="2B7438F7"/>
    <w:multiLevelType w:val="hybridMultilevel"/>
    <w:tmpl w:val="15FA829C"/>
    <w:lvl w:ilvl="0" w:tplc="F5B237D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BF62DF9"/>
    <w:multiLevelType w:val="multilevel"/>
    <w:tmpl w:val="7B32C41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D345F59"/>
    <w:multiLevelType w:val="hybridMultilevel"/>
    <w:tmpl w:val="8BAEF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F2F8B"/>
    <w:multiLevelType w:val="hybridMultilevel"/>
    <w:tmpl w:val="683A0E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ECC716A"/>
    <w:multiLevelType w:val="hybridMultilevel"/>
    <w:tmpl w:val="FA38E30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F1741D1"/>
    <w:multiLevelType w:val="hybridMultilevel"/>
    <w:tmpl w:val="DDDE188E"/>
    <w:lvl w:ilvl="0" w:tplc="2AB023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30444BA4"/>
    <w:multiLevelType w:val="hybridMultilevel"/>
    <w:tmpl w:val="8BAEFC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3EF20A3"/>
    <w:multiLevelType w:val="hybridMultilevel"/>
    <w:tmpl w:val="80B87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05282E"/>
    <w:multiLevelType w:val="hybridMultilevel"/>
    <w:tmpl w:val="E44858C2"/>
    <w:lvl w:ilvl="0" w:tplc="D7C2CC94">
      <w:start w:val="1"/>
      <w:numFmt w:val="lowerLetter"/>
      <w:lvlText w:val="%1)"/>
      <w:lvlJc w:val="left"/>
      <w:pPr>
        <w:ind w:left="2138" w:hanging="360"/>
      </w:pPr>
      <w:rPr>
        <w:rFonts w:hint="default"/>
      </w:r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28" w15:restartNumberingAfterBreak="0">
    <w:nsid w:val="36DC63C7"/>
    <w:multiLevelType w:val="hybridMultilevel"/>
    <w:tmpl w:val="0E261A6C"/>
    <w:lvl w:ilvl="0" w:tplc="0256E6C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201699"/>
    <w:multiLevelType w:val="hybridMultilevel"/>
    <w:tmpl w:val="19B6B922"/>
    <w:lvl w:ilvl="0" w:tplc="B2ACFFE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A255F4F"/>
    <w:multiLevelType w:val="multilevel"/>
    <w:tmpl w:val="B6DEE7F2"/>
    <w:lvl w:ilvl="0">
      <w:start w:val="1"/>
      <w:numFmt w:val="decimal"/>
      <w:lvlText w:val="%1."/>
      <w:lvlJc w:val="left"/>
      <w:pPr>
        <w:ind w:left="1789" w:hanging="360"/>
      </w:pPr>
      <w:rPr>
        <w:rFonts w:ascii="Times New Roman" w:eastAsia="Noto Sans CJK SC Regular" w:hAnsi="Times New Roman" w:cs="Times New Roman"/>
      </w:rPr>
    </w:lvl>
    <w:lvl w:ilvl="1">
      <w:start w:val="1"/>
      <w:numFmt w:val="lowerLetter"/>
      <w:lvlText w:val="%2."/>
      <w:lvlJc w:val="left"/>
      <w:pPr>
        <w:ind w:left="2509" w:hanging="360"/>
      </w:pPr>
    </w:lvl>
    <w:lvl w:ilvl="2">
      <w:start w:val="1"/>
      <w:numFmt w:val="lowerRoman"/>
      <w:lvlText w:val="%3."/>
      <w:lvlJc w:val="right"/>
      <w:pPr>
        <w:ind w:left="3229" w:hanging="180"/>
      </w:pPr>
    </w:lvl>
    <w:lvl w:ilvl="3">
      <w:start w:val="1"/>
      <w:numFmt w:val="decimal"/>
      <w:lvlText w:val="%4."/>
      <w:lvlJc w:val="left"/>
      <w:pPr>
        <w:ind w:left="3949" w:hanging="360"/>
      </w:pPr>
    </w:lvl>
    <w:lvl w:ilvl="4">
      <w:start w:val="1"/>
      <w:numFmt w:val="lowerLetter"/>
      <w:lvlText w:val="%5."/>
      <w:lvlJc w:val="left"/>
      <w:pPr>
        <w:ind w:left="4669" w:hanging="360"/>
      </w:pPr>
    </w:lvl>
    <w:lvl w:ilvl="5">
      <w:start w:val="1"/>
      <w:numFmt w:val="lowerRoman"/>
      <w:lvlText w:val="%6."/>
      <w:lvlJc w:val="right"/>
      <w:pPr>
        <w:ind w:left="5389" w:hanging="180"/>
      </w:pPr>
    </w:lvl>
    <w:lvl w:ilvl="6">
      <w:start w:val="1"/>
      <w:numFmt w:val="decimal"/>
      <w:lvlText w:val="%7."/>
      <w:lvlJc w:val="left"/>
      <w:pPr>
        <w:ind w:left="6109" w:hanging="360"/>
      </w:pPr>
    </w:lvl>
    <w:lvl w:ilvl="7">
      <w:start w:val="1"/>
      <w:numFmt w:val="lowerLetter"/>
      <w:lvlText w:val="%8."/>
      <w:lvlJc w:val="left"/>
      <w:pPr>
        <w:ind w:left="6829" w:hanging="360"/>
      </w:pPr>
    </w:lvl>
    <w:lvl w:ilvl="8">
      <w:start w:val="1"/>
      <w:numFmt w:val="lowerRoman"/>
      <w:lvlText w:val="%9."/>
      <w:lvlJc w:val="right"/>
      <w:pPr>
        <w:ind w:left="7549" w:hanging="180"/>
      </w:pPr>
    </w:lvl>
  </w:abstractNum>
  <w:abstractNum w:abstractNumId="31" w15:restartNumberingAfterBreak="0">
    <w:nsid w:val="3ABC7022"/>
    <w:multiLevelType w:val="multilevel"/>
    <w:tmpl w:val="45B45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B945BF"/>
    <w:multiLevelType w:val="hybridMultilevel"/>
    <w:tmpl w:val="63EE1948"/>
    <w:lvl w:ilvl="0" w:tplc="0409000F">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D41291B"/>
    <w:multiLevelType w:val="hybridMultilevel"/>
    <w:tmpl w:val="12FEF798"/>
    <w:lvl w:ilvl="0" w:tplc="365AA2D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3E767FFB"/>
    <w:multiLevelType w:val="multilevel"/>
    <w:tmpl w:val="4DD2F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002441B"/>
    <w:multiLevelType w:val="hybridMultilevel"/>
    <w:tmpl w:val="E5127380"/>
    <w:lvl w:ilvl="0" w:tplc="0F64E5EA">
      <w:start w:val="1"/>
      <w:numFmt w:val="decimal"/>
      <w:lvlText w:val="%1."/>
      <w:lvlJc w:val="left"/>
      <w:pPr>
        <w:ind w:left="720" w:hanging="360"/>
      </w:pPr>
      <w:rPr>
        <w:rFonts w:ascii="Times New Roman" w:hAnsi="Times New Roman" w:cs="Times New Roman" w:hint="default"/>
        <w:b/>
        <w:color w:val="000000" w:themeColor="text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1A81A01"/>
    <w:multiLevelType w:val="hybridMultilevel"/>
    <w:tmpl w:val="B1BE5564"/>
    <w:lvl w:ilvl="0" w:tplc="5A7CA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4C756DE"/>
    <w:multiLevelType w:val="hybridMultilevel"/>
    <w:tmpl w:val="94A274F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2068B5"/>
    <w:multiLevelType w:val="multilevel"/>
    <w:tmpl w:val="896A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DB1A15"/>
    <w:multiLevelType w:val="multilevel"/>
    <w:tmpl w:val="78469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171B76"/>
    <w:multiLevelType w:val="hybridMultilevel"/>
    <w:tmpl w:val="BC0A4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7B3D74"/>
    <w:multiLevelType w:val="hybridMultilevel"/>
    <w:tmpl w:val="71F67C1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C3E2499"/>
    <w:multiLevelType w:val="hybridMultilevel"/>
    <w:tmpl w:val="C99AA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0616CD"/>
    <w:multiLevelType w:val="multilevel"/>
    <w:tmpl w:val="2ACAFD02"/>
    <w:lvl w:ilvl="0">
      <w:start w:val="1"/>
      <w:numFmt w:val="decimal"/>
      <w:lvlText w:val="%1."/>
      <w:lvlJc w:val="left"/>
      <w:pPr>
        <w:ind w:left="1789" w:hanging="360"/>
      </w:pPr>
      <w:rPr>
        <w:rFonts w:ascii="Times New Roman" w:eastAsia="Noto Sans CJK SC Regular" w:hAnsi="Times New Roman" w:cs="Times New Roman"/>
      </w:rPr>
    </w:lvl>
    <w:lvl w:ilvl="1">
      <w:start w:val="1"/>
      <w:numFmt w:val="lowerLetter"/>
      <w:lvlText w:val="%2."/>
      <w:lvlJc w:val="left"/>
      <w:pPr>
        <w:ind w:left="2509" w:hanging="360"/>
      </w:pPr>
    </w:lvl>
    <w:lvl w:ilvl="2">
      <w:start w:val="1"/>
      <w:numFmt w:val="lowerRoman"/>
      <w:lvlText w:val="%3."/>
      <w:lvlJc w:val="right"/>
      <w:pPr>
        <w:ind w:left="3229" w:hanging="180"/>
      </w:pPr>
    </w:lvl>
    <w:lvl w:ilvl="3">
      <w:start w:val="1"/>
      <w:numFmt w:val="decimal"/>
      <w:lvlText w:val="%4."/>
      <w:lvlJc w:val="left"/>
      <w:pPr>
        <w:ind w:left="3949" w:hanging="360"/>
      </w:pPr>
      <w:rPr>
        <w:rFonts w:ascii="Times New Roman" w:eastAsia="Noto Sans CJK SC Regular" w:hAnsi="Times New Roman" w:cs="Times New Roman"/>
      </w:rPr>
    </w:lvl>
    <w:lvl w:ilvl="4">
      <w:start w:val="1"/>
      <w:numFmt w:val="lowerLetter"/>
      <w:lvlText w:val="%5."/>
      <w:lvlJc w:val="left"/>
      <w:pPr>
        <w:ind w:left="4669" w:hanging="360"/>
      </w:pPr>
    </w:lvl>
    <w:lvl w:ilvl="5">
      <w:start w:val="1"/>
      <w:numFmt w:val="lowerRoman"/>
      <w:lvlText w:val="%6."/>
      <w:lvlJc w:val="right"/>
      <w:pPr>
        <w:ind w:left="5389" w:hanging="180"/>
      </w:pPr>
    </w:lvl>
    <w:lvl w:ilvl="6">
      <w:start w:val="1"/>
      <w:numFmt w:val="decimal"/>
      <w:lvlText w:val="%7."/>
      <w:lvlJc w:val="left"/>
      <w:pPr>
        <w:ind w:left="6109" w:hanging="360"/>
      </w:pPr>
    </w:lvl>
    <w:lvl w:ilvl="7">
      <w:start w:val="1"/>
      <w:numFmt w:val="lowerLetter"/>
      <w:lvlText w:val="%8."/>
      <w:lvlJc w:val="left"/>
      <w:pPr>
        <w:ind w:left="6829" w:hanging="360"/>
      </w:pPr>
    </w:lvl>
    <w:lvl w:ilvl="8">
      <w:start w:val="1"/>
      <w:numFmt w:val="lowerRoman"/>
      <w:lvlText w:val="%9."/>
      <w:lvlJc w:val="right"/>
      <w:pPr>
        <w:ind w:left="7549" w:hanging="180"/>
      </w:pPr>
    </w:lvl>
  </w:abstractNum>
  <w:num w:numId="1" w16cid:durableId="2017146564">
    <w:abstractNumId w:val="34"/>
  </w:num>
  <w:num w:numId="2" w16cid:durableId="806817496">
    <w:abstractNumId w:val="39"/>
  </w:num>
  <w:num w:numId="3" w16cid:durableId="1098328558">
    <w:abstractNumId w:val="1"/>
  </w:num>
  <w:num w:numId="4" w16cid:durableId="1838615420">
    <w:abstractNumId w:val="31"/>
  </w:num>
  <w:num w:numId="5" w16cid:durableId="1072964985">
    <w:abstractNumId w:val="38"/>
  </w:num>
  <w:num w:numId="6" w16cid:durableId="1339773323">
    <w:abstractNumId w:val="10"/>
  </w:num>
  <w:num w:numId="7" w16cid:durableId="1165780556">
    <w:abstractNumId w:val="25"/>
  </w:num>
  <w:num w:numId="8" w16cid:durableId="696738606">
    <w:abstractNumId w:val="22"/>
  </w:num>
  <w:num w:numId="9" w16cid:durableId="824664063">
    <w:abstractNumId w:val="21"/>
  </w:num>
  <w:num w:numId="10" w16cid:durableId="606542272">
    <w:abstractNumId w:val="26"/>
  </w:num>
  <w:num w:numId="11" w16cid:durableId="476726047">
    <w:abstractNumId w:val="40"/>
  </w:num>
  <w:num w:numId="12" w16cid:durableId="952515897">
    <w:abstractNumId w:val="2"/>
  </w:num>
  <w:num w:numId="13" w16cid:durableId="1240404780">
    <w:abstractNumId w:val="5"/>
  </w:num>
  <w:num w:numId="14" w16cid:durableId="248193891">
    <w:abstractNumId w:val="28"/>
  </w:num>
  <w:num w:numId="15" w16cid:durableId="1712876395">
    <w:abstractNumId w:val="42"/>
  </w:num>
  <w:num w:numId="16" w16cid:durableId="235826175">
    <w:abstractNumId w:val="20"/>
  </w:num>
  <w:num w:numId="17" w16cid:durableId="1448309884">
    <w:abstractNumId w:val="24"/>
  </w:num>
  <w:num w:numId="18" w16cid:durableId="862286382">
    <w:abstractNumId w:val="14"/>
  </w:num>
  <w:num w:numId="19" w16cid:durableId="1437599691">
    <w:abstractNumId w:val="16"/>
  </w:num>
  <w:num w:numId="20" w16cid:durableId="765804842">
    <w:abstractNumId w:val="7"/>
  </w:num>
  <w:num w:numId="21" w16cid:durableId="1741562363">
    <w:abstractNumId w:val="32"/>
  </w:num>
  <w:num w:numId="22" w16cid:durableId="2053576527">
    <w:abstractNumId w:val="30"/>
  </w:num>
  <w:num w:numId="23" w16cid:durableId="1055393044">
    <w:abstractNumId w:val="19"/>
  </w:num>
  <w:num w:numId="24" w16cid:durableId="881134385">
    <w:abstractNumId w:val="12"/>
  </w:num>
  <w:num w:numId="25" w16cid:durableId="924463605">
    <w:abstractNumId w:val="37"/>
  </w:num>
  <w:num w:numId="26" w16cid:durableId="1060399268">
    <w:abstractNumId w:val="23"/>
  </w:num>
  <w:num w:numId="27" w16cid:durableId="1206143797">
    <w:abstractNumId w:val="15"/>
  </w:num>
  <w:num w:numId="28" w16cid:durableId="2050254782">
    <w:abstractNumId w:val="9"/>
  </w:num>
  <w:num w:numId="29" w16cid:durableId="821433889">
    <w:abstractNumId w:val="8"/>
  </w:num>
  <w:num w:numId="30" w16cid:durableId="1255549264">
    <w:abstractNumId w:val="27"/>
  </w:num>
  <w:num w:numId="31" w16cid:durableId="1187132315">
    <w:abstractNumId w:val="18"/>
  </w:num>
  <w:num w:numId="32" w16cid:durableId="2061435446">
    <w:abstractNumId w:val="41"/>
  </w:num>
  <w:num w:numId="33" w16cid:durableId="512959109">
    <w:abstractNumId w:val="4"/>
  </w:num>
  <w:num w:numId="34" w16cid:durableId="69815328">
    <w:abstractNumId w:val="11"/>
  </w:num>
  <w:num w:numId="35" w16cid:durableId="1657298714">
    <w:abstractNumId w:val="0"/>
  </w:num>
  <w:num w:numId="36" w16cid:durableId="1192572604">
    <w:abstractNumId w:val="6"/>
  </w:num>
  <w:num w:numId="37" w16cid:durableId="1011496349">
    <w:abstractNumId w:val="29"/>
  </w:num>
  <w:num w:numId="38" w16cid:durableId="693192244">
    <w:abstractNumId w:val="17"/>
  </w:num>
  <w:num w:numId="39" w16cid:durableId="1741436814">
    <w:abstractNumId w:val="3"/>
  </w:num>
  <w:num w:numId="40" w16cid:durableId="1922253031">
    <w:abstractNumId w:val="43"/>
  </w:num>
  <w:num w:numId="41" w16cid:durableId="1454595934">
    <w:abstractNumId w:val="13"/>
  </w:num>
  <w:num w:numId="42" w16cid:durableId="359161848">
    <w:abstractNumId w:val="33"/>
  </w:num>
  <w:num w:numId="43" w16cid:durableId="1298024154">
    <w:abstractNumId w:val="36"/>
  </w:num>
  <w:num w:numId="44" w16cid:durableId="2054962933">
    <w:abstractNumId w:val="3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enneth Campbell">
    <w15:presenceInfo w15:providerId="Windows Live" w15:userId="2484c2e00bdb3e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2C28"/>
    <w:rsid w:val="00002C28"/>
    <w:rsid w:val="00006402"/>
    <w:rsid w:val="00011FA4"/>
    <w:rsid w:val="00015F34"/>
    <w:rsid w:val="00016366"/>
    <w:rsid w:val="000207F6"/>
    <w:rsid w:val="00027698"/>
    <w:rsid w:val="00031898"/>
    <w:rsid w:val="000565C8"/>
    <w:rsid w:val="00061A9C"/>
    <w:rsid w:val="000774FD"/>
    <w:rsid w:val="00081268"/>
    <w:rsid w:val="000839D3"/>
    <w:rsid w:val="0009105A"/>
    <w:rsid w:val="00092142"/>
    <w:rsid w:val="00094C4D"/>
    <w:rsid w:val="0009564A"/>
    <w:rsid w:val="00095FC0"/>
    <w:rsid w:val="000A35D7"/>
    <w:rsid w:val="000A43A0"/>
    <w:rsid w:val="000A7635"/>
    <w:rsid w:val="000A770C"/>
    <w:rsid w:val="000B4EFD"/>
    <w:rsid w:val="000B5B3A"/>
    <w:rsid w:val="000B6B21"/>
    <w:rsid w:val="000B7C33"/>
    <w:rsid w:val="000D7E2B"/>
    <w:rsid w:val="000E2C89"/>
    <w:rsid w:val="000E33EC"/>
    <w:rsid w:val="000E3AFE"/>
    <w:rsid w:val="000E75D7"/>
    <w:rsid w:val="000F03D1"/>
    <w:rsid w:val="000F2DF3"/>
    <w:rsid w:val="000F6558"/>
    <w:rsid w:val="00100CC8"/>
    <w:rsid w:val="00102802"/>
    <w:rsid w:val="001060A9"/>
    <w:rsid w:val="001072D4"/>
    <w:rsid w:val="001109CF"/>
    <w:rsid w:val="00112D62"/>
    <w:rsid w:val="0011720E"/>
    <w:rsid w:val="001237CB"/>
    <w:rsid w:val="001336F7"/>
    <w:rsid w:val="00141E10"/>
    <w:rsid w:val="00153013"/>
    <w:rsid w:val="00156D26"/>
    <w:rsid w:val="00156DE2"/>
    <w:rsid w:val="00161ED0"/>
    <w:rsid w:val="00162C1B"/>
    <w:rsid w:val="00162E51"/>
    <w:rsid w:val="00164F82"/>
    <w:rsid w:val="00165E94"/>
    <w:rsid w:val="001671F8"/>
    <w:rsid w:val="00171B39"/>
    <w:rsid w:val="00174B00"/>
    <w:rsid w:val="00186AA3"/>
    <w:rsid w:val="00187279"/>
    <w:rsid w:val="0018770A"/>
    <w:rsid w:val="00192405"/>
    <w:rsid w:val="001927EE"/>
    <w:rsid w:val="00196702"/>
    <w:rsid w:val="0019676D"/>
    <w:rsid w:val="001A14EB"/>
    <w:rsid w:val="001A40ED"/>
    <w:rsid w:val="001A4E29"/>
    <w:rsid w:val="001B0E4B"/>
    <w:rsid w:val="001B31D7"/>
    <w:rsid w:val="001B7039"/>
    <w:rsid w:val="001C1110"/>
    <w:rsid w:val="001C5A00"/>
    <w:rsid w:val="001C69B0"/>
    <w:rsid w:val="001C7AAD"/>
    <w:rsid w:val="001D4311"/>
    <w:rsid w:val="001E2F2E"/>
    <w:rsid w:val="001E409B"/>
    <w:rsid w:val="001E6238"/>
    <w:rsid w:val="001E62D2"/>
    <w:rsid w:val="001E6C5D"/>
    <w:rsid w:val="001F5708"/>
    <w:rsid w:val="001F5E0C"/>
    <w:rsid w:val="0020093E"/>
    <w:rsid w:val="00201349"/>
    <w:rsid w:val="002014B3"/>
    <w:rsid w:val="00201CDB"/>
    <w:rsid w:val="00201DFA"/>
    <w:rsid w:val="002026E0"/>
    <w:rsid w:val="00214FBD"/>
    <w:rsid w:val="002160D5"/>
    <w:rsid w:val="00216555"/>
    <w:rsid w:val="00222C48"/>
    <w:rsid w:val="00224E9A"/>
    <w:rsid w:val="0022550E"/>
    <w:rsid w:val="002333FC"/>
    <w:rsid w:val="00234FAD"/>
    <w:rsid w:val="002444D8"/>
    <w:rsid w:val="00247EBE"/>
    <w:rsid w:val="00250C2A"/>
    <w:rsid w:val="00266D8D"/>
    <w:rsid w:val="002808DE"/>
    <w:rsid w:val="00281CCE"/>
    <w:rsid w:val="002829D4"/>
    <w:rsid w:val="002A2772"/>
    <w:rsid w:val="002A3226"/>
    <w:rsid w:val="002A5004"/>
    <w:rsid w:val="002A6C86"/>
    <w:rsid w:val="002B1CBC"/>
    <w:rsid w:val="002B223B"/>
    <w:rsid w:val="002B5663"/>
    <w:rsid w:val="002C1830"/>
    <w:rsid w:val="002C3BDB"/>
    <w:rsid w:val="002D29DB"/>
    <w:rsid w:val="002D5ACB"/>
    <w:rsid w:val="002E0E79"/>
    <w:rsid w:val="002E5978"/>
    <w:rsid w:val="002F0139"/>
    <w:rsid w:val="002F1D1F"/>
    <w:rsid w:val="0030218F"/>
    <w:rsid w:val="00306478"/>
    <w:rsid w:val="003216DF"/>
    <w:rsid w:val="00326EFF"/>
    <w:rsid w:val="003409D8"/>
    <w:rsid w:val="00341AC3"/>
    <w:rsid w:val="00343980"/>
    <w:rsid w:val="00351347"/>
    <w:rsid w:val="00352923"/>
    <w:rsid w:val="00355169"/>
    <w:rsid w:val="00372BC1"/>
    <w:rsid w:val="003749C3"/>
    <w:rsid w:val="003752DF"/>
    <w:rsid w:val="0038260E"/>
    <w:rsid w:val="00385FC3"/>
    <w:rsid w:val="003869BF"/>
    <w:rsid w:val="00387EC4"/>
    <w:rsid w:val="00394AE8"/>
    <w:rsid w:val="003A03F8"/>
    <w:rsid w:val="003C34C2"/>
    <w:rsid w:val="003C3B05"/>
    <w:rsid w:val="003D2960"/>
    <w:rsid w:val="003D64EE"/>
    <w:rsid w:val="003E2A40"/>
    <w:rsid w:val="003E6BEC"/>
    <w:rsid w:val="003F22DC"/>
    <w:rsid w:val="003F4A2F"/>
    <w:rsid w:val="003F6556"/>
    <w:rsid w:val="003F6C14"/>
    <w:rsid w:val="003F7ACA"/>
    <w:rsid w:val="00401BDB"/>
    <w:rsid w:val="004031CD"/>
    <w:rsid w:val="00411D4C"/>
    <w:rsid w:val="00412DF7"/>
    <w:rsid w:val="00414FA5"/>
    <w:rsid w:val="004159A2"/>
    <w:rsid w:val="0041659F"/>
    <w:rsid w:val="00416C76"/>
    <w:rsid w:val="004214C7"/>
    <w:rsid w:val="00421F59"/>
    <w:rsid w:val="00431269"/>
    <w:rsid w:val="00432824"/>
    <w:rsid w:val="00435598"/>
    <w:rsid w:val="004418B8"/>
    <w:rsid w:val="00446696"/>
    <w:rsid w:val="004551FA"/>
    <w:rsid w:val="004562C0"/>
    <w:rsid w:val="00457EDC"/>
    <w:rsid w:val="00461C4A"/>
    <w:rsid w:val="00462907"/>
    <w:rsid w:val="00463103"/>
    <w:rsid w:val="00464092"/>
    <w:rsid w:val="00466042"/>
    <w:rsid w:val="00467E28"/>
    <w:rsid w:val="0048506E"/>
    <w:rsid w:val="00485894"/>
    <w:rsid w:val="00491761"/>
    <w:rsid w:val="004923AA"/>
    <w:rsid w:val="0049467E"/>
    <w:rsid w:val="00495027"/>
    <w:rsid w:val="0049514C"/>
    <w:rsid w:val="00496C83"/>
    <w:rsid w:val="00497482"/>
    <w:rsid w:val="004B34C1"/>
    <w:rsid w:val="004B3F4F"/>
    <w:rsid w:val="004B53E5"/>
    <w:rsid w:val="004B7F90"/>
    <w:rsid w:val="004C079C"/>
    <w:rsid w:val="004C0E50"/>
    <w:rsid w:val="004C56B4"/>
    <w:rsid w:val="004D0943"/>
    <w:rsid w:val="004D3D3A"/>
    <w:rsid w:val="004D3E32"/>
    <w:rsid w:val="004D4AA4"/>
    <w:rsid w:val="004D7D31"/>
    <w:rsid w:val="004E295F"/>
    <w:rsid w:val="004E465B"/>
    <w:rsid w:val="004E763F"/>
    <w:rsid w:val="004F2A3A"/>
    <w:rsid w:val="004F74EB"/>
    <w:rsid w:val="005035BE"/>
    <w:rsid w:val="00504458"/>
    <w:rsid w:val="00510468"/>
    <w:rsid w:val="00514A2B"/>
    <w:rsid w:val="00516149"/>
    <w:rsid w:val="0053346C"/>
    <w:rsid w:val="00534730"/>
    <w:rsid w:val="00542BC2"/>
    <w:rsid w:val="00544299"/>
    <w:rsid w:val="005565DE"/>
    <w:rsid w:val="00556AE5"/>
    <w:rsid w:val="00566347"/>
    <w:rsid w:val="00566EC1"/>
    <w:rsid w:val="00571204"/>
    <w:rsid w:val="0057287E"/>
    <w:rsid w:val="00572ED9"/>
    <w:rsid w:val="005767E6"/>
    <w:rsid w:val="00577E6E"/>
    <w:rsid w:val="00580B46"/>
    <w:rsid w:val="00581086"/>
    <w:rsid w:val="00581E57"/>
    <w:rsid w:val="00594951"/>
    <w:rsid w:val="0059628A"/>
    <w:rsid w:val="0059654F"/>
    <w:rsid w:val="005A3805"/>
    <w:rsid w:val="005A473A"/>
    <w:rsid w:val="005A5DD6"/>
    <w:rsid w:val="005B0797"/>
    <w:rsid w:val="005B0954"/>
    <w:rsid w:val="005B12D2"/>
    <w:rsid w:val="005B1E70"/>
    <w:rsid w:val="005B2140"/>
    <w:rsid w:val="005B31E8"/>
    <w:rsid w:val="005B51C6"/>
    <w:rsid w:val="005B7169"/>
    <w:rsid w:val="005B7EAF"/>
    <w:rsid w:val="005C7AFF"/>
    <w:rsid w:val="005D33D2"/>
    <w:rsid w:val="005D6D54"/>
    <w:rsid w:val="005E0C8F"/>
    <w:rsid w:val="005E3F9B"/>
    <w:rsid w:val="005E490F"/>
    <w:rsid w:val="005E6C2F"/>
    <w:rsid w:val="005F5C07"/>
    <w:rsid w:val="005F6500"/>
    <w:rsid w:val="006031A0"/>
    <w:rsid w:val="0060402B"/>
    <w:rsid w:val="00606984"/>
    <w:rsid w:val="00607D19"/>
    <w:rsid w:val="00611D4B"/>
    <w:rsid w:val="00612F9D"/>
    <w:rsid w:val="00614B73"/>
    <w:rsid w:val="00616BCE"/>
    <w:rsid w:val="0062722A"/>
    <w:rsid w:val="00633235"/>
    <w:rsid w:val="00634DAA"/>
    <w:rsid w:val="00637AF1"/>
    <w:rsid w:val="0064079F"/>
    <w:rsid w:val="0064118F"/>
    <w:rsid w:val="00650BC6"/>
    <w:rsid w:val="00653448"/>
    <w:rsid w:val="0066248B"/>
    <w:rsid w:val="00662E2F"/>
    <w:rsid w:val="00664EAF"/>
    <w:rsid w:val="00671F8C"/>
    <w:rsid w:val="00672772"/>
    <w:rsid w:val="006752B2"/>
    <w:rsid w:val="00677598"/>
    <w:rsid w:val="0068014A"/>
    <w:rsid w:val="00682F85"/>
    <w:rsid w:val="00684652"/>
    <w:rsid w:val="00684E66"/>
    <w:rsid w:val="006A4DEE"/>
    <w:rsid w:val="006B431A"/>
    <w:rsid w:val="006B5321"/>
    <w:rsid w:val="006C1B50"/>
    <w:rsid w:val="006C2AFF"/>
    <w:rsid w:val="006C3FF8"/>
    <w:rsid w:val="006C6EC7"/>
    <w:rsid w:val="006C7A2D"/>
    <w:rsid w:val="006D217A"/>
    <w:rsid w:val="006D2E61"/>
    <w:rsid w:val="006D6FBD"/>
    <w:rsid w:val="006E0AC5"/>
    <w:rsid w:val="006E7F5A"/>
    <w:rsid w:val="00702913"/>
    <w:rsid w:val="00703D9E"/>
    <w:rsid w:val="0070638B"/>
    <w:rsid w:val="0070734F"/>
    <w:rsid w:val="007102E4"/>
    <w:rsid w:val="00712D77"/>
    <w:rsid w:val="007161F5"/>
    <w:rsid w:val="00716FDA"/>
    <w:rsid w:val="00733E00"/>
    <w:rsid w:val="00734CA4"/>
    <w:rsid w:val="00737F2A"/>
    <w:rsid w:val="00743F9F"/>
    <w:rsid w:val="00746AC3"/>
    <w:rsid w:val="007508FB"/>
    <w:rsid w:val="00752BDD"/>
    <w:rsid w:val="00755F99"/>
    <w:rsid w:val="007568CA"/>
    <w:rsid w:val="00763103"/>
    <w:rsid w:val="00783DD6"/>
    <w:rsid w:val="00792EAC"/>
    <w:rsid w:val="00794EA8"/>
    <w:rsid w:val="00794F04"/>
    <w:rsid w:val="007953F1"/>
    <w:rsid w:val="007A182C"/>
    <w:rsid w:val="007A1CA1"/>
    <w:rsid w:val="007A62DC"/>
    <w:rsid w:val="007A6698"/>
    <w:rsid w:val="007B164D"/>
    <w:rsid w:val="007B2071"/>
    <w:rsid w:val="007B53E8"/>
    <w:rsid w:val="007B582D"/>
    <w:rsid w:val="007B5BEC"/>
    <w:rsid w:val="007B7E4A"/>
    <w:rsid w:val="007B7FF2"/>
    <w:rsid w:val="007C3411"/>
    <w:rsid w:val="007D25B0"/>
    <w:rsid w:val="007D2BEC"/>
    <w:rsid w:val="007D381C"/>
    <w:rsid w:val="007D5036"/>
    <w:rsid w:val="007D5CE9"/>
    <w:rsid w:val="007D6C68"/>
    <w:rsid w:val="007E3733"/>
    <w:rsid w:val="007E4737"/>
    <w:rsid w:val="007E57EC"/>
    <w:rsid w:val="007F08EF"/>
    <w:rsid w:val="007F2344"/>
    <w:rsid w:val="007F4361"/>
    <w:rsid w:val="007F4D8F"/>
    <w:rsid w:val="007F5125"/>
    <w:rsid w:val="00801DB0"/>
    <w:rsid w:val="00806C9D"/>
    <w:rsid w:val="00810F57"/>
    <w:rsid w:val="00821AF3"/>
    <w:rsid w:val="008260B9"/>
    <w:rsid w:val="008371F1"/>
    <w:rsid w:val="00842750"/>
    <w:rsid w:val="00844AB9"/>
    <w:rsid w:val="00847DCD"/>
    <w:rsid w:val="008500E1"/>
    <w:rsid w:val="0085454C"/>
    <w:rsid w:val="00855014"/>
    <w:rsid w:val="00861100"/>
    <w:rsid w:val="00863B2E"/>
    <w:rsid w:val="008706BE"/>
    <w:rsid w:val="00871EB2"/>
    <w:rsid w:val="0087449B"/>
    <w:rsid w:val="00876130"/>
    <w:rsid w:val="00882DC8"/>
    <w:rsid w:val="00882F67"/>
    <w:rsid w:val="00887BA9"/>
    <w:rsid w:val="00893270"/>
    <w:rsid w:val="00896E73"/>
    <w:rsid w:val="008A0B7D"/>
    <w:rsid w:val="008A26D6"/>
    <w:rsid w:val="008A7DDD"/>
    <w:rsid w:val="008A7E89"/>
    <w:rsid w:val="008B0921"/>
    <w:rsid w:val="008B0B0C"/>
    <w:rsid w:val="008B1CAF"/>
    <w:rsid w:val="008B7719"/>
    <w:rsid w:val="008D1339"/>
    <w:rsid w:val="008D54A2"/>
    <w:rsid w:val="008E44FE"/>
    <w:rsid w:val="008E5A78"/>
    <w:rsid w:val="008E75D2"/>
    <w:rsid w:val="008F0582"/>
    <w:rsid w:val="009007BA"/>
    <w:rsid w:val="009021C3"/>
    <w:rsid w:val="009103EC"/>
    <w:rsid w:val="00910CE5"/>
    <w:rsid w:val="00915813"/>
    <w:rsid w:val="0091692D"/>
    <w:rsid w:val="00917214"/>
    <w:rsid w:val="00917CBB"/>
    <w:rsid w:val="0092036F"/>
    <w:rsid w:val="00921EEF"/>
    <w:rsid w:val="00923A37"/>
    <w:rsid w:val="009326BC"/>
    <w:rsid w:val="00934C67"/>
    <w:rsid w:val="009367B9"/>
    <w:rsid w:val="009411AA"/>
    <w:rsid w:val="009508C3"/>
    <w:rsid w:val="009559F3"/>
    <w:rsid w:val="0096565D"/>
    <w:rsid w:val="00972CB2"/>
    <w:rsid w:val="00976A30"/>
    <w:rsid w:val="0097719E"/>
    <w:rsid w:val="00977317"/>
    <w:rsid w:val="00990334"/>
    <w:rsid w:val="009928CB"/>
    <w:rsid w:val="009A1E82"/>
    <w:rsid w:val="009B09D4"/>
    <w:rsid w:val="009B5F63"/>
    <w:rsid w:val="009B757B"/>
    <w:rsid w:val="009C0E2B"/>
    <w:rsid w:val="009C5A72"/>
    <w:rsid w:val="009D02D1"/>
    <w:rsid w:val="009D213C"/>
    <w:rsid w:val="009D3A63"/>
    <w:rsid w:val="009D3FD9"/>
    <w:rsid w:val="009D40E0"/>
    <w:rsid w:val="009D63A2"/>
    <w:rsid w:val="009E0726"/>
    <w:rsid w:val="009E2651"/>
    <w:rsid w:val="009E3E9C"/>
    <w:rsid w:val="009F205A"/>
    <w:rsid w:val="009F3494"/>
    <w:rsid w:val="00A009EB"/>
    <w:rsid w:val="00A0286F"/>
    <w:rsid w:val="00A036F3"/>
    <w:rsid w:val="00A14D0F"/>
    <w:rsid w:val="00A16C8D"/>
    <w:rsid w:val="00A224CC"/>
    <w:rsid w:val="00A2280E"/>
    <w:rsid w:val="00A32B48"/>
    <w:rsid w:val="00A33B29"/>
    <w:rsid w:val="00A40AF5"/>
    <w:rsid w:val="00A57BA3"/>
    <w:rsid w:val="00A65B28"/>
    <w:rsid w:val="00A67544"/>
    <w:rsid w:val="00A7130D"/>
    <w:rsid w:val="00A74BCE"/>
    <w:rsid w:val="00A75BBE"/>
    <w:rsid w:val="00A76DD9"/>
    <w:rsid w:val="00A76E4F"/>
    <w:rsid w:val="00A77BDA"/>
    <w:rsid w:val="00A86D77"/>
    <w:rsid w:val="00A9485F"/>
    <w:rsid w:val="00AA10CC"/>
    <w:rsid w:val="00AA4DAD"/>
    <w:rsid w:val="00AA5E29"/>
    <w:rsid w:val="00AA7C28"/>
    <w:rsid w:val="00AB239F"/>
    <w:rsid w:val="00AC68AF"/>
    <w:rsid w:val="00AD12BC"/>
    <w:rsid w:val="00AD4318"/>
    <w:rsid w:val="00AE7EBD"/>
    <w:rsid w:val="00AF01B1"/>
    <w:rsid w:val="00AF0CFE"/>
    <w:rsid w:val="00AF1405"/>
    <w:rsid w:val="00AF2816"/>
    <w:rsid w:val="00B01511"/>
    <w:rsid w:val="00B021E7"/>
    <w:rsid w:val="00B063D2"/>
    <w:rsid w:val="00B16735"/>
    <w:rsid w:val="00B167DC"/>
    <w:rsid w:val="00B233EF"/>
    <w:rsid w:val="00B26020"/>
    <w:rsid w:val="00B3035B"/>
    <w:rsid w:val="00B4264C"/>
    <w:rsid w:val="00B42F43"/>
    <w:rsid w:val="00B437C8"/>
    <w:rsid w:val="00B51579"/>
    <w:rsid w:val="00B568DD"/>
    <w:rsid w:val="00B6521C"/>
    <w:rsid w:val="00B66A4A"/>
    <w:rsid w:val="00B705C8"/>
    <w:rsid w:val="00B80982"/>
    <w:rsid w:val="00B81C4C"/>
    <w:rsid w:val="00B83A7D"/>
    <w:rsid w:val="00B87E15"/>
    <w:rsid w:val="00B940AB"/>
    <w:rsid w:val="00B95523"/>
    <w:rsid w:val="00BA05AD"/>
    <w:rsid w:val="00BA178B"/>
    <w:rsid w:val="00BA6C69"/>
    <w:rsid w:val="00BB733A"/>
    <w:rsid w:val="00BC1A42"/>
    <w:rsid w:val="00BD1375"/>
    <w:rsid w:val="00BD21DA"/>
    <w:rsid w:val="00BD41C4"/>
    <w:rsid w:val="00BE0256"/>
    <w:rsid w:val="00BE1AD4"/>
    <w:rsid w:val="00BE24FD"/>
    <w:rsid w:val="00BF01F9"/>
    <w:rsid w:val="00BF0335"/>
    <w:rsid w:val="00BF377E"/>
    <w:rsid w:val="00C11952"/>
    <w:rsid w:val="00C122EA"/>
    <w:rsid w:val="00C257E8"/>
    <w:rsid w:val="00C32D79"/>
    <w:rsid w:val="00C4311A"/>
    <w:rsid w:val="00C53648"/>
    <w:rsid w:val="00C56AEE"/>
    <w:rsid w:val="00C57A68"/>
    <w:rsid w:val="00C60066"/>
    <w:rsid w:val="00C60F94"/>
    <w:rsid w:val="00C65D15"/>
    <w:rsid w:val="00C70374"/>
    <w:rsid w:val="00C71520"/>
    <w:rsid w:val="00C7165F"/>
    <w:rsid w:val="00C72467"/>
    <w:rsid w:val="00C74468"/>
    <w:rsid w:val="00C77301"/>
    <w:rsid w:val="00C824D0"/>
    <w:rsid w:val="00C83ECE"/>
    <w:rsid w:val="00C84974"/>
    <w:rsid w:val="00C8622A"/>
    <w:rsid w:val="00C906CE"/>
    <w:rsid w:val="00C90812"/>
    <w:rsid w:val="00C947D4"/>
    <w:rsid w:val="00CA1CD2"/>
    <w:rsid w:val="00CB257B"/>
    <w:rsid w:val="00CB503C"/>
    <w:rsid w:val="00CB5BB2"/>
    <w:rsid w:val="00CC2DD3"/>
    <w:rsid w:val="00CC3B78"/>
    <w:rsid w:val="00CC54E2"/>
    <w:rsid w:val="00CE090E"/>
    <w:rsid w:val="00CE0970"/>
    <w:rsid w:val="00CE3A1B"/>
    <w:rsid w:val="00CF5DDF"/>
    <w:rsid w:val="00D05A28"/>
    <w:rsid w:val="00D1119E"/>
    <w:rsid w:val="00D1235C"/>
    <w:rsid w:val="00D15FF3"/>
    <w:rsid w:val="00D24E5E"/>
    <w:rsid w:val="00D334CA"/>
    <w:rsid w:val="00D4171F"/>
    <w:rsid w:val="00D41EB0"/>
    <w:rsid w:val="00D42E5B"/>
    <w:rsid w:val="00D44683"/>
    <w:rsid w:val="00D4615B"/>
    <w:rsid w:val="00D474D2"/>
    <w:rsid w:val="00D500FC"/>
    <w:rsid w:val="00D507A7"/>
    <w:rsid w:val="00D50CDA"/>
    <w:rsid w:val="00D52578"/>
    <w:rsid w:val="00D534CE"/>
    <w:rsid w:val="00D55CB1"/>
    <w:rsid w:val="00D74E17"/>
    <w:rsid w:val="00D779CE"/>
    <w:rsid w:val="00D77B6B"/>
    <w:rsid w:val="00D83C84"/>
    <w:rsid w:val="00D84732"/>
    <w:rsid w:val="00D90E9F"/>
    <w:rsid w:val="00DA2342"/>
    <w:rsid w:val="00DA265F"/>
    <w:rsid w:val="00DA4534"/>
    <w:rsid w:val="00DA529B"/>
    <w:rsid w:val="00DA5711"/>
    <w:rsid w:val="00DB12C6"/>
    <w:rsid w:val="00DB37DD"/>
    <w:rsid w:val="00DB3F6E"/>
    <w:rsid w:val="00DB49F2"/>
    <w:rsid w:val="00DB5447"/>
    <w:rsid w:val="00DB6979"/>
    <w:rsid w:val="00DD2D72"/>
    <w:rsid w:val="00DD7351"/>
    <w:rsid w:val="00DE18E7"/>
    <w:rsid w:val="00DE6E00"/>
    <w:rsid w:val="00DF2464"/>
    <w:rsid w:val="00DF5CF7"/>
    <w:rsid w:val="00E01CE5"/>
    <w:rsid w:val="00E02338"/>
    <w:rsid w:val="00E03BC7"/>
    <w:rsid w:val="00E06016"/>
    <w:rsid w:val="00E0795C"/>
    <w:rsid w:val="00E11060"/>
    <w:rsid w:val="00E136CE"/>
    <w:rsid w:val="00E15B36"/>
    <w:rsid w:val="00E220C9"/>
    <w:rsid w:val="00E32AC1"/>
    <w:rsid w:val="00E35A01"/>
    <w:rsid w:val="00E41323"/>
    <w:rsid w:val="00E465DC"/>
    <w:rsid w:val="00E5581C"/>
    <w:rsid w:val="00E60071"/>
    <w:rsid w:val="00E66E15"/>
    <w:rsid w:val="00E71507"/>
    <w:rsid w:val="00E71D85"/>
    <w:rsid w:val="00E76AA1"/>
    <w:rsid w:val="00E9207B"/>
    <w:rsid w:val="00E946F3"/>
    <w:rsid w:val="00E96E2E"/>
    <w:rsid w:val="00EA2B08"/>
    <w:rsid w:val="00EA3094"/>
    <w:rsid w:val="00EA4ADC"/>
    <w:rsid w:val="00EB6386"/>
    <w:rsid w:val="00EB7078"/>
    <w:rsid w:val="00EB7A0B"/>
    <w:rsid w:val="00EC4B2A"/>
    <w:rsid w:val="00ED1F54"/>
    <w:rsid w:val="00ED1FE8"/>
    <w:rsid w:val="00ED2171"/>
    <w:rsid w:val="00ED4D18"/>
    <w:rsid w:val="00EE62D1"/>
    <w:rsid w:val="00EE630F"/>
    <w:rsid w:val="00EF0CFF"/>
    <w:rsid w:val="00F0323E"/>
    <w:rsid w:val="00F03CE6"/>
    <w:rsid w:val="00F05193"/>
    <w:rsid w:val="00F07EC0"/>
    <w:rsid w:val="00F16F5F"/>
    <w:rsid w:val="00F23D55"/>
    <w:rsid w:val="00F2468B"/>
    <w:rsid w:val="00F24C27"/>
    <w:rsid w:val="00F33F5D"/>
    <w:rsid w:val="00F3639A"/>
    <w:rsid w:val="00F37083"/>
    <w:rsid w:val="00F44B4A"/>
    <w:rsid w:val="00F463F2"/>
    <w:rsid w:val="00F52914"/>
    <w:rsid w:val="00F52A22"/>
    <w:rsid w:val="00F5327C"/>
    <w:rsid w:val="00F57EFF"/>
    <w:rsid w:val="00F625E4"/>
    <w:rsid w:val="00F63096"/>
    <w:rsid w:val="00F63C76"/>
    <w:rsid w:val="00F64910"/>
    <w:rsid w:val="00F67F57"/>
    <w:rsid w:val="00F837C1"/>
    <w:rsid w:val="00F878EE"/>
    <w:rsid w:val="00F9029B"/>
    <w:rsid w:val="00F90977"/>
    <w:rsid w:val="00F91151"/>
    <w:rsid w:val="00F948D3"/>
    <w:rsid w:val="00F96B5F"/>
    <w:rsid w:val="00FA0B80"/>
    <w:rsid w:val="00FA2AD8"/>
    <w:rsid w:val="00FB18BB"/>
    <w:rsid w:val="00FC0A55"/>
    <w:rsid w:val="00FC14FE"/>
    <w:rsid w:val="00FC7DE0"/>
    <w:rsid w:val="00FD2846"/>
    <w:rsid w:val="00FD2AA7"/>
    <w:rsid w:val="00FD674A"/>
    <w:rsid w:val="00FD7EF2"/>
    <w:rsid w:val="00FE6276"/>
    <w:rsid w:val="00FF0785"/>
    <w:rsid w:val="00FF30A4"/>
    <w:rsid w:val="00FF31FD"/>
    <w:rsid w:val="00FF32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7CDCF3"/>
  <w15:chartTrackingRefBased/>
  <w15:docId w15:val="{F4F170FD-3F62-4290-A8CB-7536D5E600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2C1B"/>
  </w:style>
  <w:style w:type="paragraph" w:styleId="Heading1">
    <w:name w:val="heading 1"/>
    <w:basedOn w:val="Normal"/>
    <w:link w:val="Heading1Char"/>
    <w:uiPriority w:val="9"/>
    <w:qFormat/>
    <w:rsid w:val="003A03F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A03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A03F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rsid w:val="000B5B3A"/>
    <w:rPr>
      <w:color w:val="808080"/>
    </w:rPr>
  </w:style>
  <w:style w:type="paragraph" w:customStyle="1" w:styleId="Standard">
    <w:name w:val="Standard"/>
    <w:rsid w:val="00ED1F54"/>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table" w:styleId="TableGrid">
    <w:name w:val="Table Grid"/>
    <w:basedOn w:val="TableNormal"/>
    <w:uiPriority w:val="39"/>
    <w:rsid w:val="00ED1F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A03F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A03F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3A03F8"/>
    <w:rPr>
      <w:rFonts w:asciiTheme="majorHAnsi" w:eastAsiaTheme="majorEastAsia" w:hAnsiTheme="majorHAnsi" w:cstheme="majorBidi"/>
      <w:color w:val="1F4D78" w:themeColor="accent1" w:themeShade="7F"/>
      <w:sz w:val="24"/>
      <w:szCs w:val="24"/>
    </w:rPr>
  </w:style>
  <w:style w:type="paragraph" w:styleId="NormalWeb">
    <w:name w:val="Normal (Web)"/>
    <w:basedOn w:val="Normal"/>
    <w:unhideWhenUsed/>
    <w:rsid w:val="003A03F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nhideWhenUsed/>
    <w:rsid w:val="003A03F8"/>
    <w:rPr>
      <w:color w:val="0000FF"/>
      <w:u w:val="single"/>
    </w:rPr>
  </w:style>
  <w:style w:type="character" w:customStyle="1" w:styleId="al-author-name-more">
    <w:name w:val="al-author-name-more"/>
    <w:basedOn w:val="DefaultParagraphFont"/>
    <w:rsid w:val="003A03F8"/>
  </w:style>
  <w:style w:type="character" w:customStyle="1" w:styleId="delimiter">
    <w:name w:val="delimiter"/>
    <w:basedOn w:val="DefaultParagraphFont"/>
    <w:rsid w:val="003A03F8"/>
  </w:style>
  <w:style w:type="paragraph" w:customStyle="1" w:styleId="p">
    <w:name w:val="p"/>
    <w:basedOn w:val="Normal"/>
    <w:rsid w:val="003A03F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A03F8"/>
    <w:rPr>
      <w:b/>
      <w:bCs/>
    </w:rPr>
  </w:style>
  <w:style w:type="character" w:styleId="Emphasis">
    <w:name w:val="Emphasis"/>
    <w:basedOn w:val="DefaultParagraphFont"/>
    <w:qFormat/>
    <w:rsid w:val="003A03F8"/>
    <w:rPr>
      <w:i/>
      <w:iCs/>
    </w:rPr>
  </w:style>
  <w:style w:type="paragraph" w:styleId="ListParagraph">
    <w:name w:val="List Paragraph"/>
    <w:basedOn w:val="Normal"/>
    <w:uiPriority w:val="34"/>
    <w:qFormat/>
    <w:rsid w:val="003A03F8"/>
    <w:pPr>
      <w:ind w:left="720"/>
      <w:contextualSpacing/>
    </w:pPr>
  </w:style>
  <w:style w:type="character" w:customStyle="1" w:styleId="title-text">
    <w:name w:val="title-text"/>
    <w:basedOn w:val="DefaultParagraphFont"/>
    <w:rsid w:val="003A03F8"/>
  </w:style>
  <w:style w:type="character" w:customStyle="1" w:styleId="ej-keyword">
    <w:name w:val="ej-keyword"/>
    <w:basedOn w:val="DefaultParagraphFont"/>
    <w:rsid w:val="003A03F8"/>
  </w:style>
  <w:style w:type="paragraph" w:customStyle="1" w:styleId="Heading">
    <w:name w:val="Heading"/>
    <w:basedOn w:val="Standard"/>
    <w:next w:val="Textbody"/>
    <w:rsid w:val="003A03F8"/>
    <w:pPr>
      <w:keepNext/>
      <w:spacing w:before="240" w:after="120"/>
    </w:pPr>
    <w:rPr>
      <w:rFonts w:ascii="Liberation Sans" w:hAnsi="Liberation Sans"/>
      <w:sz w:val="28"/>
      <w:szCs w:val="28"/>
    </w:rPr>
  </w:style>
  <w:style w:type="paragraph" w:customStyle="1" w:styleId="Textbody">
    <w:name w:val="Text body"/>
    <w:basedOn w:val="Standard"/>
    <w:rsid w:val="003A03F8"/>
    <w:pPr>
      <w:spacing w:after="140" w:line="288" w:lineRule="auto"/>
    </w:pPr>
  </w:style>
  <w:style w:type="character" w:customStyle="1" w:styleId="Internetlink">
    <w:name w:val="Internet link"/>
    <w:rsid w:val="003A03F8"/>
    <w:rPr>
      <w:color w:val="000080"/>
      <w:u w:val="single"/>
    </w:rPr>
  </w:style>
  <w:style w:type="paragraph" w:customStyle="1" w:styleId="timesnewroman">
    <w:name w:val="times new roman"/>
    <w:basedOn w:val="Standard"/>
    <w:rsid w:val="003A03F8"/>
  </w:style>
  <w:style w:type="character" w:customStyle="1" w:styleId="InternetLink0">
    <w:name w:val="Internet Link"/>
    <w:rsid w:val="003A03F8"/>
    <w:rPr>
      <w:color w:val="000080"/>
      <w:u w:val="single"/>
    </w:rPr>
  </w:style>
  <w:style w:type="paragraph" w:styleId="List">
    <w:name w:val="List"/>
    <w:basedOn w:val="Textbody"/>
    <w:rsid w:val="003A03F8"/>
  </w:style>
  <w:style w:type="paragraph" w:styleId="Caption">
    <w:name w:val="caption"/>
    <w:basedOn w:val="Standard"/>
    <w:rsid w:val="003A03F8"/>
    <w:pPr>
      <w:suppressLineNumbers/>
      <w:spacing w:before="120" w:after="120"/>
    </w:pPr>
    <w:rPr>
      <w:i/>
      <w:iCs/>
    </w:rPr>
  </w:style>
  <w:style w:type="paragraph" w:customStyle="1" w:styleId="Index">
    <w:name w:val="Index"/>
    <w:basedOn w:val="Standard"/>
    <w:rsid w:val="003A03F8"/>
    <w:pPr>
      <w:suppressLineNumbers/>
    </w:pPr>
  </w:style>
  <w:style w:type="character" w:customStyle="1" w:styleId="StrongEmphasis">
    <w:name w:val="Strong Emphasis"/>
    <w:rsid w:val="003A03F8"/>
    <w:rPr>
      <w:b/>
      <w:bCs/>
    </w:rPr>
  </w:style>
  <w:style w:type="paragraph" w:styleId="BodyText">
    <w:name w:val="Body Text"/>
    <w:basedOn w:val="Normal"/>
    <w:link w:val="BodyTextChar"/>
    <w:rsid w:val="003A03F8"/>
    <w:pPr>
      <w:autoSpaceDN w:val="0"/>
      <w:spacing w:after="140" w:line="288" w:lineRule="auto"/>
    </w:pPr>
    <w:rPr>
      <w:rFonts w:ascii="Calibri" w:eastAsia="Calibri" w:hAnsi="Calibri" w:cs="DejaVu Sans"/>
      <w:color w:val="00000A"/>
    </w:rPr>
  </w:style>
  <w:style w:type="character" w:customStyle="1" w:styleId="BodyTextChar">
    <w:name w:val="Body Text Char"/>
    <w:basedOn w:val="DefaultParagraphFont"/>
    <w:link w:val="BodyText"/>
    <w:rsid w:val="003A03F8"/>
    <w:rPr>
      <w:rFonts w:ascii="Calibri" w:eastAsia="Calibri" w:hAnsi="Calibri" w:cs="DejaVu Sans"/>
      <w:color w:val="00000A"/>
    </w:rPr>
  </w:style>
  <w:style w:type="paragraph" w:customStyle="1" w:styleId="ListHeading">
    <w:name w:val="List Heading"/>
    <w:basedOn w:val="Normal"/>
    <w:rsid w:val="003A03F8"/>
    <w:pPr>
      <w:autoSpaceDN w:val="0"/>
      <w:spacing w:line="254" w:lineRule="auto"/>
    </w:pPr>
    <w:rPr>
      <w:rFonts w:ascii="Calibri" w:eastAsia="Calibri" w:hAnsi="Calibri" w:cs="DejaVu Sans"/>
      <w:color w:val="00000A"/>
    </w:rPr>
  </w:style>
  <w:style w:type="paragraph" w:customStyle="1" w:styleId="ListContents">
    <w:name w:val="List Contents"/>
    <w:basedOn w:val="Normal"/>
    <w:rsid w:val="003A03F8"/>
    <w:pPr>
      <w:autoSpaceDN w:val="0"/>
      <w:spacing w:line="254" w:lineRule="auto"/>
    </w:pPr>
    <w:rPr>
      <w:rFonts w:ascii="Calibri" w:eastAsia="Calibri" w:hAnsi="Calibri" w:cs="DejaVu Sans"/>
      <w:color w:val="00000A"/>
    </w:rPr>
  </w:style>
  <w:style w:type="character" w:customStyle="1" w:styleId="UnresolvedMention1">
    <w:name w:val="Unresolved Mention1"/>
    <w:basedOn w:val="DefaultParagraphFont"/>
    <w:rsid w:val="003A03F8"/>
    <w:rPr>
      <w:color w:val="605E5C"/>
      <w:shd w:val="clear" w:color="auto" w:fill="E1DFDD"/>
    </w:rPr>
  </w:style>
  <w:style w:type="paragraph" w:styleId="CommentText">
    <w:name w:val="annotation text"/>
    <w:basedOn w:val="Normal"/>
    <w:link w:val="CommentTextChar"/>
    <w:uiPriority w:val="99"/>
    <w:unhideWhenUsed/>
    <w:rsid w:val="003A03F8"/>
    <w:pPr>
      <w:suppressAutoHyphens/>
      <w:autoSpaceDN w:val="0"/>
      <w:spacing w:after="0" w:line="240" w:lineRule="auto"/>
      <w:textAlignment w:val="baseline"/>
    </w:pPr>
    <w:rPr>
      <w:rFonts w:ascii="Liberation Serif" w:eastAsia="Noto Sans CJK SC Regular" w:hAnsi="Liberation Serif" w:cs="Mangal"/>
      <w:kern w:val="3"/>
      <w:sz w:val="20"/>
      <w:szCs w:val="18"/>
      <w:lang w:eastAsia="zh-CN" w:bidi="hi-IN"/>
    </w:rPr>
  </w:style>
  <w:style w:type="character" w:customStyle="1" w:styleId="CommentTextChar">
    <w:name w:val="Comment Text Char"/>
    <w:basedOn w:val="DefaultParagraphFont"/>
    <w:link w:val="CommentText"/>
    <w:uiPriority w:val="99"/>
    <w:rsid w:val="003A03F8"/>
    <w:rPr>
      <w:rFonts w:ascii="Liberation Serif" w:eastAsia="Noto Sans CJK SC Regular" w:hAnsi="Liberation Serif" w:cs="Mangal"/>
      <w:kern w:val="3"/>
      <w:sz w:val="20"/>
      <w:szCs w:val="18"/>
      <w:lang w:eastAsia="zh-CN" w:bidi="hi-IN"/>
    </w:rPr>
  </w:style>
  <w:style w:type="character" w:customStyle="1" w:styleId="CommentSubjectChar">
    <w:name w:val="Comment Subject Char"/>
    <w:basedOn w:val="CommentTextChar"/>
    <w:link w:val="CommentSubject"/>
    <w:uiPriority w:val="99"/>
    <w:semiHidden/>
    <w:rsid w:val="003A03F8"/>
    <w:rPr>
      <w:rFonts w:ascii="Liberation Serif" w:eastAsia="Noto Sans CJK SC Regular" w:hAnsi="Liberation Serif" w:cs="Mangal"/>
      <w:b/>
      <w:bCs/>
      <w:kern w:val="3"/>
      <w:sz w:val="20"/>
      <w:szCs w:val="18"/>
      <w:lang w:eastAsia="zh-CN" w:bidi="hi-IN"/>
    </w:rPr>
  </w:style>
  <w:style w:type="paragraph" w:styleId="CommentSubject">
    <w:name w:val="annotation subject"/>
    <w:basedOn w:val="CommentText"/>
    <w:next w:val="CommentText"/>
    <w:link w:val="CommentSubjectChar"/>
    <w:uiPriority w:val="99"/>
    <w:semiHidden/>
    <w:unhideWhenUsed/>
    <w:rsid w:val="003A03F8"/>
    <w:rPr>
      <w:b/>
      <w:bCs/>
    </w:rPr>
  </w:style>
  <w:style w:type="character" w:customStyle="1" w:styleId="CommentSubjectChar1">
    <w:name w:val="Comment Subject Char1"/>
    <w:basedOn w:val="CommentTextChar"/>
    <w:uiPriority w:val="99"/>
    <w:semiHidden/>
    <w:rsid w:val="003A03F8"/>
    <w:rPr>
      <w:rFonts w:ascii="Liberation Serif" w:eastAsia="Noto Sans CJK SC Regular" w:hAnsi="Liberation Serif" w:cs="Mangal"/>
      <w:b/>
      <w:bCs/>
      <w:kern w:val="3"/>
      <w:sz w:val="20"/>
      <w:szCs w:val="18"/>
      <w:lang w:eastAsia="zh-CN" w:bidi="hi-IN"/>
    </w:rPr>
  </w:style>
  <w:style w:type="paragraph" w:styleId="Header">
    <w:name w:val="header"/>
    <w:basedOn w:val="Normal"/>
    <w:link w:val="HeaderChar"/>
    <w:uiPriority w:val="99"/>
    <w:unhideWhenUsed/>
    <w:rsid w:val="003A03F8"/>
    <w:pPr>
      <w:tabs>
        <w:tab w:val="center" w:pos="4680"/>
        <w:tab w:val="right" w:pos="9360"/>
      </w:tabs>
      <w:suppressAutoHyphens/>
      <w:autoSpaceDN w:val="0"/>
      <w:spacing w:after="0" w:line="240" w:lineRule="auto"/>
      <w:textAlignment w:val="baseline"/>
    </w:pPr>
    <w:rPr>
      <w:rFonts w:ascii="Liberation Serif" w:eastAsia="Noto Sans CJK SC Regular" w:hAnsi="Liberation Serif" w:cs="Mangal"/>
      <w:kern w:val="3"/>
      <w:sz w:val="24"/>
      <w:szCs w:val="21"/>
      <w:lang w:eastAsia="zh-CN" w:bidi="hi-IN"/>
    </w:rPr>
  </w:style>
  <w:style w:type="character" w:customStyle="1" w:styleId="HeaderChar">
    <w:name w:val="Header Char"/>
    <w:basedOn w:val="DefaultParagraphFont"/>
    <w:link w:val="Header"/>
    <w:uiPriority w:val="99"/>
    <w:rsid w:val="003A03F8"/>
    <w:rPr>
      <w:rFonts w:ascii="Liberation Serif" w:eastAsia="Noto Sans CJK SC Regular" w:hAnsi="Liberation Serif" w:cs="Mangal"/>
      <w:kern w:val="3"/>
      <w:sz w:val="24"/>
      <w:szCs w:val="21"/>
      <w:lang w:eastAsia="zh-CN" w:bidi="hi-IN"/>
    </w:rPr>
  </w:style>
  <w:style w:type="paragraph" w:styleId="Footer">
    <w:name w:val="footer"/>
    <w:basedOn w:val="Normal"/>
    <w:link w:val="FooterChar"/>
    <w:uiPriority w:val="99"/>
    <w:unhideWhenUsed/>
    <w:rsid w:val="003A03F8"/>
    <w:pPr>
      <w:tabs>
        <w:tab w:val="center" w:pos="4680"/>
        <w:tab w:val="right" w:pos="9360"/>
      </w:tabs>
      <w:suppressAutoHyphens/>
      <w:autoSpaceDN w:val="0"/>
      <w:spacing w:after="0" w:line="240" w:lineRule="auto"/>
      <w:textAlignment w:val="baseline"/>
    </w:pPr>
    <w:rPr>
      <w:rFonts w:ascii="Liberation Serif" w:eastAsia="Noto Sans CJK SC Regular" w:hAnsi="Liberation Serif" w:cs="Mangal"/>
      <w:kern w:val="3"/>
      <w:sz w:val="24"/>
      <w:szCs w:val="21"/>
      <w:lang w:eastAsia="zh-CN" w:bidi="hi-IN"/>
    </w:rPr>
  </w:style>
  <w:style w:type="character" w:customStyle="1" w:styleId="FooterChar">
    <w:name w:val="Footer Char"/>
    <w:basedOn w:val="DefaultParagraphFont"/>
    <w:link w:val="Footer"/>
    <w:uiPriority w:val="99"/>
    <w:rsid w:val="003A03F8"/>
    <w:rPr>
      <w:rFonts w:ascii="Liberation Serif" w:eastAsia="Noto Sans CJK SC Regular" w:hAnsi="Liberation Serif" w:cs="Mangal"/>
      <w:kern w:val="3"/>
      <w:sz w:val="24"/>
      <w:szCs w:val="21"/>
      <w:lang w:eastAsia="zh-CN" w:bidi="hi-IN"/>
    </w:rPr>
  </w:style>
  <w:style w:type="character" w:customStyle="1" w:styleId="BalloonTextChar">
    <w:name w:val="Balloon Text Char"/>
    <w:basedOn w:val="DefaultParagraphFont"/>
    <w:link w:val="BalloonText"/>
    <w:uiPriority w:val="99"/>
    <w:semiHidden/>
    <w:rsid w:val="003A03F8"/>
    <w:rPr>
      <w:rFonts w:ascii="Segoe UI" w:eastAsia="Noto Sans CJK SC Regular" w:hAnsi="Segoe UI" w:cs="Mangal"/>
      <w:kern w:val="3"/>
      <w:sz w:val="18"/>
      <w:szCs w:val="16"/>
      <w:lang w:eastAsia="zh-CN" w:bidi="hi-IN"/>
    </w:rPr>
  </w:style>
  <w:style w:type="paragraph" w:styleId="BalloonText">
    <w:name w:val="Balloon Text"/>
    <w:basedOn w:val="Normal"/>
    <w:link w:val="BalloonTextChar"/>
    <w:uiPriority w:val="99"/>
    <w:semiHidden/>
    <w:unhideWhenUsed/>
    <w:rsid w:val="003A03F8"/>
    <w:pPr>
      <w:suppressAutoHyphens/>
      <w:autoSpaceDN w:val="0"/>
      <w:spacing w:after="0" w:line="240" w:lineRule="auto"/>
      <w:textAlignment w:val="baseline"/>
    </w:pPr>
    <w:rPr>
      <w:rFonts w:ascii="Segoe UI" w:eastAsia="Noto Sans CJK SC Regular" w:hAnsi="Segoe UI" w:cs="Mangal"/>
      <w:kern w:val="3"/>
      <w:sz w:val="18"/>
      <w:szCs w:val="16"/>
      <w:lang w:eastAsia="zh-CN" w:bidi="hi-IN"/>
    </w:rPr>
  </w:style>
  <w:style w:type="character" w:customStyle="1" w:styleId="BalloonTextChar1">
    <w:name w:val="Balloon Text Char1"/>
    <w:basedOn w:val="DefaultParagraphFont"/>
    <w:uiPriority w:val="99"/>
    <w:semiHidden/>
    <w:rsid w:val="003A03F8"/>
    <w:rPr>
      <w:rFonts w:ascii="Segoe UI" w:hAnsi="Segoe UI" w:cs="Segoe UI"/>
      <w:sz w:val="18"/>
      <w:szCs w:val="18"/>
    </w:rPr>
  </w:style>
  <w:style w:type="character" w:customStyle="1" w:styleId="fontstyle01">
    <w:name w:val="fontstyle01"/>
    <w:basedOn w:val="DefaultParagraphFont"/>
    <w:rsid w:val="003A03F8"/>
    <w:rPr>
      <w:rFonts w:ascii="MinionPro-Regular" w:hAnsi="MinionPro-Regular" w:hint="default"/>
      <w:b w:val="0"/>
      <w:bCs w:val="0"/>
      <w:i w:val="0"/>
      <w:iCs w:val="0"/>
      <w:color w:val="242021"/>
      <w:sz w:val="20"/>
      <w:szCs w:val="20"/>
    </w:rPr>
  </w:style>
  <w:style w:type="character" w:customStyle="1" w:styleId="fontstyle21">
    <w:name w:val="fontstyle21"/>
    <w:basedOn w:val="DefaultParagraphFont"/>
    <w:rsid w:val="003A03F8"/>
    <w:rPr>
      <w:rFonts w:ascii="MinionPro-It" w:hAnsi="MinionPro-It" w:hint="default"/>
      <w:b w:val="0"/>
      <w:bCs w:val="0"/>
      <w:i/>
      <w:iCs/>
      <w:color w:val="242021"/>
      <w:sz w:val="20"/>
      <w:szCs w:val="20"/>
    </w:rPr>
  </w:style>
  <w:style w:type="character" w:customStyle="1" w:styleId="fontstyle31">
    <w:name w:val="fontstyle31"/>
    <w:basedOn w:val="DefaultParagraphFont"/>
    <w:rsid w:val="003A03F8"/>
    <w:rPr>
      <w:rFonts w:ascii="MinionPro-It" w:hAnsi="MinionPro-It" w:hint="default"/>
      <w:b w:val="0"/>
      <w:bCs w:val="0"/>
      <w:i/>
      <w:iCs/>
      <w:color w:val="242021"/>
      <w:sz w:val="20"/>
      <w:szCs w:val="20"/>
    </w:rPr>
  </w:style>
  <w:style w:type="character" w:customStyle="1" w:styleId="fontstyle41">
    <w:name w:val="fontstyle41"/>
    <w:basedOn w:val="DefaultParagraphFont"/>
    <w:rsid w:val="003A03F8"/>
    <w:rPr>
      <w:rFonts w:ascii="RBLMI" w:hAnsi="RBLMI" w:hint="default"/>
      <w:b w:val="0"/>
      <w:bCs w:val="0"/>
      <w:i/>
      <w:iCs/>
      <w:color w:val="242021"/>
      <w:sz w:val="20"/>
      <w:szCs w:val="20"/>
    </w:rPr>
  </w:style>
  <w:style w:type="character" w:customStyle="1" w:styleId="fontstyle51">
    <w:name w:val="fontstyle51"/>
    <w:basedOn w:val="DefaultParagraphFont"/>
    <w:rsid w:val="003A03F8"/>
    <w:rPr>
      <w:rFonts w:ascii="MTSYN" w:hAnsi="MTSYN" w:hint="default"/>
      <w:b w:val="0"/>
      <w:bCs w:val="0"/>
      <w:i w:val="0"/>
      <w:iCs w:val="0"/>
      <w:color w:val="242021"/>
      <w:sz w:val="20"/>
      <w:szCs w:val="20"/>
    </w:rPr>
  </w:style>
  <w:style w:type="character" w:styleId="CommentReference">
    <w:name w:val="annotation reference"/>
    <w:basedOn w:val="DefaultParagraphFont"/>
    <w:uiPriority w:val="99"/>
    <w:semiHidden/>
    <w:unhideWhenUsed/>
    <w:rsid w:val="003A03F8"/>
    <w:rPr>
      <w:sz w:val="16"/>
      <w:szCs w:val="16"/>
    </w:rPr>
  </w:style>
  <w:style w:type="character" w:customStyle="1" w:styleId="UnresolvedMention2">
    <w:name w:val="Unresolved Mention2"/>
    <w:basedOn w:val="DefaultParagraphFont"/>
    <w:uiPriority w:val="99"/>
    <w:semiHidden/>
    <w:unhideWhenUsed/>
    <w:rsid w:val="00463103"/>
    <w:rPr>
      <w:color w:val="605E5C"/>
      <w:shd w:val="clear" w:color="auto" w:fill="E1DFDD"/>
    </w:rPr>
  </w:style>
  <w:style w:type="paragraph" w:styleId="Revision">
    <w:name w:val="Revision"/>
    <w:hidden/>
    <w:uiPriority w:val="99"/>
    <w:semiHidden/>
    <w:rsid w:val="009B5F63"/>
    <w:pPr>
      <w:spacing w:after="0" w:line="240" w:lineRule="auto"/>
    </w:pPr>
  </w:style>
  <w:style w:type="character" w:styleId="FollowedHyperlink">
    <w:name w:val="FollowedHyperlink"/>
    <w:basedOn w:val="DefaultParagraphFont"/>
    <w:uiPriority w:val="99"/>
    <w:semiHidden/>
    <w:unhideWhenUsed/>
    <w:rsid w:val="002333FC"/>
    <w:rPr>
      <w:color w:val="954F72" w:themeColor="followedHyperlink"/>
      <w:u w:val="single"/>
    </w:rPr>
  </w:style>
  <w:style w:type="paragraph" w:styleId="Title">
    <w:name w:val="Title"/>
    <w:link w:val="TitleChar"/>
    <w:qFormat/>
    <w:rsid w:val="00F52914"/>
    <w:pPr>
      <w:spacing w:after="0" w:line="260" w:lineRule="exact"/>
      <w:jc w:val="center"/>
      <w:outlineLvl w:val="0"/>
    </w:pPr>
    <w:rPr>
      <w:rFonts w:ascii="Helvetica" w:eastAsia="Times New Roman" w:hAnsi="Helvetica" w:cs="Times New Roman"/>
      <w:b/>
      <w:caps/>
      <w:kern w:val="28"/>
      <w:szCs w:val="20"/>
    </w:rPr>
  </w:style>
  <w:style w:type="character" w:customStyle="1" w:styleId="TitleChar">
    <w:name w:val="Title Char"/>
    <w:basedOn w:val="DefaultParagraphFont"/>
    <w:link w:val="Title"/>
    <w:rsid w:val="00F52914"/>
    <w:rPr>
      <w:rFonts w:ascii="Helvetica" w:eastAsia="Times New Roman" w:hAnsi="Helvetica" w:cs="Times New Roman"/>
      <w:b/>
      <w:caps/>
      <w:kern w:val="28"/>
      <w:szCs w:val="20"/>
    </w:rPr>
  </w:style>
  <w:style w:type="paragraph" w:customStyle="1" w:styleId="Affiliation">
    <w:name w:val="Affiliation"/>
    <w:basedOn w:val="Normal"/>
    <w:rsid w:val="00F52914"/>
    <w:pPr>
      <w:spacing w:after="0" w:line="240" w:lineRule="exact"/>
      <w:jc w:val="center"/>
    </w:pPr>
    <w:rPr>
      <w:rFonts w:ascii="Helvetica" w:eastAsia="Times New Roman" w:hAnsi="Helvetica" w:cs="Times New Roman"/>
      <w:sz w:val="20"/>
      <w:szCs w:val="20"/>
    </w:rPr>
  </w:style>
  <w:style w:type="character" w:customStyle="1" w:styleId="UnresolvedMention3">
    <w:name w:val="Unresolved Mention3"/>
    <w:basedOn w:val="DefaultParagraphFont"/>
    <w:uiPriority w:val="99"/>
    <w:semiHidden/>
    <w:unhideWhenUsed/>
    <w:rsid w:val="00100CC8"/>
    <w:rPr>
      <w:color w:val="605E5C"/>
      <w:shd w:val="clear" w:color="auto" w:fill="E1DFDD"/>
    </w:rPr>
  </w:style>
  <w:style w:type="character" w:styleId="LineNumber">
    <w:name w:val="line number"/>
    <w:basedOn w:val="DefaultParagraphFont"/>
    <w:uiPriority w:val="99"/>
    <w:semiHidden/>
    <w:unhideWhenUsed/>
    <w:rsid w:val="001336F7"/>
  </w:style>
  <w:style w:type="character" w:styleId="PageNumber">
    <w:name w:val="page number"/>
    <w:basedOn w:val="DefaultParagraphFont"/>
    <w:uiPriority w:val="99"/>
    <w:semiHidden/>
    <w:unhideWhenUsed/>
    <w:rsid w:val="001336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410228">
      <w:bodyDiv w:val="1"/>
      <w:marLeft w:val="0"/>
      <w:marRight w:val="0"/>
      <w:marTop w:val="0"/>
      <w:marBottom w:val="0"/>
      <w:divBdr>
        <w:top w:val="none" w:sz="0" w:space="0" w:color="auto"/>
        <w:left w:val="none" w:sz="0" w:space="0" w:color="auto"/>
        <w:bottom w:val="none" w:sz="0" w:space="0" w:color="auto"/>
        <w:right w:val="none" w:sz="0" w:space="0" w:color="auto"/>
      </w:divBdr>
    </w:div>
    <w:div w:id="469448111">
      <w:bodyDiv w:val="1"/>
      <w:marLeft w:val="0"/>
      <w:marRight w:val="0"/>
      <w:marTop w:val="0"/>
      <w:marBottom w:val="0"/>
      <w:divBdr>
        <w:top w:val="none" w:sz="0" w:space="0" w:color="auto"/>
        <w:left w:val="none" w:sz="0" w:space="0" w:color="auto"/>
        <w:bottom w:val="none" w:sz="0" w:space="0" w:color="auto"/>
        <w:right w:val="none" w:sz="0" w:space="0" w:color="auto"/>
      </w:divBdr>
    </w:div>
    <w:div w:id="601109057">
      <w:bodyDiv w:val="1"/>
      <w:marLeft w:val="0"/>
      <w:marRight w:val="0"/>
      <w:marTop w:val="0"/>
      <w:marBottom w:val="0"/>
      <w:divBdr>
        <w:top w:val="none" w:sz="0" w:space="0" w:color="auto"/>
        <w:left w:val="none" w:sz="0" w:space="0" w:color="auto"/>
        <w:bottom w:val="none" w:sz="0" w:space="0" w:color="auto"/>
        <w:right w:val="none" w:sz="0" w:space="0" w:color="auto"/>
      </w:divBdr>
    </w:div>
    <w:div w:id="631833917">
      <w:bodyDiv w:val="1"/>
      <w:marLeft w:val="0"/>
      <w:marRight w:val="0"/>
      <w:marTop w:val="0"/>
      <w:marBottom w:val="0"/>
      <w:divBdr>
        <w:top w:val="none" w:sz="0" w:space="0" w:color="auto"/>
        <w:left w:val="none" w:sz="0" w:space="0" w:color="auto"/>
        <w:bottom w:val="none" w:sz="0" w:space="0" w:color="auto"/>
        <w:right w:val="none" w:sz="0" w:space="0" w:color="auto"/>
      </w:divBdr>
    </w:div>
    <w:div w:id="731193370">
      <w:bodyDiv w:val="1"/>
      <w:marLeft w:val="0"/>
      <w:marRight w:val="0"/>
      <w:marTop w:val="0"/>
      <w:marBottom w:val="0"/>
      <w:divBdr>
        <w:top w:val="none" w:sz="0" w:space="0" w:color="auto"/>
        <w:left w:val="none" w:sz="0" w:space="0" w:color="auto"/>
        <w:bottom w:val="none" w:sz="0" w:space="0" w:color="auto"/>
        <w:right w:val="none" w:sz="0" w:space="0" w:color="auto"/>
      </w:divBdr>
    </w:div>
    <w:div w:id="846946286">
      <w:bodyDiv w:val="1"/>
      <w:marLeft w:val="0"/>
      <w:marRight w:val="0"/>
      <w:marTop w:val="0"/>
      <w:marBottom w:val="0"/>
      <w:divBdr>
        <w:top w:val="none" w:sz="0" w:space="0" w:color="auto"/>
        <w:left w:val="none" w:sz="0" w:space="0" w:color="auto"/>
        <w:bottom w:val="none" w:sz="0" w:space="0" w:color="auto"/>
        <w:right w:val="none" w:sz="0" w:space="0" w:color="auto"/>
      </w:divBdr>
    </w:div>
    <w:div w:id="2041515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CBE7F-3E48-416F-8DAC-F84F28ED1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27</Pages>
  <Words>48067</Words>
  <Characters>273987</Characters>
  <Application>Microsoft Office Word</Application>
  <DocSecurity>0</DocSecurity>
  <Lines>2283</Lines>
  <Paragraphs>642</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321412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Mojumder, Joy</dc:creator>
  <cp:keywords/>
  <dc:description/>
  <cp:lastModifiedBy>Kenneth Campbell</cp:lastModifiedBy>
  <cp:revision>3</cp:revision>
  <cp:lastPrinted>2022-04-13T16:25:00Z</cp:lastPrinted>
  <dcterms:created xsi:type="dcterms:W3CDTF">2022-04-17T20:47:00Z</dcterms:created>
  <dcterms:modified xsi:type="dcterms:W3CDTF">2022-04-17T21:26:00Z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http://www.zotero.org/styles/experimental-mechanics</vt:lpwstr>
  </property>
  <property fmtid="{D5CDD505-2E9C-101B-9397-08002B2CF9AE}" pid="13" name="Mendeley Recent Style Name 5_1">
    <vt:lpwstr>Experimental Mechanics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84df6935-02ca-32b1-a400-1e2abe7a62e0</vt:lpwstr>
  </property>
  <property fmtid="{D5CDD505-2E9C-101B-9397-08002B2CF9AE}" pid="24" name="Mendeley Citation Style_1">
    <vt:lpwstr>http://www.zotero.org/styles/ieee</vt:lpwstr>
  </property>
</Properties>
</file>